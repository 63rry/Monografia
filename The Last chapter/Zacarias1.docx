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574"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
        <w:gridCol w:w="9404"/>
        <w:gridCol w:w="29"/>
      </w:tblGrid>
      <w:tr w:rsidR="00831236" w14:paraId="2B3DCBF1" w14:textId="77777777" w:rsidTr="005262FD">
        <w:trPr>
          <w:gridAfter w:val="1"/>
          <w:wAfter w:w="29" w:type="dxa"/>
          <w:trHeight w:val="12039"/>
        </w:trPr>
        <w:tc>
          <w:tcPr>
            <w:tcW w:w="9545" w:type="dxa"/>
            <w:gridSpan w:val="2"/>
          </w:tcPr>
          <w:p w14:paraId="7BC2FD23" w14:textId="2835FB47" w:rsidR="00831236" w:rsidRDefault="00E30AC7" w:rsidP="00126BFB">
            <w:pPr>
              <w:pStyle w:val="Corpodetexto"/>
              <w:jc w:val="center"/>
            </w:pPr>
            <w:r>
              <w:rPr>
                <w:noProof/>
                <w:lang w:eastAsia="pt-PT"/>
              </w:rPr>
              <mc:AlternateContent>
                <mc:Choice Requires="wps">
                  <w:drawing>
                    <wp:anchor distT="0" distB="0" distL="114300" distR="114300" simplePos="0" relativeHeight="251663872" behindDoc="0" locked="0" layoutInCell="1" allowOverlap="1" wp14:anchorId="39F58A04" wp14:editId="24F3B7D8">
                      <wp:simplePos x="0" y="0"/>
                      <wp:positionH relativeFrom="column">
                        <wp:posOffset>5588192</wp:posOffset>
                      </wp:positionH>
                      <wp:positionV relativeFrom="paragraph">
                        <wp:posOffset>-534005</wp:posOffset>
                      </wp:positionV>
                      <wp:extent cx="446405" cy="308344"/>
                      <wp:effectExtent l="0" t="0" r="10795" b="15875"/>
                      <wp:wrapNone/>
                      <wp:docPr id="18" name="Rectangle 18"/>
                      <wp:cNvGraphicFramePr/>
                      <a:graphic xmlns:a="http://schemas.openxmlformats.org/drawingml/2006/main">
                        <a:graphicData uri="http://schemas.microsoft.com/office/word/2010/wordprocessingShape">
                          <wps:wsp>
                            <wps:cNvSpPr/>
                            <wps:spPr>
                              <a:xfrm>
                                <a:off x="0" y="0"/>
                                <a:ext cx="446405" cy="30834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11514E" id="Rectangle 18" o:spid="_x0000_s1026" style="position:absolute;margin-left:440pt;margin-top:-42.05pt;width:35.15pt;height:24.3pt;z-index:25166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" fillcolor="white [3201]" strokecolor="white [3212]" strokeweight="1pt"/>
                  </w:pict>
                </mc:Fallback>
              </mc:AlternateContent>
            </w:r>
          </w:p>
          <w:p w14:paraId="07EC4AE2" w14:textId="77777777" w:rsidR="00831236" w:rsidRDefault="00831236" w:rsidP="00126BFB">
            <w:pPr>
              <w:pStyle w:val="Corpodetexto"/>
              <w:jc w:val="center"/>
            </w:pPr>
          </w:p>
          <w:p w14:paraId="0F017681" w14:textId="77777777" w:rsidR="00831236" w:rsidRDefault="00831236" w:rsidP="00126BFB">
            <w:pPr>
              <w:pStyle w:val="Corpodetexto"/>
              <w:jc w:val="center"/>
            </w:pPr>
          </w:p>
          <w:p w14:paraId="462BF863" w14:textId="77777777" w:rsidR="00831236" w:rsidRDefault="00831236" w:rsidP="00126BFB">
            <w:pPr>
              <w:pStyle w:val="Corpodetexto"/>
              <w:jc w:val="center"/>
            </w:pPr>
            <w:r>
              <w:rPr>
                <w:szCs w:val="24"/>
              </w:rPr>
              <w:t>Zacarias Gonçalo Ferrão</w:t>
            </w:r>
          </w:p>
          <w:p w14:paraId="1FE4CE23" w14:textId="77777777" w:rsidR="00831236" w:rsidRDefault="00831236" w:rsidP="00126BFB">
            <w:pPr>
              <w:pStyle w:val="Corpodetexto"/>
            </w:pPr>
          </w:p>
          <w:p w14:paraId="27C4E08B" w14:textId="77777777" w:rsidR="00831236" w:rsidRDefault="00831236" w:rsidP="00126BFB">
            <w:pPr>
              <w:pStyle w:val="Corpodetexto"/>
              <w:jc w:val="center"/>
              <w:rPr>
                <w:b/>
              </w:rPr>
            </w:pPr>
          </w:p>
          <w:p w14:paraId="46E70771" w14:textId="77777777" w:rsidR="00831236" w:rsidRDefault="00831236" w:rsidP="00126BFB">
            <w:pPr>
              <w:pStyle w:val="Corpodetexto"/>
              <w:jc w:val="center"/>
              <w:rPr>
                <w:b/>
              </w:rPr>
            </w:pPr>
          </w:p>
          <w:p w14:paraId="281556D0" w14:textId="77777777" w:rsidR="00831236" w:rsidRDefault="00831236" w:rsidP="00126BFB">
            <w:pPr>
              <w:pStyle w:val="Corpodetexto"/>
              <w:jc w:val="center"/>
              <w:rPr>
                <w:b/>
              </w:rPr>
            </w:pPr>
          </w:p>
          <w:p w14:paraId="55B03E75" w14:textId="77777777" w:rsidR="00831236" w:rsidRDefault="00831236" w:rsidP="00126BFB">
            <w:pPr>
              <w:pStyle w:val="Corpodetexto"/>
              <w:jc w:val="center"/>
              <w:rPr>
                <w:b/>
              </w:rPr>
            </w:pPr>
          </w:p>
          <w:p w14:paraId="6558E0A0" w14:textId="77777777" w:rsidR="00831236" w:rsidRDefault="00831236" w:rsidP="00126BFB">
            <w:pPr>
              <w:pStyle w:val="Corpodetexto"/>
              <w:jc w:val="center"/>
              <w:rPr>
                <w:b/>
              </w:rPr>
            </w:pPr>
          </w:p>
          <w:p w14:paraId="1DAE36F7" w14:textId="77777777" w:rsidR="00831236" w:rsidRDefault="00831236" w:rsidP="00126BFB">
            <w:pPr>
              <w:pStyle w:val="Corpodetexto"/>
              <w:jc w:val="center"/>
              <w:rPr>
                <w:b/>
              </w:rPr>
            </w:pPr>
          </w:p>
          <w:p w14:paraId="18DD7704" w14:textId="77777777" w:rsidR="00FF5C95" w:rsidRDefault="00FF5C95" w:rsidP="00126BFB">
            <w:pPr>
              <w:pStyle w:val="Corpodetexto"/>
              <w:jc w:val="center"/>
              <w:rPr>
                <w:b/>
              </w:rPr>
            </w:pPr>
          </w:p>
          <w:p w14:paraId="032B8EE7" w14:textId="77777777" w:rsidR="00FF5C95" w:rsidRDefault="00FF5C95" w:rsidP="00126BFB">
            <w:pPr>
              <w:pStyle w:val="Corpodetexto"/>
              <w:jc w:val="center"/>
              <w:rPr>
                <w:b/>
              </w:rPr>
            </w:pPr>
          </w:p>
          <w:p w14:paraId="3915DB1B" w14:textId="77777777" w:rsidR="00FF5C95" w:rsidRDefault="00FF5C95" w:rsidP="00126BFB">
            <w:pPr>
              <w:pStyle w:val="Corpodetexto"/>
              <w:jc w:val="center"/>
              <w:rPr>
                <w:b/>
              </w:rPr>
            </w:pPr>
          </w:p>
          <w:p w14:paraId="3F7F573B" w14:textId="77777777" w:rsidR="00831236" w:rsidRDefault="00831236" w:rsidP="00126BFB">
            <w:pPr>
              <w:pStyle w:val="Corpodetexto"/>
              <w:jc w:val="center"/>
              <w:rPr>
                <w:b/>
              </w:rPr>
            </w:pPr>
          </w:p>
          <w:p w14:paraId="13424070" w14:textId="77777777" w:rsidR="00831236" w:rsidRDefault="00831236" w:rsidP="00126BFB">
            <w:pPr>
              <w:pStyle w:val="Corpodetexto"/>
              <w:jc w:val="center"/>
              <w:rPr>
                <w:b/>
              </w:rPr>
            </w:pPr>
          </w:p>
          <w:p w14:paraId="6FAEBF88" w14:textId="77777777" w:rsidR="00831236" w:rsidRDefault="00831236" w:rsidP="00126BFB">
            <w:pPr>
              <w:pStyle w:val="Corpodetexto"/>
              <w:jc w:val="center"/>
              <w:rPr>
                <w:b/>
              </w:rPr>
            </w:pPr>
          </w:p>
          <w:p w14:paraId="602112E1" w14:textId="1B66C9DD" w:rsidR="00831236" w:rsidRDefault="00AE65DF" w:rsidP="00326F66">
            <w:pPr>
              <w:pStyle w:val="Corpodetexto"/>
              <w:jc w:val="center"/>
              <w:rPr>
                <w:b/>
              </w:rPr>
            </w:pPr>
            <w:r>
              <w:rPr>
                <w:b/>
                <w:szCs w:val="24"/>
              </w:rPr>
              <w:t>Uso de A</w:t>
            </w:r>
            <w:r w:rsidR="00831236" w:rsidRPr="00783D81">
              <w:rPr>
                <w:b/>
                <w:szCs w:val="24"/>
              </w:rPr>
              <w:t xml:space="preserve">plicativo Hand Talk na </w:t>
            </w:r>
            <w:r>
              <w:rPr>
                <w:b/>
                <w:szCs w:val="24"/>
              </w:rPr>
              <w:t>E</w:t>
            </w:r>
            <w:r w:rsidR="00831236" w:rsidRPr="00783D81">
              <w:rPr>
                <w:b/>
                <w:szCs w:val="24"/>
              </w:rPr>
              <w:t>ducação</w:t>
            </w:r>
            <w:r w:rsidR="00831236">
              <w:rPr>
                <w:b/>
                <w:szCs w:val="24"/>
              </w:rPr>
              <w:t xml:space="preserve"> </w:t>
            </w:r>
            <w:r>
              <w:rPr>
                <w:b/>
                <w:szCs w:val="24"/>
              </w:rPr>
              <w:t>de A</w:t>
            </w:r>
            <w:r w:rsidR="00831236">
              <w:rPr>
                <w:b/>
                <w:szCs w:val="24"/>
              </w:rPr>
              <w:t>lunos com Necessidades Educativas Especiais</w:t>
            </w:r>
            <w:r w:rsidR="00831236" w:rsidRPr="00783D81">
              <w:rPr>
                <w:b/>
                <w:szCs w:val="24"/>
              </w:rPr>
              <w:t>: caso Escola Secundária de Tete</w:t>
            </w:r>
          </w:p>
          <w:p w14:paraId="6FDE26AA" w14:textId="77777777" w:rsidR="00831236" w:rsidRDefault="00831236" w:rsidP="00326F66">
            <w:pPr>
              <w:pStyle w:val="Corpodetexto"/>
              <w:jc w:val="center"/>
            </w:pPr>
          </w:p>
          <w:p w14:paraId="387E3B4C" w14:textId="77777777" w:rsidR="00831236" w:rsidRDefault="00831236" w:rsidP="00126BFB">
            <w:pPr>
              <w:pStyle w:val="Corpodetexto"/>
            </w:pPr>
          </w:p>
          <w:p w14:paraId="5DB5B00B" w14:textId="77777777" w:rsidR="00831236" w:rsidRDefault="00831236" w:rsidP="00126BFB">
            <w:pPr>
              <w:pStyle w:val="Corpodetexto"/>
            </w:pPr>
          </w:p>
          <w:p w14:paraId="1E2F833E" w14:textId="77777777" w:rsidR="00831236" w:rsidRDefault="00831236" w:rsidP="00126BFB">
            <w:pPr>
              <w:pStyle w:val="Corpodetexto"/>
              <w:jc w:val="center"/>
            </w:pPr>
            <w:r>
              <w:t>Mestrado em Informática na Educação</w:t>
            </w:r>
          </w:p>
          <w:p w14:paraId="1FCAB4EC" w14:textId="77777777" w:rsidR="00831236" w:rsidRDefault="00831236" w:rsidP="00126BFB">
            <w:pPr>
              <w:pStyle w:val="Corpodetexto"/>
            </w:pPr>
          </w:p>
          <w:p w14:paraId="3E8B7B94" w14:textId="77777777" w:rsidR="00831236" w:rsidRDefault="00831236" w:rsidP="00126BFB">
            <w:pPr>
              <w:pStyle w:val="Corpodetexto"/>
            </w:pPr>
          </w:p>
          <w:p w14:paraId="0810BF4D" w14:textId="77777777" w:rsidR="00831236" w:rsidRDefault="00831236" w:rsidP="00126BFB">
            <w:pPr>
              <w:pStyle w:val="Corpodetexto"/>
            </w:pPr>
          </w:p>
          <w:p w14:paraId="05879AFC" w14:textId="77777777" w:rsidR="00831236" w:rsidRDefault="00831236" w:rsidP="00126BFB">
            <w:pPr>
              <w:pStyle w:val="Corpodetexto"/>
              <w:jc w:val="center"/>
            </w:pPr>
          </w:p>
          <w:p w14:paraId="3E5156E4" w14:textId="77777777" w:rsidR="00831236" w:rsidRDefault="00831236" w:rsidP="00126BFB">
            <w:pPr>
              <w:pStyle w:val="Corpodetexto"/>
              <w:jc w:val="center"/>
            </w:pPr>
          </w:p>
          <w:p w14:paraId="517F3C26" w14:textId="77777777" w:rsidR="00831236" w:rsidRDefault="00831236" w:rsidP="00126BFB">
            <w:pPr>
              <w:pStyle w:val="Corpodetexto"/>
              <w:jc w:val="center"/>
            </w:pPr>
          </w:p>
          <w:p w14:paraId="1933570C" w14:textId="77777777" w:rsidR="00831236" w:rsidRDefault="00831236" w:rsidP="00126BFB">
            <w:pPr>
              <w:pStyle w:val="Corpodetexto"/>
              <w:jc w:val="center"/>
            </w:pPr>
          </w:p>
          <w:p w14:paraId="619F27A5" w14:textId="77777777" w:rsidR="00831236" w:rsidRDefault="00831236" w:rsidP="00126BFB">
            <w:pPr>
              <w:pStyle w:val="Corpodetexto"/>
              <w:jc w:val="center"/>
            </w:pPr>
          </w:p>
          <w:p w14:paraId="31C0DF4D" w14:textId="77777777" w:rsidR="00831236" w:rsidRDefault="00831236" w:rsidP="00126BFB">
            <w:pPr>
              <w:pStyle w:val="Corpodetexto"/>
              <w:jc w:val="center"/>
            </w:pPr>
          </w:p>
          <w:p w14:paraId="4F435833" w14:textId="4BD01C46" w:rsidR="00831236" w:rsidRDefault="00831236" w:rsidP="00126BFB">
            <w:pPr>
              <w:pStyle w:val="Corpodetexto"/>
              <w:jc w:val="center"/>
            </w:pPr>
          </w:p>
          <w:p w14:paraId="659B8473" w14:textId="77777777" w:rsidR="00831236" w:rsidRDefault="00831236" w:rsidP="00126BFB">
            <w:pPr>
              <w:pStyle w:val="Corpodetexto"/>
              <w:jc w:val="center"/>
            </w:pPr>
          </w:p>
          <w:p w14:paraId="1A352D82" w14:textId="77777777" w:rsidR="00831236" w:rsidRDefault="00831236" w:rsidP="00126BFB">
            <w:pPr>
              <w:pStyle w:val="Corpodetexto"/>
            </w:pPr>
          </w:p>
          <w:p w14:paraId="051FA621" w14:textId="77777777" w:rsidR="00831236" w:rsidRDefault="00831236" w:rsidP="00126BFB">
            <w:pPr>
              <w:pStyle w:val="Corpodetexto"/>
            </w:pPr>
          </w:p>
          <w:p w14:paraId="2A34E18F" w14:textId="77777777" w:rsidR="00831236" w:rsidRDefault="00831236" w:rsidP="00126BFB">
            <w:pPr>
              <w:pStyle w:val="Corpodetexto"/>
            </w:pPr>
          </w:p>
          <w:p w14:paraId="49BDECD0" w14:textId="77777777" w:rsidR="00831236" w:rsidRDefault="00831236" w:rsidP="00126BFB">
            <w:pPr>
              <w:pStyle w:val="Corpodetexto"/>
            </w:pPr>
          </w:p>
          <w:p w14:paraId="1632B471" w14:textId="77777777" w:rsidR="00831236" w:rsidRDefault="00831236" w:rsidP="00126BFB">
            <w:pPr>
              <w:pStyle w:val="Corpodetexto"/>
            </w:pPr>
          </w:p>
          <w:p w14:paraId="6D3471E8" w14:textId="52AAA7BA" w:rsidR="00B73026" w:rsidRDefault="00B73026" w:rsidP="00126BFB">
            <w:pPr>
              <w:pStyle w:val="Corpodetexto"/>
            </w:pPr>
          </w:p>
          <w:p w14:paraId="77F174D1" w14:textId="77777777" w:rsidR="00B73026" w:rsidRDefault="00B73026" w:rsidP="00126BFB">
            <w:pPr>
              <w:pStyle w:val="Corpodetexto"/>
            </w:pPr>
          </w:p>
          <w:p w14:paraId="6B2FBF9D" w14:textId="77777777" w:rsidR="00FF5C95" w:rsidRDefault="00FF5C95" w:rsidP="00126BFB">
            <w:pPr>
              <w:pStyle w:val="Corpodetexto"/>
            </w:pPr>
          </w:p>
          <w:p w14:paraId="32411477" w14:textId="77777777" w:rsidR="00831236" w:rsidRDefault="00831236" w:rsidP="00126BFB">
            <w:pPr>
              <w:pStyle w:val="Corpodetexto"/>
            </w:pPr>
          </w:p>
          <w:p w14:paraId="394319F4" w14:textId="77777777" w:rsidR="00831236" w:rsidRDefault="00831236" w:rsidP="00B003BD">
            <w:pPr>
              <w:pStyle w:val="Corpodetexto"/>
              <w:spacing w:line="360" w:lineRule="auto"/>
              <w:jc w:val="center"/>
            </w:pPr>
            <w:r>
              <w:t>Universidade Pedagógica</w:t>
            </w:r>
          </w:p>
          <w:p w14:paraId="5E476EB2" w14:textId="77777777" w:rsidR="00831236" w:rsidRDefault="00831236" w:rsidP="00B003BD">
            <w:pPr>
              <w:pStyle w:val="Corpodetexto"/>
              <w:spacing w:line="360" w:lineRule="auto"/>
              <w:jc w:val="center"/>
            </w:pPr>
            <w:r>
              <w:t>Maputo</w:t>
            </w:r>
          </w:p>
          <w:p w14:paraId="051B657F" w14:textId="77777777" w:rsidR="00831236" w:rsidRDefault="00831236" w:rsidP="00B003BD">
            <w:pPr>
              <w:pStyle w:val="Corpodetexto"/>
              <w:spacing w:line="360" w:lineRule="auto"/>
              <w:jc w:val="center"/>
            </w:pPr>
            <w:r>
              <w:t>2019</w:t>
            </w:r>
          </w:p>
          <w:p w14:paraId="756E8052" w14:textId="3827F28B" w:rsidR="00B73026" w:rsidRDefault="002C08B1" w:rsidP="00126BFB">
            <w:pPr>
              <w:pStyle w:val="Corpodetexto"/>
              <w:jc w:val="center"/>
            </w:pPr>
            <w:r>
              <w:rPr>
                <w:noProof/>
                <w:lang w:eastAsia="pt-PT"/>
              </w:rPr>
              <mc:AlternateContent>
                <mc:Choice Requires="wps">
                  <w:drawing>
                    <wp:anchor distT="0" distB="0" distL="114300" distR="114300" simplePos="0" relativeHeight="251658752" behindDoc="0" locked="0" layoutInCell="1" allowOverlap="1" wp14:anchorId="6F909D94" wp14:editId="5E8A0511">
                      <wp:simplePos x="0" y="0"/>
                      <wp:positionH relativeFrom="column">
                        <wp:posOffset>5588192</wp:posOffset>
                      </wp:positionH>
                      <wp:positionV relativeFrom="paragraph">
                        <wp:posOffset>261945</wp:posOffset>
                      </wp:positionV>
                      <wp:extent cx="446567" cy="361507"/>
                      <wp:effectExtent l="0" t="0" r="10795" b="19685"/>
                      <wp:wrapNone/>
                      <wp:docPr id="8" name="Rectangle 8"/>
                      <wp:cNvGraphicFramePr/>
                      <a:graphic xmlns:a="http://schemas.openxmlformats.org/drawingml/2006/main">
                        <a:graphicData uri="http://schemas.microsoft.com/office/word/2010/wordprocessingShape">
                          <wps:wsp>
                            <wps:cNvSpPr/>
                            <wps:spPr>
                              <a:xfrm>
                                <a:off x="0" y="0"/>
                                <a:ext cx="446567" cy="361507"/>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7121CB" id="Rectangle 8" o:spid="_x0000_s1026" style="position:absolute;margin-left:440pt;margin-top:20.65pt;width:35.15pt;height:28.45pt;z-index:25165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" fillcolor="white [3201]" strokecolor="white [3212]" strokeweight="1pt"/>
                  </w:pict>
                </mc:Fallback>
              </mc:AlternateContent>
            </w:r>
          </w:p>
        </w:tc>
      </w:tr>
      <w:tr w:rsidR="00831236" w14:paraId="3971E446" w14:textId="77777777" w:rsidTr="005262FD">
        <w:trPr>
          <w:gridBefore w:val="1"/>
          <w:wBefore w:w="141" w:type="dxa"/>
          <w:trHeight w:val="12047"/>
        </w:trPr>
        <w:tc>
          <w:tcPr>
            <w:tcW w:w="9433" w:type="dxa"/>
            <w:gridSpan w:val="2"/>
          </w:tcPr>
          <w:p w14:paraId="72C45ECA" w14:textId="195ECC24" w:rsidR="00831236" w:rsidRDefault="00E30AC7" w:rsidP="00126BFB">
            <w:pPr>
              <w:pStyle w:val="Corpodetexto"/>
              <w:jc w:val="center"/>
            </w:pPr>
            <w:r>
              <w:rPr>
                <w:noProof/>
                <w:lang w:eastAsia="pt-PT"/>
              </w:rPr>
              <w:lastRenderedPageBreak/>
              <mc:AlternateContent>
                <mc:Choice Requires="wps">
                  <w:drawing>
                    <wp:anchor distT="0" distB="0" distL="114300" distR="114300" simplePos="0" relativeHeight="251664896" behindDoc="0" locked="0" layoutInCell="1" allowOverlap="1" wp14:anchorId="64CA3E71" wp14:editId="6FF146F9">
                      <wp:simplePos x="0" y="0"/>
                      <wp:positionH relativeFrom="column">
                        <wp:posOffset>5424229</wp:posOffset>
                      </wp:positionH>
                      <wp:positionV relativeFrom="paragraph">
                        <wp:posOffset>-608433</wp:posOffset>
                      </wp:positionV>
                      <wp:extent cx="489098" cy="404037"/>
                      <wp:effectExtent l="0" t="0" r="25400" b="15240"/>
                      <wp:wrapNone/>
                      <wp:docPr id="19" name="Rectangle 19"/>
                      <wp:cNvGraphicFramePr/>
                      <a:graphic xmlns:a="http://schemas.openxmlformats.org/drawingml/2006/main">
                        <a:graphicData uri="http://schemas.microsoft.com/office/word/2010/wordprocessingShape">
                          <wps:wsp>
                            <wps:cNvSpPr/>
                            <wps:spPr>
                              <a:xfrm>
                                <a:off x="0" y="0"/>
                                <a:ext cx="489098" cy="404037"/>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ADE3F8" id="Rectangle 19" o:spid="_x0000_s1026" style="position:absolute;margin-left:427.1pt;margin-top:-47.9pt;width:38.5pt;height:31.8pt;z-index:25166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" fillcolor="white [3201]" strokecolor="white [3212]" strokeweight="1pt"/>
                  </w:pict>
                </mc:Fallback>
              </mc:AlternateContent>
            </w:r>
          </w:p>
          <w:p w14:paraId="72755388" w14:textId="77777777" w:rsidR="00831236" w:rsidRDefault="00831236" w:rsidP="00126BFB">
            <w:pPr>
              <w:pStyle w:val="Corpodetexto"/>
              <w:jc w:val="center"/>
            </w:pPr>
          </w:p>
          <w:p w14:paraId="1A1274D5" w14:textId="77777777" w:rsidR="00831236" w:rsidRDefault="00831236" w:rsidP="00126BFB">
            <w:pPr>
              <w:pStyle w:val="Corpodetexto"/>
              <w:jc w:val="center"/>
            </w:pPr>
            <w:r>
              <w:rPr>
                <w:szCs w:val="24"/>
              </w:rPr>
              <w:t>Zacarias Gonçalo Ferrão</w:t>
            </w:r>
          </w:p>
          <w:p w14:paraId="5118BC8F" w14:textId="77777777" w:rsidR="00831236" w:rsidRDefault="00831236" w:rsidP="00126BFB">
            <w:pPr>
              <w:pStyle w:val="Corpodetexto"/>
            </w:pPr>
          </w:p>
          <w:p w14:paraId="3D06A818" w14:textId="77777777" w:rsidR="00831236" w:rsidRDefault="00831236" w:rsidP="00126BFB">
            <w:pPr>
              <w:pStyle w:val="Corpodetexto"/>
              <w:jc w:val="center"/>
              <w:rPr>
                <w:b/>
              </w:rPr>
            </w:pPr>
          </w:p>
          <w:p w14:paraId="436B7B02" w14:textId="77777777" w:rsidR="00831236" w:rsidRDefault="00831236" w:rsidP="00126BFB">
            <w:pPr>
              <w:pStyle w:val="Corpodetexto"/>
              <w:jc w:val="center"/>
              <w:rPr>
                <w:b/>
              </w:rPr>
            </w:pPr>
          </w:p>
          <w:p w14:paraId="0D5AD0D9" w14:textId="77777777" w:rsidR="00831236" w:rsidRDefault="00831236" w:rsidP="00126BFB">
            <w:pPr>
              <w:pStyle w:val="Corpodetexto"/>
              <w:jc w:val="center"/>
              <w:rPr>
                <w:b/>
              </w:rPr>
            </w:pPr>
          </w:p>
          <w:p w14:paraId="700AD57E" w14:textId="77777777" w:rsidR="00831236" w:rsidRDefault="00831236" w:rsidP="00126BFB">
            <w:pPr>
              <w:pStyle w:val="Corpodetexto"/>
              <w:jc w:val="center"/>
              <w:rPr>
                <w:b/>
              </w:rPr>
            </w:pPr>
          </w:p>
          <w:p w14:paraId="6AAD399C" w14:textId="77777777" w:rsidR="00831236" w:rsidRDefault="00831236" w:rsidP="00126BFB">
            <w:pPr>
              <w:pStyle w:val="Corpodetexto"/>
              <w:jc w:val="center"/>
              <w:rPr>
                <w:b/>
              </w:rPr>
            </w:pPr>
          </w:p>
          <w:p w14:paraId="1287F2D0" w14:textId="77777777" w:rsidR="00831236" w:rsidRDefault="00831236" w:rsidP="00126BFB">
            <w:pPr>
              <w:pStyle w:val="Corpodetexto"/>
              <w:jc w:val="center"/>
              <w:rPr>
                <w:b/>
              </w:rPr>
            </w:pPr>
          </w:p>
          <w:p w14:paraId="02235BEE" w14:textId="77777777" w:rsidR="00FF5C95" w:rsidRDefault="00FF5C95" w:rsidP="00126BFB">
            <w:pPr>
              <w:pStyle w:val="Corpodetexto"/>
              <w:jc w:val="center"/>
              <w:rPr>
                <w:b/>
              </w:rPr>
            </w:pPr>
          </w:p>
          <w:p w14:paraId="743A84EA" w14:textId="77777777" w:rsidR="00831236" w:rsidRDefault="00831236" w:rsidP="00126BFB">
            <w:pPr>
              <w:pStyle w:val="Corpodetexto"/>
              <w:jc w:val="center"/>
              <w:rPr>
                <w:b/>
              </w:rPr>
            </w:pPr>
          </w:p>
          <w:p w14:paraId="040A0A16" w14:textId="77777777" w:rsidR="00831236" w:rsidRDefault="00831236" w:rsidP="00126BFB">
            <w:pPr>
              <w:pStyle w:val="Corpodetexto"/>
              <w:jc w:val="center"/>
              <w:rPr>
                <w:b/>
              </w:rPr>
            </w:pPr>
          </w:p>
          <w:p w14:paraId="103191E3" w14:textId="77777777" w:rsidR="00831236" w:rsidRDefault="00831236" w:rsidP="00126BFB">
            <w:pPr>
              <w:pStyle w:val="Corpodetexto"/>
              <w:jc w:val="center"/>
              <w:rPr>
                <w:b/>
              </w:rPr>
            </w:pPr>
          </w:p>
          <w:p w14:paraId="58B6652A" w14:textId="77777777" w:rsidR="00831236" w:rsidRDefault="00831236" w:rsidP="00126BFB">
            <w:pPr>
              <w:pStyle w:val="Corpodetexto"/>
              <w:jc w:val="center"/>
              <w:rPr>
                <w:b/>
              </w:rPr>
            </w:pPr>
          </w:p>
          <w:p w14:paraId="2C48EC21" w14:textId="567577D5" w:rsidR="00AE65DF" w:rsidRDefault="00AE65DF" w:rsidP="00AE65DF">
            <w:pPr>
              <w:pStyle w:val="Corpodetexto"/>
              <w:jc w:val="center"/>
              <w:rPr>
                <w:b/>
              </w:rPr>
            </w:pPr>
            <w:r>
              <w:rPr>
                <w:b/>
                <w:szCs w:val="24"/>
              </w:rPr>
              <w:t>Uso de A</w:t>
            </w:r>
            <w:r w:rsidRPr="00783D81">
              <w:rPr>
                <w:b/>
                <w:szCs w:val="24"/>
              </w:rPr>
              <w:t xml:space="preserve">plicativo Hand Talk na </w:t>
            </w:r>
            <w:r>
              <w:rPr>
                <w:b/>
                <w:szCs w:val="24"/>
              </w:rPr>
              <w:t>E</w:t>
            </w:r>
            <w:r w:rsidRPr="00783D81">
              <w:rPr>
                <w:b/>
                <w:szCs w:val="24"/>
              </w:rPr>
              <w:t>ducação</w:t>
            </w:r>
            <w:r>
              <w:rPr>
                <w:b/>
                <w:szCs w:val="24"/>
              </w:rPr>
              <w:t xml:space="preserve"> de Alunos com Necessidades Educativas Especiais</w:t>
            </w:r>
            <w:r w:rsidRPr="00783D81">
              <w:rPr>
                <w:b/>
                <w:szCs w:val="24"/>
              </w:rPr>
              <w:t>: caso Escola Secundária de Tete</w:t>
            </w:r>
          </w:p>
          <w:p w14:paraId="7531F8C4" w14:textId="77777777" w:rsidR="00831236" w:rsidRDefault="00831236" w:rsidP="00126BFB">
            <w:pPr>
              <w:pStyle w:val="Corpodetexto"/>
            </w:pPr>
          </w:p>
          <w:p w14:paraId="19216CEB" w14:textId="77777777" w:rsidR="00831236" w:rsidRDefault="00831236" w:rsidP="00126BFB">
            <w:pPr>
              <w:pStyle w:val="Corpodetexto"/>
            </w:pPr>
          </w:p>
          <w:p w14:paraId="325C34A3" w14:textId="77777777" w:rsidR="00831236" w:rsidRDefault="00831236" w:rsidP="00126BFB">
            <w:pPr>
              <w:pStyle w:val="Corpodetexto"/>
              <w:ind w:left="2018"/>
            </w:pPr>
          </w:p>
          <w:p w14:paraId="64605E22" w14:textId="77777777" w:rsidR="00831236" w:rsidRDefault="00831236" w:rsidP="00126BFB">
            <w:pPr>
              <w:pStyle w:val="Corpodetexto"/>
              <w:ind w:left="2018"/>
            </w:pPr>
          </w:p>
          <w:p w14:paraId="60082B25" w14:textId="77777777" w:rsidR="00831236" w:rsidRDefault="00831236" w:rsidP="00126BFB">
            <w:pPr>
              <w:pStyle w:val="Corpodetexto"/>
              <w:ind w:left="2018"/>
            </w:pPr>
          </w:p>
          <w:p w14:paraId="346C20C1" w14:textId="3316624E" w:rsidR="00831236" w:rsidRDefault="00831236" w:rsidP="00E30AC7">
            <w:pPr>
              <w:pStyle w:val="Corpodetexto"/>
              <w:spacing w:line="360" w:lineRule="auto"/>
              <w:ind w:left="3435"/>
            </w:pPr>
            <w:r>
              <w:t>Dissertação de Mestrado</w:t>
            </w:r>
            <w:r w:rsidR="00E00D5B">
              <w:t xml:space="preserve"> apresentado ao Programa de Pós-</w:t>
            </w:r>
            <w:r>
              <w:t xml:space="preserve">graduação em Informática Educacional da Escola Superior Técnica, Universidade Pedagógica de Maputo, </w:t>
            </w:r>
            <w:r w:rsidRPr="0066173A">
              <w:t xml:space="preserve">para a obtenção do grau académico de </w:t>
            </w:r>
            <w:r>
              <w:t>Mestre em Informática na Educação.</w:t>
            </w:r>
          </w:p>
          <w:p w14:paraId="33315EAF" w14:textId="77777777" w:rsidR="00831236" w:rsidRDefault="00831236" w:rsidP="00126BFB">
            <w:pPr>
              <w:pStyle w:val="Corpodetexto"/>
              <w:ind w:left="3435"/>
            </w:pPr>
          </w:p>
          <w:p w14:paraId="080A3FDC" w14:textId="77777777" w:rsidR="00831236" w:rsidRDefault="00831236" w:rsidP="00126BFB">
            <w:pPr>
              <w:pStyle w:val="Corpodetexto"/>
              <w:ind w:left="3435"/>
              <w:jc w:val="center"/>
            </w:pPr>
          </w:p>
          <w:p w14:paraId="0C409E10" w14:textId="77777777" w:rsidR="00831236" w:rsidRDefault="00831236" w:rsidP="00126BFB">
            <w:pPr>
              <w:pStyle w:val="Corpodetexto"/>
              <w:ind w:left="3435"/>
              <w:jc w:val="center"/>
            </w:pPr>
          </w:p>
          <w:p w14:paraId="25FC75B3" w14:textId="77777777" w:rsidR="00831236" w:rsidRDefault="00831236" w:rsidP="00126BFB">
            <w:pPr>
              <w:pStyle w:val="Corpodetexto"/>
              <w:ind w:left="3435"/>
              <w:jc w:val="center"/>
            </w:pPr>
            <w:r>
              <w:t>Supervisor</w:t>
            </w:r>
          </w:p>
          <w:p w14:paraId="613C1C1B" w14:textId="77777777" w:rsidR="00831236" w:rsidRDefault="00831236" w:rsidP="00126BFB">
            <w:pPr>
              <w:pStyle w:val="Corpodetexto"/>
              <w:ind w:left="3435"/>
              <w:jc w:val="center"/>
            </w:pPr>
            <w:r>
              <w:t>Prof. Doutor Sansão Albino Timbane</w:t>
            </w:r>
          </w:p>
          <w:p w14:paraId="5A0F2DF8" w14:textId="77777777" w:rsidR="00831236" w:rsidRDefault="00831236" w:rsidP="00126BFB">
            <w:pPr>
              <w:pStyle w:val="Corpodetexto"/>
            </w:pPr>
          </w:p>
          <w:p w14:paraId="13636E18" w14:textId="77777777" w:rsidR="00831236" w:rsidRDefault="00831236" w:rsidP="00126BFB">
            <w:pPr>
              <w:pStyle w:val="Corpodetexto"/>
              <w:jc w:val="center"/>
            </w:pPr>
          </w:p>
          <w:p w14:paraId="688350E1" w14:textId="77777777" w:rsidR="00831236" w:rsidRDefault="00831236" w:rsidP="00126BFB">
            <w:pPr>
              <w:pStyle w:val="Corpodetexto"/>
              <w:jc w:val="center"/>
            </w:pPr>
          </w:p>
          <w:p w14:paraId="10C2B07E" w14:textId="77777777" w:rsidR="00831236" w:rsidRDefault="00831236" w:rsidP="00126BFB">
            <w:pPr>
              <w:pStyle w:val="Corpodetexto"/>
              <w:jc w:val="center"/>
            </w:pPr>
          </w:p>
          <w:p w14:paraId="17F982B4" w14:textId="77777777" w:rsidR="00831236" w:rsidRDefault="00831236" w:rsidP="00126BFB">
            <w:pPr>
              <w:pStyle w:val="Corpodetexto"/>
              <w:jc w:val="center"/>
            </w:pPr>
          </w:p>
          <w:p w14:paraId="218A5928" w14:textId="77777777" w:rsidR="00FF5C95" w:rsidRDefault="00FF5C95" w:rsidP="00126BFB">
            <w:pPr>
              <w:pStyle w:val="Corpodetexto"/>
              <w:jc w:val="center"/>
            </w:pPr>
          </w:p>
          <w:p w14:paraId="538B2701" w14:textId="77777777" w:rsidR="00FF5C95" w:rsidRDefault="00FF5C95" w:rsidP="00126BFB">
            <w:pPr>
              <w:pStyle w:val="Corpodetexto"/>
              <w:jc w:val="center"/>
            </w:pPr>
          </w:p>
          <w:p w14:paraId="07117E73" w14:textId="77777777" w:rsidR="00B73026" w:rsidRDefault="00B73026" w:rsidP="00B73026">
            <w:pPr>
              <w:pStyle w:val="Corpodetexto"/>
            </w:pPr>
          </w:p>
          <w:p w14:paraId="5A17FE51" w14:textId="77777777" w:rsidR="00831236" w:rsidRDefault="00831236" w:rsidP="00126BFB">
            <w:pPr>
              <w:pStyle w:val="Corpodetexto"/>
              <w:jc w:val="center"/>
            </w:pPr>
          </w:p>
          <w:p w14:paraId="65845BD7" w14:textId="77777777" w:rsidR="00831236" w:rsidRDefault="00831236" w:rsidP="00126BFB">
            <w:pPr>
              <w:pStyle w:val="Corpodetexto"/>
              <w:jc w:val="center"/>
            </w:pPr>
          </w:p>
          <w:p w14:paraId="21C42EF5" w14:textId="77777777" w:rsidR="00831236" w:rsidRDefault="00831236" w:rsidP="00E30AC7">
            <w:pPr>
              <w:pStyle w:val="Corpodetexto"/>
              <w:spacing w:line="360" w:lineRule="auto"/>
              <w:jc w:val="center"/>
            </w:pPr>
            <w:r>
              <w:t>Universidade Pedagógica</w:t>
            </w:r>
          </w:p>
          <w:p w14:paraId="7E4A3D66" w14:textId="77777777" w:rsidR="00831236" w:rsidRDefault="00831236" w:rsidP="00E30AC7">
            <w:pPr>
              <w:pStyle w:val="Corpodetexto"/>
              <w:spacing w:line="360" w:lineRule="auto"/>
              <w:jc w:val="center"/>
            </w:pPr>
            <w:r>
              <w:t>Maputo</w:t>
            </w:r>
          </w:p>
          <w:p w14:paraId="20F3863F" w14:textId="4FD74FD1" w:rsidR="00831236" w:rsidRDefault="002C08B1" w:rsidP="00E30AC7">
            <w:pPr>
              <w:pStyle w:val="Corpodetexto"/>
              <w:spacing w:line="360" w:lineRule="auto"/>
              <w:jc w:val="center"/>
            </w:pPr>
            <w:r>
              <w:rPr>
                <w:noProof/>
                <w:lang w:eastAsia="pt-PT"/>
              </w:rPr>
              <mc:AlternateContent>
                <mc:Choice Requires="wps">
                  <w:drawing>
                    <wp:anchor distT="0" distB="0" distL="114300" distR="114300" simplePos="0" relativeHeight="251661824" behindDoc="0" locked="0" layoutInCell="1" allowOverlap="1" wp14:anchorId="121DD541" wp14:editId="163CAA95">
                      <wp:simplePos x="0" y="0"/>
                      <wp:positionH relativeFrom="column">
                        <wp:posOffset>5424229</wp:posOffset>
                      </wp:positionH>
                      <wp:positionV relativeFrom="paragraph">
                        <wp:posOffset>261945</wp:posOffset>
                      </wp:positionV>
                      <wp:extent cx="425302" cy="276446"/>
                      <wp:effectExtent l="0" t="0" r="13335" b="28575"/>
                      <wp:wrapNone/>
                      <wp:docPr id="11" name="Rectangle 11"/>
                      <wp:cNvGraphicFramePr/>
                      <a:graphic xmlns:a="http://schemas.openxmlformats.org/drawingml/2006/main">
                        <a:graphicData uri="http://schemas.microsoft.com/office/word/2010/wordprocessingShape">
                          <wps:wsp>
                            <wps:cNvSpPr/>
                            <wps:spPr>
                              <a:xfrm>
                                <a:off x="0" y="0"/>
                                <a:ext cx="425302" cy="276446"/>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472272" id="Rectangle 11" o:spid="_x0000_s1026" style="position:absolute;margin-left:427.1pt;margin-top:20.65pt;width:33.5pt;height:21.75pt;z-index:25166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" fillcolor="white [3201]" strokecolor="white [3212]" strokeweight="1pt"/>
                  </w:pict>
                </mc:Fallback>
              </mc:AlternateContent>
            </w:r>
            <w:r w:rsidR="00831236">
              <w:t>2019</w:t>
            </w:r>
          </w:p>
        </w:tc>
      </w:tr>
    </w:tbl>
    <w:customXmlInsRangeStart w:id="0" w:author="Sousa" w:date="2019-08-04T19:05:00Z"/>
    <w:sdt>
      <w:sdtPr>
        <w:rPr>
          <w:rFonts w:ascii="Times New Roman" w:hAnsi="Times New Roman"/>
          <w:sz w:val="24"/>
          <w:szCs w:val="24"/>
        </w:rPr>
        <w:id w:val="673777100"/>
        <w:docPartObj>
          <w:docPartGallery w:val="Table of Contents"/>
          <w:docPartUnique/>
        </w:docPartObj>
      </w:sdtPr>
      <w:sdtEndPr/>
      <w:sdtContent>
        <w:customXmlInsRangeEnd w:id="0"/>
        <w:p w14:paraId="58E3F0BF" w14:textId="6B64A3C7" w:rsidR="00A04F89" w:rsidRDefault="00E30AC7" w:rsidP="00B003BD">
          <w:pPr>
            <w:spacing w:line="360" w:lineRule="auto"/>
            <w:rPr>
              <w:rFonts w:ascii="Times New Roman" w:hAnsi="Times New Roman"/>
              <w:b/>
              <w:sz w:val="24"/>
              <w:szCs w:val="24"/>
            </w:rPr>
          </w:pPr>
          <w:r>
            <w:rPr>
              <w:rFonts w:ascii="Times New Roman" w:hAnsi="Times New Roman"/>
              <w:b/>
              <w:noProof/>
              <w:sz w:val="24"/>
              <w:szCs w:val="24"/>
              <w:lang w:eastAsia="pt-PT"/>
            </w:rPr>
            <mc:AlternateContent>
              <mc:Choice Requires="wps">
                <w:drawing>
                  <wp:anchor distT="0" distB="0" distL="114300" distR="114300" simplePos="0" relativeHeight="251665920" behindDoc="0" locked="0" layoutInCell="1" allowOverlap="1" wp14:anchorId="0EEBF02C" wp14:editId="3068CDCD">
                    <wp:simplePos x="0" y="0"/>
                    <wp:positionH relativeFrom="column">
                      <wp:posOffset>5203707</wp:posOffset>
                    </wp:positionH>
                    <wp:positionV relativeFrom="paragraph">
                      <wp:posOffset>-506390</wp:posOffset>
                    </wp:positionV>
                    <wp:extent cx="457200" cy="435935"/>
                    <wp:effectExtent l="0" t="0" r="19050" b="21590"/>
                    <wp:wrapNone/>
                    <wp:docPr id="20" name="Rectangle 20"/>
                    <wp:cNvGraphicFramePr/>
                    <a:graphic xmlns:a="http://schemas.openxmlformats.org/drawingml/2006/main">
                      <a:graphicData uri="http://schemas.microsoft.com/office/word/2010/wordprocessingShape">
                        <wps:wsp>
                          <wps:cNvSpPr/>
                          <wps:spPr>
                            <a:xfrm>
                              <a:off x="0" y="0"/>
                              <a:ext cx="457200" cy="43593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386E90" id="Rectangle 20" o:spid="_x0000_s1026" style="position:absolute;margin-left:409.75pt;margin-top:-39.85pt;width:36pt;height:34.35pt;z-index:25166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" fillcolor="white [3201]" strokecolor="white [3212]" strokeweight="1pt"/>
                </w:pict>
              </mc:Fallback>
            </mc:AlternateContent>
          </w:r>
          <w:ins w:id="1" w:author="Sousa" w:date="2019-08-04T19:05:00Z">
            <w:r w:rsidR="00902B6E" w:rsidRPr="00902B6E">
              <w:rPr>
                <w:rFonts w:ascii="Times New Roman" w:hAnsi="Times New Roman"/>
                <w:b/>
                <w:sz w:val="24"/>
                <w:szCs w:val="24"/>
              </w:rPr>
              <w:t>ÍNDICE</w:t>
            </w:r>
          </w:ins>
        </w:p>
        <w:p w14:paraId="0E52E9BE" w14:textId="77777777" w:rsidR="00507820" w:rsidRPr="00643500" w:rsidRDefault="00507820" w:rsidP="00643500">
          <w:pPr>
            <w:pStyle w:val="SemEspaamento"/>
            <w:spacing w:line="360" w:lineRule="auto"/>
            <w:rPr>
              <w:ins w:id="2" w:author="Sousa" w:date="2019-08-04T19:36:00Z"/>
              <w:lang w:eastAsia="pt-PT"/>
              <w:rPrChange w:id="3" w:author="Sousa" w:date="2019-08-04T19:07:00Z">
                <w:rPr>
                  <w:ins w:id="4" w:author="Sousa" w:date="2019-08-04T19:36:00Z"/>
                </w:rPr>
              </w:rPrChange>
            </w:rPr>
          </w:pPr>
        </w:p>
        <w:p w14:paraId="63E85A8C" w14:textId="07C34E68" w:rsidR="002B79CC" w:rsidRPr="00643500" w:rsidRDefault="00507820">
          <w:pPr>
            <w:spacing w:line="360" w:lineRule="auto"/>
            <w:rPr>
              <w:rFonts w:ascii="Times New Roman" w:hAnsi="Times New Roman"/>
              <w:sz w:val="24"/>
              <w:szCs w:val="24"/>
            </w:rPr>
            <w:pPrChange w:id="5" w:author="Sousa" w:date="2019-08-04T19:36:00Z">
              <w:pPr>
                <w:pStyle w:val="Cabealhodondice"/>
              </w:pPr>
            </w:pPrChange>
          </w:pPr>
          <w:r w:rsidRPr="00643500">
            <w:rPr>
              <w:rFonts w:ascii="Times New Roman" w:hAnsi="Times New Roman"/>
              <w:sz w:val="24"/>
              <w:szCs w:val="24"/>
            </w:rPr>
            <w:t>DECLARAÇÃO………………………………………………………………………...iii</w:t>
          </w:r>
        </w:p>
        <w:p w14:paraId="1FE997AC" w14:textId="046F56C1" w:rsidR="00507820" w:rsidRPr="00643500" w:rsidRDefault="00507820" w:rsidP="00643500">
          <w:pPr>
            <w:spacing w:line="360" w:lineRule="auto"/>
            <w:rPr>
              <w:rFonts w:ascii="Times New Roman" w:hAnsi="Times New Roman"/>
              <w:sz w:val="24"/>
              <w:szCs w:val="24"/>
            </w:rPr>
          </w:pPr>
          <w:r w:rsidRPr="00643500">
            <w:rPr>
              <w:rFonts w:ascii="Times New Roman" w:hAnsi="Times New Roman"/>
              <w:sz w:val="24"/>
              <w:szCs w:val="24"/>
            </w:rPr>
            <w:t>DEDICATÓRIA………………………………………………………………………...iv</w:t>
          </w:r>
        </w:p>
        <w:p w14:paraId="3E5FDC17" w14:textId="6D0BC795" w:rsidR="00507820" w:rsidRPr="00643500" w:rsidRDefault="00507820" w:rsidP="00643500">
          <w:pPr>
            <w:spacing w:line="360" w:lineRule="auto"/>
            <w:rPr>
              <w:rFonts w:ascii="Times New Roman" w:hAnsi="Times New Roman"/>
              <w:sz w:val="24"/>
              <w:szCs w:val="24"/>
            </w:rPr>
          </w:pPr>
          <w:r w:rsidRPr="00643500">
            <w:rPr>
              <w:rFonts w:ascii="Times New Roman" w:hAnsi="Times New Roman"/>
              <w:sz w:val="24"/>
              <w:szCs w:val="24"/>
            </w:rPr>
            <w:t>AGRADECIMENTO……………………………………………………………………v</w:t>
          </w:r>
        </w:p>
        <w:p w14:paraId="77F49463" w14:textId="46919E02" w:rsidR="00507820" w:rsidRPr="00643500" w:rsidRDefault="00507820" w:rsidP="00643500">
          <w:pPr>
            <w:spacing w:line="360" w:lineRule="auto"/>
            <w:rPr>
              <w:rFonts w:ascii="Times New Roman" w:hAnsi="Times New Roman"/>
              <w:sz w:val="24"/>
              <w:szCs w:val="24"/>
            </w:rPr>
          </w:pPr>
          <w:r w:rsidRPr="00643500">
            <w:rPr>
              <w:rFonts w:ascii="Times New Roman" w:hAnsi="Times New Roman"/>
              <w:sz w:val="24"/>
              <w:szCs w:val="24"/>
            </w:rPr>
            <w:t>RESUMO…………………………………..…………………………………………...vi</w:t>
          </w:r>
        </w:p>
        <w:p w14:paraId="5B678645" w14:textId="1BB3D191" w:rsidR="00507820" w:rsidRPr="00643500" w:rsidRDefault="00507820" w:rsidP="00643500">
          <w:pPr>
            <w:spacing w:line="360" w:lineRule="auto"/>
            <w:rPr>
              <w:rFonts w:ascii="Times New Roman" w:hAnsi="Times New Roman"/>
              <w:sz w:val="24"/>
              <w:szCs w:val="24"/>
            </w:rPr>
          </w:pPr>
          <w:r w:rsidRPr="00643500">
            <w:rPr>
              <w:rFonts w:ascii="Times New Roman" w:hAnsi="Times New Roman"/>
              <w:sz w:val="24"/>
              <w:szCs w:val="24"/>
            </w:rPr>
            <w:t>ABSTRACT………………………………………………………………...………….vii</w:t>
          </w:r>
        </w:p>
        <w:p w14:paraId="5C7B6D5C" w14:textId="5F27EC4F" w:rsidR="00507820" w:rsidRPr="00643500" w:rsidRDefault="00507820" w:rsidP="00643500">
          <w:pPr>
            <w:spacing w:line="360" w:lineRule="auto"/>
            <w:rPr>
              <w:rFonts w:ascii="Times New Roman" w:hAnsi="Times New Roman"/>
              <w:sz w:val="24"/>
              <w:szCs w:val="24"/>
            </w:rPr>
          </w:pPr>
          <w:r w:rsidRPr="00643500">
            <w:rPr>
              <w:rFonts w:ascii="Times New Roman" w:hAnsi="Times New Roman"/>
              <w:sz w:val="24"/>
              <w:szCs w:val="24"/>
            </w:rPr>
            <w:t>LISTA DE TABELAS………………………...………………………………………viii</w:t>
          </w:r>
        </w:p>
        <w:p w14:paraId="19A186D7" w14:textId="3677CDC4" w:rsidR="00507820" w:rsidRPr="00643500" w:rsidRDefault="00507820" w:rsidP="00643500">
          <w:pPr>
            <w:spacing w:line="360" w:lineRule="auto"/>
            <w:rPr>
              <w:rFonts w:ascii="Times New Roman" w:hAnsi="Times New Roman"/>
              <w:sz w:val="24"/>
              <w:szCs w:val="24"/>
            </w:rPr>
          </w:pPr>
          <w:r w:rsidRPr="00643500">
            <w:rPr>
              <w:rFonts w:ascii="Times New Roman" w:hAnsi="Times New Roman"/>
              <w:sz w:val="24"/>
              <w:szCs w:val="24"/>
            </w:rPr>
            <w:t>LISTA DE FIGURAS…………………………………………………………………..ix</w:t>
          </w:r>
        </w:p>
        <w:p w14:paraId="25DBB13D" w14:textId="77777777" w:rsidR="00643500" w:rsidRPr="00643500" w:rsidRDefault="00507820" w:rsidP="00643500">
          <w:pPr>
            <w:spacing w:line="360" w:lineRule="auto"/>
            <w:rPr>
              <w:noProof/>
            </w:rPr>
          </w:pPr>
          <w:r w:rsidRPr="00643500">
            <w:rPr>
              <w:rFonts w:ascii="Times New Roman" w:hAnsi="Times New Roman"/>
              <w:sz w:val="24"/>
              <w:szCs w:val="24"/>
            </w:rPr>
            <w:t>LISTA DE ABREVIATURAS………………………………………………………..…x</w:t>
          </w:r>
          <w:ins w:id="6" w:author="Sousa" w:date="2019-08-04T19:05:00Z">
            <w:r w:rsidR="00A04F89" w:rsidRPr="00643500">
              <w:fldChar w:fldCharType="begin"/>
            </w:r>
            <w:r w:rsidR="00A04F89" w:rsidRPr="00643500">
              <w:instrText xml:space="preserve"> TOC \o "1-3" \h \z \u </w:instrText>
            </w:r>
            <w:r w:rsidR="00A04F89" w:rsidRPr="00643500">
              <w:rPr>
                <w:rFonts w:ascii="Times New Roman" w:hAnsi="Times New Roman"/>
                <w:noProof/>
                <w:sz w:val="24"/>
                <w:szCs w:val="24"/>
                <w:rPrChange w:id="7" w:author="Sousa" w:date="2019-08-04T19:07:00Z">
                  <w:rPr>
                    <w:rFonts w:asciiTheme="majorHAnsi" w:eastAsiaTheme="majorEastAsia" w:hAnsiTheme="majorHAnsi" w:cstheme="majorBidi"/>
                    <w:b/>
                    <w:bCs/>
                    <w:color w:val="2E74B5" w:themeColor="accent1" w:themeShade="BF"/>
                    <w:sz w:val="32"/>
                    <w:szCs w:val="32"/>
                    <w:lang w:eastAsia="pt-PT"/>
                  </w:rPr>
                </w:rPrChange>
              </w:rPr>
              <w:fldChar w:fldCharType="separate"/>
            </w:r>
          </w:ins>
        </w:p>
        <w:p w14:paraId="782B362A" w14:textId="3B853B7A" w:rsidR="00643500" w:rsidRPr="00643500" w:rsidRDefault="00426D8C" w:rsidP="00643500">
          <w:pPr>
            <w:pStyle w:val="ndice1"/>
            <w:spacing w:line="360" w:lineRule="auto"/>
            <w:rPr>
              <w:rFonts w:asciiTheme="minorHAnsi" w:eastAsiaTheme="minorEastAsia" w:hAnsiTheme="minorHAnsi" w:cstheme="minorBidi"/>
              <w:sz w:val="22"/>
              <w:szCs w:val="22"/>
              <w:lang w:val="en-US"/>
            </w:rPr>
          </w:pPr>
          <w:hyperlink w:anchor="_Toc20366950" w:history="1">
            <w:r w:rsidR="00643500" w:rsidRPr="00643500">
              <w:rPr>
                <w:rStyle w:val="Hiperligao"/>
                <w:lang w:eastAsia="zh-CN"/>
              </w:rPr>
              <w:t>LISTA DE FIGURAS</w:t>
            </w:r>
            <w:r w:rsidR="00643500" w:rsidRPr="00643500">
              <w:rPr>
                <w:webHidden/>
              </w:rPr>
              <w:tab/>
            </w:r>
            <w:r w:rsidR="00643500" w:rsidRPr="00643500">
              <w:rPr>
                <w:webHidden/>
              </w:rPr>
              <w:fldChar w:fldCharType="begin"/>
            </w:r>
            <w:r w:rsidR="00643500" w:rsidRPr="00643500">
              <w:rPr>
                <w:webHidden/>
              </w:rPr>
              <w:instrText xml:space="preserve"> PAGEREF _Toc20366950 \h </w:instrText>
            </w:r>
            <w:r w:rsidR="00643500" w:rsidRPr="00643500">
              <w:rPr>
                <w:webHidden/>
              </w:rPr>
            </w:r>
            <w:r w:rsidR="00643500" w:rsidRPr="00643500">
              <w:rPr>
                <w:webHidden/>
              </w:rPr>
              <w:fldChar w:fldCharType="separate"/>
            </w:r>
            <w:r w:rsidR="000D7032">
              <w:rPr>
                <w:webHidden/>
              </w:rPr>
              <w:t>x</w:t>
            </w:r>
            <w:r w:rsidR="00643500" w:rsidRPr="00643500">
              <w:rPr>
                <w:webHidden/>
              </w:rPr>
              <w:fldChar w:fldCharType="end"/>
            </w:r>
          </w:hyperlink>
        </w:p>
        <w:p w14:paraId="2CC9F4A0" w14:textId="2FCCB843" w:rsidR="00643500" w:rsidRPr="00643500" w:rsidRDefault="00426D8C" w:rsidP="00643500">
          <w:pPr>
            <w:pStyle w:val="ndice1"/>
            <w:spacing w:line="360" w:lineRule="auto"/>
            <w:rPr>
              <w:rFonts w:asciiTheme="minorHAnsi" w:eastAsiaTheme="minorEastAsia" w:hAnsiTheme="minorHAnsi" w:cstheme="minorBidi"/>
              <w:sz w:val="22"/>
              <w:szCs w:val="22"/>
              <w:lang w:val="en-US"/>
            </w:rPr>
          </w:pPr>
          <w:hyperlink w:anchor="_Toc20366951" w:history="1">
            <w:r w:rsidR="00643500" w:rsidRPr="00643500">
              <w:rPr>
                <w:rStyle w:val="Hiperligao"/>
                <w:lang w:eastAsia="zh-CN"/>
              </w:rPr>
              <w:t>LISTA DE ABREVIATURAS</w:t>
            </w:r>
            <w:r w:rsidR="00643500" w:rsidRPr="00643500">
              <w:rPr>
                <w:webHidden/>
              </w:rPr>
              <w:tab/>
            </w:r>
            <w:r w:rsidR="00643500" w:rsidRPr="00643500">
              <w:rPr>
                <w:webHidden/>
              </w:rPr>
              <w:fldChar w:fldCharType="begin"/>
            </w:r>
            <w:r w:rsidR="00643500" w:rsidRPr="00643500">
              <w:rPr>
                <w:webHidden/>
              </w:rPr>
              <w:instrText xml:space="preserve"> PAGEREF _Toc20366951 \h </w:instrText>
            </w:r>
            <w:r w:rsidR="00643500" w:rsidRPr="00643500">
              <w:rPr>
                <w:webHidden/>
              </w:rPr>
            </w:r>
            <w:r w:rsidR="00643500" w:rsidRPr="00643500">
              <w:rPr>
                <w:webHidden/>
              </w:rPr>
              <w:fldChar w:fldCharType="separate"/>
            </w:r>
            <w:r w:rsidR="000D7032">
              <w:rPr>
                <w:webHidden/>
              </w:rPr>
              <w:t>xi</w:t>
            </w:r>
            <w:r w:rsidR="00643500" w:rsidRPr="00643500">
              <w:rPr>
                <w:webHidden/>
              </w:rPr>
              <w:fldChar w:fldCharType="end"/>
            </w:r>
          </w:hyperlink>
        </w:p>
        <w:p w14:paraId="5ABA7245" w14:textId="47140476" w:rsidR="00643500" w:rsidRPr="00643500" w:rsidRDefault="00426D8C" w:rsidP="00643500">
          <w:pPr>
            <w:pStyle w:val="ndice1"/>
            <w:spacing w:line="360" w:lineRule="auto"/>
            <w:rPr>
              <w:rFonts w:asciiTheme="minorHAnsi" w:eastAsiaTheme="minorEastAsia" w:hAnsiTheme="minorHAnsi" w:cstheme="minorBidi"/>
              <w:sz w:val="22"/>
              <w:szCs w:val="22"/>
              <w:lang w:val="en-US"/>
            </w:rPr>
          </w:pPr>
          <w:hyperlink w:anchor="_Toc20366952" w:history="1">
            <w:r w:rsidR="00643500" w:rsidRPr="00643500">
              <w:rPr>
                <w:rStyle w:val="Hiperligao"/>
              </w:rPr>
              <w:t>CAPÍTULO I. INTRODUÇÃO</w:t>
            </w:r>
            <w:r w:rsidR="00643500" w:rsidRPr="00643500">
              <w:rPr>
                <w:webHidden/>
              </w:rPr>
              <w:tab/>
            </w:r>
            <w:r w:rsidR="00643500" w:rsidRPr="00643500">
              <w:rPr>
                <w:webHidden/>
              </w:rPr>
              <w:fldChar w:fldCharType="begin"/>
            </w:r>
            <w:r w:rsidR="00643500" w:rsidRPr="00643500">
              <w:rPr>
                <w:webHidden/>
              </w:rPr>
              <w:instrText xml:space="preserve"> PAGEREF _Toc20366952 \h </w:instrText>
            </w:r>
            <w:r w:rsidR="00643500" w:rsidRPr="00643500">
              <w:rPr>
                <w:webHidden/>
              </w:rPr>
            </w:r>
            <w:r w:rsidR="00643500" w:rsidRPr="00643500">
              <w:rPr>
                <w:webHidden/>
              </w:rPr>
              <w:fldChar w:fldCharType="separate"/>
            </w:r>
            <w:r w:rsidR="000D7032">
              <w:rPr>
                <w:webHidden/>
              </w:rPr>
              <w:t>13</w:t>
            </w:r>
            <w:r w:rsidR="00643500" w:rsidRPr="00643500">
              <w:rPr>
                <w:webHidden/>
              </w:rPr>
              <w:fldChar w:fldCharType="end"/>
            </w:r>
          </w:hyperlink>
        </w:p>
        <w:p w14:paraId="3DBE9A3B" w14:textId="0D62B137" w:rsidR="00643500" w:rsidRPr="00643500" w:rsidRDefault="00426D8C" w:rsidP="00643500">
          <w:pPr>
            <w:pStyle w:val="ndice1"/>
            <w:spacing w:line="360" w:lineRule="auto"/>
            <w:rPr>
              <w:rFonts w:asciiTheme="minorHAnsi" w:eastAsiaTheme="minorEastAsia" w:hAnsiTheme="minorHAnsi" w:cstheme="minorBidi"/>
              <w:sz w:val="22"/>
              <w:szCs w:val="22"/>
              <w:lang w:val="en-US"/>
            </w:rPr>
          </w:pPr>
          <w:hyperlink w:anchor="_Toc20366953" w:history="1">
            <w:r w:rsidR="00643500" w:rsidRPr="00643500">
              <w:rPr>
                <w:rStyle w:val="Hiperligao"/>
              </w:rPr>
              <w:t>1.1. Justificativa</w:t>
            </w:r>
            <w:r w:rsidR="00643500" w:rsidRPr="00643500">
              <w:rPr>
                <w:webHidden/>
              </w:rPr>
              <w:tab/>
            </w:r>
            <w:r w:rsidR="00643500" w:rsidRPr="00643500">
              <w:rPr>
                <w:webHidden/>
              </w:rPr>
              <w:fldChar w:fldCharType="begin"/>
            </w:r>
            <w:r w:rsidR="00643500" w:rsidRPr="00643500">
              <w:rPr>
                <w:webHidden/>
              </w:rPr>
              <w:instrText xml:space="preserve"> PAGEREF _Toc20366953 \h </w:instrText>
            </w:r>
            <w:r w:rsidR="00643500" w:rsidRPr="00643500">
              <w:rPr>
                <w:webHidden/>
              </w:rPr>
            </w:r>
            <w:r w:rsidR="00643500" w:rsidRPr="00643500">
              <w:rPr>
                <w:webHidden/>
              </w:rPr>
              <w:fldChar w:fldCharType="separate"/>
            </w:r>
            <w:r w:rsidR="000D7032">
              <w:rPr>
                <w:webHidden/>
              </w:rPr>
              <w:t>13</w:t>
            </w:r>
            <w:r w:rsidR="00643500" w:rsidRPr="00643500">
              <w:rPr>
                <w:webHidden/>
              </w:rPr>
              <w:fldChar w:fldCharType="end"/>
            </w:r>
          </w:hyperlink>
        </w:p>
        <w:p w14:paraId="542FA91E" w14:textId="7E19A41C" w:rsidR="00643500" w:rsidRPr="00643500" w:rsidRDefault="00426D8C" w:rsidP="00643500">
          <w:pPr>
            <w:pStyle w:val="ndice1"/>
            <w:spacing w:line="360" w:lineRule="auto"/>
            <w:rPr>
              <w:rFonts w:asciiTheme="minorHAnsi" w:eastAsiaTheme="minorEastAsia" w:hAnsiTheme="minorHAnsi" w:cstheme="minorBidi"/>
              <w:sz w:val="22"/>
              <w:szCs w:val="22"/>
              <w:lang w:val="en-US"/>
            </w:rPr>
          </w:pPr>
          <w:hyperlink w:anchor="_Toc20366954" w:history="1">
            <w:r w:rsidR="00643500" w:rsidRPr="00643500">
              <w:rPr>
                <w:rStyle w:val="Hiperligao"/>
              </w:rPr>
              <w:t>1.2.1. Delimitação Geografica</w:t>
            </w:r>
            <w:r w:rsidR="00643500" w:rsidRPr="00643500">
              <w:rPr>
                <w:webHidden/>
              </w:rPr>
              <w:tab/>
            </w:r>
            <w:r w:rsidR="00643500" w:rsidRPr="00643500">
              <w:rPr>
                <w:webHidden/>
              </w:rPr>
              <w:fldChar w:fldCharType="begin"/>
            </w:r>
            <w:r w:rsidR="00643500" w:rsidRPr="00643500">
              <w:rPr>
                <w:webHidden/>
              </w:rPr>
              <w:instrText xml:space="preserve"> PAGEREF _Toc20366954 \h </w:instrText>
            </w:r>
            <w:r w:rsidR="00643500" w:rsidRPr="00643500">
              <w:rPr>
                <w:webHidden/>
              </w:rPr>
            </w:r>
            <w:r w:rsidR="00643500" w:rsidRPr="00643500">
              <w:rPr>
                <w:webHidden/>
              </w:rPr>
              <w:fldChar w:fldCharType="separate"/>
            </w:r>
            <w:r w:rsidR="000D7032">
              <w:rPr>
                <w:webHidden/>
              </w:rPr>
              <w:t>14</w:t>
            </w:r>
            <w:r w:rsidR="00643500" w:rsidRPr="00643500">
              <w:rPr>
                <w:webHidden/>
              </w:rPr>
              <w:fldChar w:fldCharType="end"/>
            </w:r>
          </w:hyperlink>
        </w:p>
        <w:p w14:paraId="4377BC04" w14:textId="4821D809" w:rsidR="00643500" w:rsidRPr="00643500" w:rsidRDefault="00426D8C" w:rsidP="00643500">
          <w:pPr>
            <w:pStyle w:val="ndice1"/>
            <w:spacing w:line="360" w:lineRule="auto"/>
            <w:rPr>
              <w:rFonts w:asciiTheme="minorHAnsi" w:eastAsiaTheme="minorEastAsia" w:hAnsiTheme="minorHAnsi" w:cstheme="minorBidi"/>
              <w:sz w:val="22"/>
              <w:szCs w:val="22"/>
              <w:lang w:val="en-US"/>
            </w:rPr>
          </w:pPr>
          <w:hyperlink w:anchor="_Toc20366955" w:history="1">
            <w:r w:rsidR="00643500" w:rsidRPr="00643500">
              <w:rPr>
                <w:rStyle w:val="Hiperligao"/>
              </w:rPr>
              <w:t>1.3. Problema</w:t>
            </w:r>
            <w:r w:rsidR="00643500" w:rsidRPr="00643500">
              <w:rPr>
                <w:webHidden/>
              </w:rPr>
              <w:tab/>
            </w:r>
            <w:r w:rsidR="00643500" w:rsidRPr="00643500">
              <w:rPr>
                <w:webHidden/>
              </w:rPr>
              <w:fldChar w:fldCharType="begin"/>
            </w:r>
            <w:r w:rsidR="00643500" w:rsidRPr="00643500">
              <w:rPr>
                <w:webHidden/>
              </w:rPr>
              <w:instrText xml:space="preserve"> PAGEREF _Toc20366955 \h </w:instrText>
            </w:r>
            <w:r w:rsidR="00643500" w:rsidRPr="00643500">
              <w:rPr>
                <w:webHidden/>
              </w:rPr>
            </w:r>
            <w:r w:rsidR="00643500" w:rsidRPr="00643500">
              <w:rPr>
                <w:webHidden/>
              </w:rPr>
              <w:fldChar w:fldCharType="separate"/>
            </w:r>
            <w:r w:rsidR="000D7032">
              <w:rPr>
                <w:webHidden/>
              </w:rPr>
              <w:t>15</w:t>
            </w:r>
            <w:r w:rsidR="00643500" w:rsidRPr="00643500">
              <w:rPr>
                <w:webHidden/>
              </w:rPr>
              <w:fldChar w:fldCharType="end"/>
            </w:r>
          </w:hyperlink>
        </w:p>
        <w:p w14:paraId="6374B04E" w14:textId="52463DCD" w:rsidR="00643500" w:rsidRPr="00643500" w:rsidRDefault="00426D8C" w:rsidP="00643500">
          <w:pPr>
            <w:pStyle w:val="ndice1"/>
            <w:spacing w:line="360" w:lineRule="auto"/>
            <w:rPr>
              <w:rFonts w:asciiTheme="minorHAnsi" w:eastAsiaTheme="minorEastAsia" w:hAnsiTheme="minorHAnsi" w:cstheme="minorBidi"/>
              <w:sz w:val="22"/>
              <w:szCs w:val="22"/>
              <w:lang w:val="en-US"/>
            </w:rPr>
          </w:pPr>
          <w:hyperlink w:anchor="_Toc20366956" w:history="1">
            <w:r w:rsidR="00643500" w:rsidRPr="00643500">
              <w:rPr>
                <w:rStyle w:val="Hiperligao"/>
              </w:rPr>
              <w:t>1.4. Objectivos</w:t>
            </w:r>
            <w:r w:rsidR="00643500" w:rsidRPr="00643500">
              <w:rPr>
                <w:webHidden/>
              </w:rPr>
              <w:tab/>
            </w:r>
            <w:r w:rsidR="00643500" w:rsidRPr="00643500">
              <w:rPr>
                <w:webHidden/>
              </w:rPr>
              <w:fldChar w:fldCharType="begin"/>
            </w:r>
            <w:r w:rsidR="00643500" w:rsidRPr="00643500">
              <w:rPr>
                <w:webHidden/>
              </w:rPr>
              <w:instrText xml:space="preserve"> PAGEREF _Toc20366956 \h </w:instrText>
            </w:r>
            <w:r w:rsidR="00643500" w:rsidRPr="00643500">
              <w:rPr>
                <w:webHidden/>
              </w:rPr>
            </w:r>
            <w:r w:rsidR="00643500" w:rsidRPr="00643500">
              <w:rPr>
                <w:webHidden/>
              </w:rPr>
              <w:fldChar w:fldCharType="separate"/>
            </w:r>
            <w:r w:rsidR="000D7032">
              <w:rPr>
                <w:webHidden/>
              </w:rPr>
              <w:t>16</w:t>
            </w:r>
            <w:r w:rsidR="00643500" w:rsidRPr="00643500">
              <w:rPr>
                <w:webHidden/>
              </w:rPr>
              <w:fldChar w:fldCharType="end"/>
            </w:r>
          </w:hyperlink>
        </w:p>
        <w:p w14:paraId="0E9C8BC9" w14:textId="679FAB0E" w:rsidR="00643500" w:rsidRPr="00643500" w:rsidRDefault="00426D8C" w:rsidP="00643500">
          <w:pPr>
            <w:pStyle w:val="ndice1"/>
            <w:spacing w:line="360" w:lineRule="auto"/>
            <w:rPr>
              <w:rFonts w:asciiTheme="minorHAnsi" w:eastAsiaTheme="minorEastAsia" w:hAnsiTheme="minorHAnsi" w:cstheme="minorBidi"/>
              <w:sz w:val="22"/>
              <w:szCs w:val="22"/>
              <w:lang w:val="en-US"/>
            </w:rPr>
          </w:pPr>
          <w:hyperlink w:anchor="_Toc20366957" w:history="1">
            <w:r w:rsidR="00643500" w:rsidRPr="00643500">
              <w:rPr>
                <w:rStyle w:val="Hiperligao"/>
              </w:rPr>
              <w:t>1.4.1. Geral</w:t>
            </w:r>
            <w:r w:rsidR="00643500" w:rsidRPr="00643500">
              <w:rPr>
                <w:webHidden/>
              </w:rPr>
              <w:tab/>
            </w:r>
            <w:r w:rsidR="00643500" w:rsidRPr="00643500">
              <w:rPr>
                <w:webHidden/>
              </w:rPr>
              <w:fldChar w:fldCharType="begin"/>
            </w:r>
            <w:r w:rsidR="00643500" w:rsidRPr="00643500">
              <w:rPr>
                <w:webHidden/>
              </w:rPr>
              <w:instrText xml:space="preserve"> PAGEREF _Toc20366957 \h </w:instrText>
            </w:r>
            <w:r w:rsidR="00643500" w:rsidRPr="00643500">
              <w:rPr>
                <w:webHidden/>
              </w:rPr>
            </w:r>
            <w:r w:rsidR="00643500" w:rsidRPr="00643500">
              <w:rPr>
                <w:webHidden/>
              </w:rPr>
              <w:fldChar w:fldCharType="separate"/>
            </w:r>
            <w:r w:rsidR="000D7032">
              <w:rPr>
                <w:webHidden/>
              </w:rPr>
              <w:t>16</w:t>
            </w:r>
            <w:r w:rsidR="00643500" w:rsidRPr="00643500">
              <w:rPr>
                <w:webHidden/>
              </w:rPr>
              <w:fldChar w:fldCharType="end"/>
            </w:r>
          </w:hyperlink>
        </w:p>
        <w:p w14:paraId="26AB63A1" w14:textId="7A76FF25" w:rsidR="00643500" w:rsidRPr="00643500" w:rsidRDefault="00426D8C" w:rsidP="00643500">
          <w:pPr>
            <w:pStyle w:val="ndice1"/>
            <w:spacing w:line="360" w:lineRule="auto"/>
            <w:rPr>
              <w:rFonts w:asciiTheme="minorHAnsi" w:eastAsiaTheme="minorEastAsia" w:hAnsiTheme="minorHAnsi" w:cstheme="minorBidi"/>
              <w:sz w:val="22"/>
              <w:szCs w:val="22"/>
              <w:lang w:val="en-US"/>
            </w:rPr>
          </w:pPr>
          <w:hyperlink w:anchor="_Toc20366958" w:history="1">
            <w:r w:rsidR="00643500" w:rsidRPr="00643500">
              <w:rPr>
                <w:rStyle w:val="Hiperligao"/>
              </w:rPr>
              <w:t>1.4.2. Específicos</w:t>
            </w:r>
            <w:r w:rsidR="00643500" w:rsidRPr="00643500">
              <w:rPr>
                <w:webHidden/>
              </w:rPr>
              <w:tab/>
            </w:r>
            <w:r w:rsidR="00643500" w:rsidRPr="00643500">
              <w:rPr>
                <w:webHidden/>
              </w:rPr>
              <w:fldChar w:fldCharType="begin"/>
            </w:r>
            <w:r w:rsidR="00643500" w:rsidRPr="00643500">
              <w:rPr>
                <w:webHidden/>
              </w:rPr>
              <w:instrText xml:space="preserve"> PAGEREF _Toc20366958 \h </w:instrText>
            </w:r>
            <w:r w:rsidR="00643500" w:rsidRPr="00643500">
              <w:rPr>
                <w:webHidden/>
              </w:rPr>
            </w:r>
            <w:r w:rsidR="00643500" w:rsidRPr="00643500">
              <w:rPr>
                <w:webHidden/>
              </w:rPr>
              <w:fldChar w:fldCharType="separate"/>
            </w:r>
            <w:r w:rsidR="000D7032">
              <w:rPr>
                <w:webHidden/>
              </w:rPr>
              <w:t>16</w:t>
            </w:r>
            <w:r w:rsidR="00643500" w:rsidRPr="00643500">
              <w:rPr>
                <w:webHidden/>
              </w:rPr>
              <w:fldChar w:fldCharType="end"/>
            </w:r>
          </w:hyperlink>
        </w:p>
        <w:p w14:paraId="1819E784" w14:textId="741E42B8" w:rsidR="00643500" w:rsidRPr="00643500" w:rsidRDefault="00D57FE3" w:rsidP="00643500">
          <w:pPr>
            <w:pStyle w:val="ndice1"/>
            <w:spacing w:line="360" w:lineRule="auto"/>
            <w:rPr>
              <w:rFonts w:asciiTheme="minorHAnsi" w:eastAsiaTheme="minorEastAsia" w:hAnsiTheme="minorHAnsi" w:cstheme="minorBidi"/>
              <w:sz w:val="22"/>
              <w:szCs w:val="22"/>
              <w:lang w:val="en-US"/>
            </w:rPr>
          </w:pPr>
          <w:r>
            <w:t xml:space="preserve">2. </w:t>
          </w:r>
          <w:hyperlink w:anchor="_Toc20366959" w:history="1">
            <w:r w:rsidR="00643500" w:rsidRPr="00643500">
              <w:rPr>
                <w:rStyle w:val="Hiperligao"/>
              </w:rPr>
              <w:t>M</w:t>
            </w:r>
            <w:r w:rsidR="00562E6A" w:rsidRPr="00643500">
              <w:rPr>
                <w:rStyle w:val="Hiperligao"/>
              </w:rPr>
              <w:t>etodologia</w:t>
            </w:r>
            <w:r w:rsidR="00643500" w:rsidRPr="00643500">
              <w:rPr>
                <w:webHidden/>
              </w:rPr>
              <w:tab/>
            </w:r>
            <w:r w:rsidR="00643500" w:rsidRPr="00643500">
              <w:rPr>
                <w:webHidden/>
              </w:rPr>
              <w:fldChar w:fldCharType="begin"/>
            </w:r>
            <w:r w:rsidR="00643500" w:rsidRPr="00643500">
              <w:rPr>
                <w:webHidden/>
              </w:rPr>
              <w:instrText xml:space="preserve"> PAGEREF _Toc20366959 \h </w:instrText>
            </w:r>
            <w:r w:rsidR="00643500" w:rsidRPr="00643500">
              <w:rPr>
                <w:webHidden/>
              </w:rPr>
            </w:r>
            <w:r w:rsidR="00643500" w:rsidRPr="00643500">
              <w:rPr>
                <w:webHidden/>
              </w:rPr>
              <w:fldChar w:fldCharType="separate"/>
            </w:r>
            <w:r w:rsidR="000D7032">
              <w:rPr>
                <w:webHidden/>
              </w:rPr>
              <w:t>16</w:t>
            </w:r>
            <w:r w:rsidR="00643500" w:rsidRPr="00643500">
              <w:rPr>
                <w:webHidden/>
              </w:rPr>
              <w:fldChar w:fldCharType="end"/>
            </w:r>
          </w:hyperlink>
        </w:p>
        <w:p w14:paraId="34D36621" w14:textId="3F44F53E" w:rsidR="00643500" w:rsidRPr="00643500" w:rsidRDefault="00426D8C" w:rsidP="00643500">
          <w:pPr>
            <w:pStyle w:val="ndice1"/>
            <w:spacing w:line="360" w:lineRule="auto"/>
            <w:rPr>
              <w:rFonts w:asciiTheme="minorHAnsi" w:eastAsiaTheme="minorEastAsia" w:hAnsiTheme="minorHAnsi" w:cstheme="minorBidi"/>
              <w:sz w:val="22"/>
              <w:szCs w:val="22"/>
              <w:lang w:val="en-US"/>
            </w:rPr>
          </w:pPr>
          <w:hyperlink w:anchor="_Toc20366960" w:history="1">
            <w:r w:rsidR="00643500" w:rsidRPr="00643500">
              <w:rPr>
                <w:rStyle w:val="Hiperligao"/>
              </w:rPr>
              <w:t>CAPÍTULO III. REVISÃO DE LITERATURA</w:t>
            </w:r>
            <w:r w:rsidR="00643500" w:rsidRPr="00643500">
              <w:rPr>
                <w:webHidden/>
              </w:rPr>
              <w:tab/>
            </w:r>
            <w:r w:rsidR="00643500" w:rsidRPr="00643500">
              <w:rPr>
                <w:webHidden/>
              </w:rPr>
              <w:fldChar w:fldCharType="begin"/>
            </w:r>
            <w:r w:rsidR="00643500" w:rsidRPr="00643500">
              <w:rPr>
                <w:webHidden/>
              </w:rPr>
              <w:instrText xml:space="preserve"> PAGEREF _Toc20366960 \h </w:instrText>
            </w:r>
            <w:r w:rsidR="00643500" w:rsidRPr="00643500">
              <w:rPr>
                <w:webHidden/>
              </w:rPr>
            </w:r>
            <w:r w:rsidR="00643500" w:rsidRPr="00643500">
              <w:rPr>
                <w:webHidden/>
              </w:rPr>
              <w:fldChar w:fldCharType="separate"/>
            </w:r>
            <w:r w:rsidR="000D7032">
              <w:rPr>
                <w:webHidden/>
              </w:rPr>
              <w:t>19</w:t>
            </w:r>
            <w:r w:rsidR="00643500" w:rsidRPr="00643500">
              <w:rPr>
                <w:webHidden/>
              </w:rPr>
              <w:fldChar w:fldCharType="end"/>
            </w:r>
          </w:hyperlink>
        </w:p>
        <w:p w14:paraId="2D01DC27" w14:textId="1B04E3A9" w:rsidR="00643500" w:rsidRPr="00643500" w:rsidRDefault="00426D8C" w:rsidP="00643500">
          <w:pPr>
            <w:pStyle w:val="ndice1"/>
            <w:spacing w:line="360" w:lineRule="auto"/>
            <w:rPr>
              <w:rFonts w:asciiTheme="minorHAnsi" w:eastAsiaTheme="minorEastAsia" w:hAnsiTheme="minorHAnsi" w:cstheme="minorBidi"/>
              <w:sz w:val="22"/>
              <w:szCs w:val="22"/>
              <w:lang w:val="en-US"/>
            </w:rPr>
          </w:pPr>
          <w:hyperlink w:anchor="_Toc20366961" w:history="1">
            <w:r w:rsidR="00643500" w:rsidRPr="00643500">
              <w:rPr>
                <w:rStyle w:val="Hiperligao"/>
              </w:rPr>
              <w:t>3.1. Educação</w:t>
            </w:r>
            <w:r w:rsidR="00643500" w:rsidRPr="00643500">
              <w:rPr>
                <w:webHidden/>
              </w:rPr>
              <w:tab/>
            </w:r>
            <w:r w:rsidR="00643500" w:rsidRPr="00643500">
              <w:rPr>
                <w:webHidden/>
              </w:rPr>
              <w:fldChar w:fldCharType="begin"/>
            </w:r>
            <w:r w:rsidR="00643500" w:rsidRPr="00643500">
              <w:rPr>
                <w:webHidden/>
              </w:rPr>
              <w:instrText xml:space="preserve"> PAGEREF _Toc20366961 \h </w:instrText>
            </w:r>
            <w:r w:rsidR="00643500" w:rsidRPr="00643500">
              <w:rPr>
                <w:webHidden/>
              </w:rPr>
            </w:r>
            <w:r w:rsidR="00643500" w:rsidRPr="00643500">
              <w:rPr>
                <w:webHidden/>
              </w:rPr>
              <w:fldChar w:fldCharType="separate"/>
            </w:r>
            <w:r w:rsidR="000D7032">
              <w:rPr>
                <w:webHidden/>
              </w:rPr>
              <w:t>19</w:t>
            </w:r>
            <w:r w:rsidR="00643500" w:rsidRPr="00643500">
              <w:rPr>
                <w:webHidden/>
              </w:rPr>
              <w:fldChar w:fldCharType="end"/>
            </w:r>
          </w:hyperlink>
        </w:p>
        <w:p w14:paraId="3B6787AE" w14:textId="4DE4F373" w:rsidR="00643500" w:rsidRPr="00643500" w:rsidRDefault="00426D8C" w:rsidP="00643500">
          <w:pPr>
            <w:pStyle w:val="ndice1"/>
            <w:spacing w:line="360" w:lineRule="auto"/>
            <w:rPr>
              <w:rFonts w:asciiTheme="minorHAnsi" w:eastAsiaTheme="minorEastAsia" w:hAnsiTheme="minorHAnsi" w:cstheme="minorBidi"/>
              <w:sz w:val="22"/>
              <w:szCs w:val="22"/>
              <w:lang w:val="en-US"/>
            </w:rPr>
          </w:pPr>
          <w:hyperlink w:anchor="_Toc20366962" w:history="1">
            <w:r w:rsidR="00643500" w:rsidRPr="00643500">
              <w:rPr>
                <w:rStyle w:val="Hiperligao"/>
                <w:rFonts w:eastAsia="Times New Roman"/>
              </w:rPr>
              <w:t>3.1.1. Educação inclusiva</w:t>
            </w:r>
            <w:r w:rsidR="00643500" w:rsidRPr="00643500">
              <w:rPr>
                <w:webHidden/>
              </w:rPr>
              <w:tab/>
            </w:r>
            <w:r w:rsidR="00643500" w:rsidRPr="00643500">
              <w:rPr>
                <w:webHidden/>
              </w:rPr>
              <w:fldChar w:fldCharType="begin"/>
            </w:r>
            <w:r w:rsidR="00643500" w:rsidRPr="00643500">
              <w:rPr>
                <w:webHidden/>
              </w:rPr>
              <w:instrText xml:space="preserve"> PAGEREF _Toc20366962 \h </w:instrText>
            </w:r>
            <w:r w:rsidR="00643500" w:rsidRPr="00643500">
              <w:rPr>
                <w:webHidden/>
              </w:rPr>
            </w:r>
            <w:r w:rsidR="00643500" w:rsidRPr="00643500">
              <w:rPr>
                <w:webHidden/>
              </w:rPr>
              <w:fldChar w:fldCharType="separate"/>
            </w:r>
            <w:r w:rsidR="000D7032">
              <w:rPr>
                <w:webHidden/>
              </w:rPr>
              <w:t>19</w:t>
            </w:r>
            <w:r w:rsidR="00643500" w:rsidRPr="00643500">
              <w:rPr>
                <w:webHidden/>
              </w:rPr>
              <w:fldChar w:fldCharType="end"/>
            </w:r>
          </w:hyperlink>
        </w:p>
        <w:p w14:paraId="0DCCEAF1" w14:textId="6871158B" w:rsidR="00643500" w:rsidRPr="00643500" w:rsidRDefault="00426D8C" w:rsidP="00643500">
          <w:pPr>
            <w:pStyle w:val="ndice1"/>
            <w:spacing w:line="360" w:lineRule="auto"/>
            <w:rPr>
              <w:rFonts w:asciiTheme="minorHAnsi" w:eastAsiaTheme="minorEastAsia" w:hAnsiTheme="minorHAnsi" w:cstheme="minorBidi"/>
              <w:sz w:val="22"/>
              <w:szCs w:val="22"/>
              <w:lang w:val="en-US"/>
            </w:rPr>
          </w:pPr>
          <w:hyperlink w:anchor="_Toc20366963" w:history="1">
            <w:r w:rsidR="00643500" w:rsidRPr="00643500">
              <w:rPr>
                <w:rStyle w:val="Hiperligao"/>
              </w:rPr>
              <w:t>3.2.2. Papel do professor na educação de deficientes auditivos</w:t>
            </w:r>
            <w:r w:rsidR="00643500" w:rsidRPr="00643500">
              <w:rPr>
                <w:webHidden/>
              </w:rPr>
              <w:tab/>
            </w:r>
            <w:r w:rsidR="00643500" w:rsidRPr="00643500">
              <w:rPr>
                <w:webHidden/>
              </w:rPr>
              <w:fldChar w:fldCharType="begin"/>
            </w:r>
            <w:r w:rsidR="00643500" w:rsidRPr="00643500">
              <w:rPr>
                <w:webHidden/>
              </w:rPr>
              <w:instrText xml:space="preserve"> PAGEREF _Toc20366963 \h </w:instrText>
            </w:r>
            <w:r w:rsidR="00643500" w:rsidRPr="00643500">
              <w:rPr>
                <w:webHidden/>
              </w:rPr>
            </w:r>
            <w:r w:rsidR="00643500" w:rsidRPr="00643500">
              <w:rPr>
                <w:webHidden/>
              </w:rPr>
              <w:fldChar w:fldCharType="separate"/>
            </w:r>
            <w:r w:rsidR="000D7032">
              <w:rPr>
                <w:webHidden/>
              </w:rPr>
              <w:t>30</w:t>
            </w:r>
            <w:r w:rsidR="00643500" w:rsidRPr="00643500">
              <w:rPr>
                <w:webHidden/>
              </w:rPr>
              <w:fldChar w:fldCharType="end"/>
            </w:r>
          </w:hyperlink>
        </w:p>
        <w:p w14:paraId="095DD308" w14:textId="226B1A44" w:rsidR="00643500" w:rsidRPr="00643500" w:rsidRDefault="00426D8C" w:rsidP="00643500">
          <w:pPr>
            <w:pStyle w:val="ndice1"/>
            <w:spacing w:line="360" w:lineRule="auto"/>
            <w:rPr>
              <w:rFonts w:asciiTheme="minorHAnsi" w:eastAsiaTheme="minorEastAsia" w:hAnsiTheme="minorHAnsi" w:cstheme="minorBidi"/>
              <w:sz w:val="22"/>
              <w:szCs w:val="22"/>
              <w:lang w:val="en-US"/>
            </w:rPr>
          </w:pPr>
          <w:hyperlink w:anchor="_Toc20366964" w:history="1">
            <w:r w:rsidR="00643500" w:rsidRPr="00643500">
              <w:rPr>
                <w:rStyle w:val="Hiperligao"/>
              </w:rPr>
              <w:t>3.2.3. Limitações do processo de ensino de alunos portadores de deficiência</w:t>
            </w:r>
            <w:r w:rsidR="00643500" w:rsidRPr="00643500">
              <w:rPr>
                <w:webHidden/>
              </w:rPr>
              <w:tab/>
            </w:r>
            <w:r w:rsidR="00643500" w:rsidRPr="00643500">
              <w:rPr>
                <w:webHidden/>
              </w:rPr>
              <w:fldChar w:fldCharType="begin"/>
            </w:r>
            <w:r w:rsidR="00643500" w:rsidRPr="00643500">
              <w:rPr>
                <w:webHidden/>
              </w:rPr>
              <w:instrText xml:space="preserve"> PAGEREF _Toc20366964 \h </w:instrText>
            </w:r>
            <w:r w:rsidR="00643500" w:rsidRPr="00643500">
              <w:rPr>
                <w:webHidden/>
              </w:rPr>
            </w:r>
            <w:r w:rsidR="00643500" w:rsidRPr="00643500">
              <w:rPr>
                <w:webHidden/>
              </w:rPr>
              <w:fldChar w:fldCharType="separate"/>
            </w:r>
            <w:r w:rsidR="000D7032">
              <w:rPr>
                <w:webHidden/>
              </w:rPr>
              <w:t>32</w:t>
            </w:r>
            <w:r w:rsidR="00643500" w:rsidRPr="00643500">
              <w:rPr>
                <w:webHidden/>
              </w:rPr>
              <w:fldChar w:fldCharType="end"/>
            </w:r>
          </w:hyperlink>
        </w:p>
        <w:p w14:paraId="6F758536" w14:textId="56EA8FDB" w:rsidR="00643500" w:rsidRPr="00643500" w:rsidRDefault="00426D8C" w:rsidP="00643500">
          <w:pPr>
            <w:pStyle w:val="ndice1"/>
            <w:spacing w:line="360" w:lineRule="auto"/>
            <w:rPr>
              <w:rFonts w:asciiTheme="minorHAnsi" w:eastAsiaTheme="minorEastAsia" w:hAnsiTheme="minorHAnsi" w:cstheme="minorBidi"/>
              <w:sz w:val="22"/>
              <w:szCs w:val="22"/>
              <w:lang w:val="en-US"/>
            </w:rPr>
          </w:pPr>
          <w:hyperlink w:anchor="_Toc20366965" w:history="1">
            <w:r w:rsidR="00643500" w:rsidRPr="00643500">
              <w:rPr>
                <w:rStyle w:val="Hiperligao"/>
                <w:rFonts w:eastAsiaTheme="minorHAnsi"/>
              </w:rPr>
              <w:t>3.3. Literacia visual: aspectos de ensino da escrita e da leitura na</w:t>
            </w:r>
            <w:r w:rsidR="00643500" w:rsidRPr="00643500">
              <w:rPr>
                <w:webHidden/>
              </w:rPr>
              <w:tab/>
            </w:r>
            <w:r w:rsidR="00643500" w:rsidRPr="00643500">
              <w:rPr>
                <w:webHidden/>
              </w:rPr>
              <w:fldChar w:fldCharType="begin"/>
            </w:r>
            <w:r w:rsidR="00643500" w:rsidRPr="00643500">
              <w:rPr>
                <w:webHidden/>
              </w:rPr>
              <w:instrText xml:space="preserve"> PAGEREF _Toc20366965 \h </w:instrText>
            </w:r>
            <w:r w:rsidR="00643500" w:rsidRPr="00643500">
              <w:rPr>
                <w:webHidden/>
              </w:rPr>
            </w:r>
            <w:r w:rsidR="00643500" w:rsidRPr="00643500">
              <w:rPr>
                <w:webHidden/>
              </w:rPr>
              <w:fldChar w:fldCharType="separate"/>
            </w:r>
            <w:r w:rsidR="000D7032">
              <w:rPr>
                <w:webHidden/>
              </w:rPr>
              <w:t>33</w:t>
            </w:r>
            <w:r w:rsidR="00643500" w:rsidRPr="00643500">
              <w:rPr>
                <w:webHidden/>
              </w:rPr>
              <w:fldChar w:fldCharType="end"/>
            </w:r>
          </w:hyperlink>
        </w:p>
        <w:p w14:paraId="0A846860" w14:textId="5E22E899" w:rsidR="00643500" w:rsidRPr="00643500" w:rsidRDefault="00426D8C" w:rsidP="00643500">
          <w:pPr>
            <w:pStyle w:val="ndice1"/>
            <w:spacing w:line="360" w:lineRule="auto"/>
            <w:rPr>
              <w:rFonts w:asciiTheme="minorHAnsi" w:eastAsiaTheme="minorEastAsia" w:hAnsiTheme="minorHAnsi" w:cstheme="minorBidi"/>
              <w:sz w:val="22"/>
              <w:szCs w:val="22"/>
              <w:lang w:val="en-US"/>
            </w:rPr>
          </w:pPr>
          <w:hyperlink w:anchor="_Toc20366966" w:history="1">
            <w:r w:rsidR="00643500" w:rsidRPr="00643500">
              <w:rPr>
                <w:rStyle w:val="Hiperligao"/>
                <w:rFonts w:eastAsiaTheme="minorHAnsi"/>
              </w:rPr>
              <w:t>Educação dos Surdos</w:t>
            </w:r>
            <w:r w:rsidR="00643500" w:rsidRPr="00643500">
              <w:rPr>
                <w:webHidden/>
              </w:rPr>
              <w:tab/>
            </w:r>
            <w:r w:rsidR="00643500" w:rsidRPr="00643500">
              <w:rPr>
                <w:webHidden/>
              </w:rPr>
              <w:fldChar w:fldCharType="begin"/>
            </w:r>
            <w:r w:rsidR="00643500" w:rsidRPr="00643500">
              <w:rPr>
                <w:webHidden/>
              </w:rPr>
              <w:instrText xml:space="preserve"> PAGEREF _Toc20366966 \h </w:instrText>
            </w:r>
            <w:r w:rsidR="00643500" w:rsidRPr="00643500">
              <w:rPr>
                <w:webHidden/>
              </w:rPr>
            </w:r>
            <w:r w:rsidR="00643500" w:rsidRPr="00643500">
              <w:rPr>
                <w:webHidden/>
              </w:rPr>
              <w:fldChar w:fldCharType="separate"/>
            </w:r>
            <w:r w:rsidR="000D7032">
              <w:rPr>
                <w:webHidden/>
              </w:rPr>
              <w:t>33</w:t>
            </w:r>
            <w:r w:rsidR="00643500" w:rsidRPr="00643500">
              <w:rPr>
                <w:webHidden/>
              </w:rPr>
              <w:fldChar w:fldCharType="end"/>
            </w:r>
          </w:hyperlink>
        </w:p>
        <w:p w14:paraId="14A4D2D1" w14:textId="0E6A677F" w:rsidR="00643500" w:rsidRPr="00643500" w:rsidRDefault="00426D8C" w:rsidP="00643500">
          <w:pPr>
            <w:pStyle w:val="ndice1"/>
            <w:spacing w:line="360" w:lineRule="auto"/>
            <w:rPr>
              <w:rFonts w:asciiTheme="minorHAnsi" w:eastAsiaTheme="minorEastAsia" w:hAnsiTheme="minorHAnsi" w:cstheme="minorBidi"/>
              <w:sz w:val="22"/>
              <w:szCs w:val="22"/>
              <w:lang w:val="en-US"/>
            </w:rPr>
          </w:pPr>
          <w:hyperlink w:anchor="_Toc20366967" w:history="1">
            <w:r w:rsidR="00643500" w:rsidRPr="00643500">
              <w:rPr>
                <w:rStyle w:val="Hiperligao"/>
              </w:rPr>
              <w:t>3.4. Educação em Moçambique</w:t>
            </w:r>
            <w:r w:rsidR="00643500" w:rsidRPr="00643500">
              <w:rPr>
                <w:webHidden/>
              </w:rPr>
              <w:tab/>
            </w:r>
            <w:r w:rsidR="00643500" w:rsidRPr="00643500">
              <w:rPr>
                <w:webHidden/>
              </w:rPr>
              <w:fldChar w:fldCharType="begin"/>
            </w:r>
            <w:r w:rsidR="00643500" w:rsidRPr="00643500">
              <w:rPr>
                <w:webHidden/>
              </w:rPr>
              <w:instrText xml:space="preserve"> PAGEREF _Toc20366967 \h </w:instrText>
            </w:r>
            <w:r w:rsidR="00643500" w:rsidRPr="00643500">
              <w:rPr>
                <w:webHidden/>
              </w:rPr>
            </w:r>
            <w:r w:rsidR="00643500" w:rsidRPr="00643500">
              <w:rPr>
                <w:webHidden/>
              </w:rPr>
              <w:fldChar w:fldCharType="separate"/>
            </w:r>
            <w:r w:rsidR="000D7032">
              <w:rPr>
                <w:webHidden/>
              </w:rPr>
              <w:t>36</w:t>
            </w:r>
            <w:r w:rsidR="00643500" w:rsidRPr="00643500">
              <w:rPr>
                <w:webHidden/>
              </w:rPr>
              <w:fldChar w:fldCharType="end"/>
            </w:r>
          </w:hyperlink>
        </w:p>
        <w:p w14:paraId="12384849" w14:textId="622BBBEA" w:rsidR="00643500" w:rsidRPr="00643500" w:rsidRDefault="00426D8C" w:rsidP="00643500">
          <w:pPr>
            <w:pStyle w:val="ndice1"/>
            <w:spacing w:line="360" w:lineRule="auto"/>
            <w:rPr>
              <w:rFonts w:asciiTheme="minorHAnsi" w:eastAsiaTheme="minorEastAsia" w:hAnsiTheme="minorHAnsi" w:cstheme="minorBidi"/>
              <w:sz w:val="22"/>
              <w:szCs w:val="22"/>
              <w:lang w:val="en-US"/>
            </w:rPr>
          </w:pPr>
          <w:hyperlink w:anchor="_Toc20366968" w:history="1">
            <w:r w:rsidR="00643500" w:rsidRPr="00643500">
              <w:rPr>
                <w:rStyle w:val="Hiperligao"/>
              </w:rPr>
              <w:t>3.4.1.Portadores de deficiência em Moçambique</w:t>
            </w:r>
            <w:r w:rsidR="00643500" w:rsidRPr="00643500">
              <w:rPr>
                <w:webHidden/>
              </w:rPr>
              <w:tab/>
            </w:r>
            <w:r w:rsidR="00643500" w:rsidRPr="00643500">
              <w:rPr>
                <w:webHidden/>
              </w:rPr>
              <w:fldChar w:fldCharType="begin"/>
            </w:r>
            <w:r w:rsidR="00643500" w:rsidRPr="00643500">
              <w:rPr>
                <w:webHidden/>
              </w:rPr>
              <w:instrText xml:space="preserve"> PAGEREF _Toc20366968 \h </w:instrText>
            </w:r>
            <w:r w:rsidR="00643500" w:rsidRPr="00643500">
              <w:rPr>
                <w:webHidden/>
              </w:rPr>
            </w:r>
            <w:r w:rsidR="00643500" w:rsidRPr="00643500">
              <w:rPr>
                <w:webHidden/>
              </w:rPr>
              <w:fldChar w:fldCharType="separate"/>
            </w:r>
            <w:r w:rsidR="000D7032">
              <w:rPr>
                <w:webHidden/>
              </w:rPr>
              <w:t>39</w:t>
            </w:r>
            <w:r w:rsidR="00643500" w:rsidRPr="00643500">
              <w:rPr>
                <w:webHidden/>
              </w:rPr>
              <w:fldChar w:fldCharType="end"/>
            </w:r>
          </w:hyperlink>
        </w:p>
        <w:p w14:paraId="1439E061" w14:textId="7E314369" w:rsidR="00643500" w:rsidRPr="00643500" w:rsidRDefault="00426D8C" w:rsidP="00643500">
          <w:pPr>
            <w:pStyle w:val="ndice1"/>
            <w:spacing w:line="360" w:lineRule="auto"/>
            <w:rPr>
              <w:rFonts w:asciiTheme="minorHAnsi" w:eastAsiaTheme="minorEastAsia" w:hAnsiTheme="minorHAnsi" w:cstheme="minorBidi"/>
              <w:sz w:val="22"/>
              <w:szCs w:val="22"/>
              <w:lang w:val="en-US"/>
            </w:rPr>
          </w:pPr>
          <w:hyperlink w:anchor="_Toc20366969" w:history="1">
            <w:r w:rsidR="00643500" w:rsidRPr="00643500">
              <w:rPr>
                <w:rStyle w:val="Hiperligao"/>
              </w:rPr>
              <w:t>Políticas educacionais para inserção de pessoas portadoras de deficiência no ensino</w:t>
            </w:r>
            <w:r w:rsidR="00643500" w:rsidRPr="00643500">
              <w:rPr>
                <w:webHidden/>
              </w:rPr>
              <w:tab/>
            </w:r>
            <w:r w:rsidR="00643500" w:rsidRPr="00643500">
              <w:rPr>
                <w:webHidden/>
              </w:rPr>
              <w:fldChar w:fldCharType="begin"/>
            </w:r>
            <w:r w:rsidR="00643500" w:rsidRPr="00643500">
              <w:rPr>
                <w:webHidden/>
              </w:rPr>
              <w:instrText xml:space="preserve"> PAGEREF _Toc20366969 \h </w:instrText>
            </w:r>
            <w:r w:rsidR="00643500" w:rsidRPr="00643500">
              <w:rPr>
                <w:webHidden/>
              </w:rPr>
            </w:r>
            <w:r w:rsidR="00643500" w:rsidRPr="00643500">
              <w:rPr>
                <w:webHidden/>
              </w:rPr>
              <w:fldChar w:fldCharType="separate"/>
            </w:r>
            <w:r w:rsidR="000D7032">
              <w:rPr>
                <w:webHidden/>
              </w:rPr>
              <w:t>44</w:t>
            </w:r>
            <w:r w:rsidR="00643500" w:rsidRPr="00643500">
              <w:rPr>
                <w:webHidden/>
              </w:rPr>
              <w:fldChar w:fldCharType="end"/>
            </w:r>
          </w:hyperlink>
        </w:p>
        <w:p w14:paraId="0B61A423" w14:textId="26CB23C6" w:rsidR="00643500" w:rsidRPr="00643500" w:rsidRDefault="00426D8C" w:rsidP="00643500">
          <w:pPr>
            <w:pStyle w:val="ndice1"/>
            <w:spacing w:line="360" w:lineRule="auto"/>
            <w:rPr>
              <w:rFonts w:asciiTheme="minorHAnsi" w:eastAsiaTheme="minorEastAsia" w:hAnsiTheme="minorHAnsi" w:cstheme="minorBidi"/>
              <w:sz w:val="22"/>
              <w:szCs w:val="22"/>
              <w:lang w:val="en-US"/>
            </w:rPr>
          </w:pPr>
          <w:hyperlink w:anchor="_Toc20366970" w:history="1">
            <w:r w:rsidR="00643500" w:rsidRPr="00643500">
              <w:rPr>
                <w:rStyle w:val="Hiperligao"/>
                <w:rFonts w:eastAsia="Times New Roman"/>
              </w:rPr>
              <w:t>3.5. Tecnologias aplicadas à educação</w:t>
            </w:r>
            <w:r w:rsidR="00643500" w:rsidRPr="00643500">
              <w:rPr>
                <w:webHidden/>
              </w:rPr>
              <w:tab/>
            </w:r>
            <w:r w:rsidR="00643500" w:rsidRPr="00643500">
              <w:rPr>
                <w:webHidden/>
              </w:rPr>
              <w:fldChar w:fldCharType="begin"/>
            </w:r>
            <w:r w:rsidR="00643500" w:rsidRPr="00643500">
              <w:rPr>
                <w:webHidden/>
              </w:rPr>
              <w:instrText xml:space="preserve"> PAGEREF _Toc20366970 \h </w:instrText>
            </w:r>
            <w:r w:rsidR="00643500" w:rsidRPr="00643500">
              <w:rPr>
                <w:webHidden/>
              </w:rPr>
            </w:r>
            <w:r w:rsidR="00643500" w:rsidRPr="00643500">
              <w:rPr>
                <w:webHidden/>
              </w:rPr>
              <w:fldChar w:fldCharType="separate"/>
            </w:r>
            <w:r w:rsidR="000D7032">
              <w:rPr>
                <w:webHidden/>
              </w:rPr>
              <w:t>49</w:t>
            </w:r>
            <w:r w:rsidR="00643500" w:rsidRPr="00643500">
              <w:rPr>
                <w:webHidden/>
              </w:rPr>
              <w:fldChar w:fldCharType="end"/>
            </w:r>
          </w:hyperlink>
        </w:p>
        <w:p w14:paraId="5BA62AB4" w14:textId="50FE6DC9" w:rsidR="00643500" w:rsidRPr="00643500" w:rsidRDefault="00426D8C" w:rsidP="00643500">
          <w:pPr>
            <w:pStyle w:val="ndice1"/>
            <w:spacing w:line="360" w:lineRule="auto"/>
            <w:rPr>
              <w:rFonts w:asciiTheme="minorHAnsi" w:eastAsiaTheme="minorEastAsia" w:hAnsiTheme="minorHAnsi" w:cstheme="minorBidi"/>
              <w:sz w:val="22"/>
              <w:szCs w:val="22"/>
              <w:lang w:val="en-US"/>
            </w:rPr>
          </w:pPr>
          <w:hyperlink w:anchor="_Toc20366973" w:history="1">
            <w:r w:rsidR="00643500" w:rsidRPr="00643500">
              <w:rPr>
                <w:rStyle w:val="Hiperligao"/>
                <w:rFonts w:eastAsia="Times New Roman"/>
              </w:rPr>
              <w:t>4.</w:t>
            </w:r>
          </w:hyperlink>
          <w:hyperlink w:anchor="_Toc20366974" w:history="1">
            <w:r w:rsidR="00643500" w:rsidRPr="00643500">
              <w:rPr>
                <w:rStyle w:val="Hiperligao"/>
              </w:rPr>
              <w:t>Tecnologia Assistida para Deficientes Auditivos</w:t>
            </w:r>
            <w:r w:rsidR="00643500" w:rsidRPr="00643500">
              <w:rPr>
                <w:webHidden/>
              </w:rPr>
              <w:tab/>
            </w:r>
            <w:r w:rsidR="00643500" w:rsidRPr="00643500">
              <w:rPr>
                <w:webHidden/>
              </w:rPr>
              <w:fldChar w:fldCharType="begin"/>
            </w:r>
            <w:r w:rsidR="00643500" w:rsidRPr="00643500">
              <w:rPr>
                <w:webHidden/>
              </w:rPr>
              <w:instrText xml:space="preserve"> PAGEREF _Toc20366974 \h </w:instrText>
            </w:r>
            <w:r w:rsidR="00643500" w:rsidRPr="00643500">
              <w:rPr>
                <w:webHidden/>
              </w:rPr>
            </w:r>
            <w:r w:rsidR="00643500" w:rsidRPr="00643500">
              <w:rPr>
                <w:webHidden/>
              </w:rPr>
              <w:fldChar w:fldCharType="separate"/>
            </w:r>
            <w:r w:rsidR="000D7032">
              <w:rPr>
                <w:webHidden/>
              </w:rPr>
              <w:t>53</w:t>
            </w:r>
            <w:r w:rsidR="00643500" w:rsidRPr="00643500">
              <w:rPr>
                <w:webHidden/>
              </w:rPr>
              <w:fldChar w:fldCharType="end"/>
            </w:r>
          </w:hyperlink>
        </w:p>
        <w:p w14:paraId="10C12E09" w14:textId="1DBC40BD" w:rsidR="00643500" w:rsidRPr="00643500" w:rsidRDefault="00426D8C" w:rsidP="00643500">
          <w:pPr>
            <w:pStyle w:val="ndice1"/>
            <w:spacing w:line="360" w:lineRule="auto"/>
            <w:rPr>
              <w:rFonts w:asciiTheme="minorHAnsi" w:eastAsiaTheme="minorEastAsia" w:hAnsiTheme="minorHAnsi" w:cstheme="minorBidi"/>
              <w:sz w:val="22"/>
              <w:szCs w:val="22"/>
              <w:lang w:val="en-US"/>
            </w:rPr>
          </w:pPr>
          <w:hyperlink w:anchor="_Toc20366975" w:history="1">
            <w:r w:rsidR="00643500" w:rsidRPr="00643500">
              <w:rPr>
                <w:rStyle w:val="Hiperligao"/>
              </w:rPr>
              <w:t>4.1. Aplicativos móveis na educação de portadores de deficiência auditiva</w:t>
            </w:r>
            <w:r w:rsidR="00643500" w:rsidRPr="00643500">
              <w:rPr>
                <w:webHidden/>
              </w:rPr>
              <w:tab/>
            </w:r>
            <w:r w:rsidR="00643500" w:rsidRPr="00643500">
              <w:rPr>
                <w:webHidden/>
              </w:rPr>
              <w:fldChar w:fldCharType="begin"/>
            </w:r>
            <w:r w:rsidR="00643500" w:rsidRPr="00643500">
              <w:rPr>
                <w:webHidden/>
              </w:rPr>
              <w:instrText xml:space="preserve"> PAGEREF _Toc20366975 \h </w:instrText>
            </w:r>
            <w:r w:rsidR="00643500" w:rsidRPr="00643500">
              <w:rPr>
                <w:webHidden/>
              </w:rPr>
            </w:r>
            <w:r w:rsidR="00643500" w:rsidRPr="00643500">
              <w:rPr>
                <w:webHidden/>
              </w:rPr>
              <w:fldChar w:fldCharType="separate"/>
            </w:r>
            <w:r w:rsidR="000D7032">
              <w:rPr>
                <w:webHidden/>
              </w:rPr>
              <w:t>56</w:t>
            </w:r>
            <w:r w:rsidR="00643500" w:rsidRPr="00643500">
              <w:rPr>
                <w:webHidden/>
              </w:rPr>
              <w:fldChar w:fldCharType="end"/>
            </w:r>
          </w:hyperlink>
        </w:p>
        <w:p w14:paraId="5E0FBF4C" w14:textId="28B6E72B" w:rsidR="00643500" w:rsidRPr="00643500" w:rsidRDefault="00426D8C" w:rsidP="00643500">
          <w:pPr>
            <w:pStyle w:val="ndice1"/>
            <w:spacing w:line="360" w:lineRule="auto"/>
            <w:rPr>
              <w:rFonts w:asciiTheme="minorHAnsi" w:eastAsiaTheme="minorEastAsia" w:hAnsiTheme="minorHAnsi" w:cstheme="minorBidi"/>
              <w:sz w:val="22"/>
              <w:szCs w:val="22"/>
              <w:lang w:val="en-US"/>
            </w:rPr>
          </w:pPr>
          <w:hyperlink w:anchor="_Toc20366976" w:history="1">
            <w:r w:rsidR="00643500" w:rsidRPr="00643500">
              <w:rPr>
                <w:rStyle w:val="Hiperligao"/>
              </w:rPr>
              <w:t>CAPÍTULO IV. APRESENTAÇÃO, ANÁLISE E DISCUSSÃO DOS</w:t>
            </w:r>
            <w:r w:rsidR="00643500" w:rsidRPr="00643500">
              <w:rPr>
                <w:webHidden/>
              </w:rPr>
              <w:tab/>
            </w:r>
            <w:r w:rsidR="00643500" w:rsidRPr="00643500">
              <w:rPr>
                <w:webHidden/>
              </w:rPr>
              <w:fldChar w:fldCharType="begin"/>
            </w:r>
            <w:r w:rsidR="00643500" w:rsidRPr="00643500">
              <w:rPr>
                <w:webHidden/>
              </w:rPr>
              <w:instrText xml:space="preserve"> PAGEREF _Toc20366976 \h </w:instrText>
            </w:r>
            <w:r w:rsidR="00643500" w:rsidRPr="00643500">
              <w:rPr>
                <w:webHidden/>
              </w:rPr>
            </w:r>
            <w:r w:rsidR="00643500" w:rsidRPr="00643500">
              <w:rPr>
                <w:webHidden/>
              </w:rPr>
              <w:fldChar w:fldCharType="separate"/>
            </w:r>
            <w:r w:rsidR="000D7032">
              <w:rPr>
                <w:webHidden/>
              </w:rPr>
              <w:t>68</w:t>
            </w:r>
            <w:r w:rsidR="00643500" w:rsidRPr="00643500">
              <w:rPr>
                <w:webHidden/>
              </w:rPr>
              <w:fldChar w:fldCharType="end"/>
            </w:r>
          </w:hyperlink>
        </w:p>
        <w:p w14:paraId="1D2AB103" w14:textId="2258B8DE" w:rsidR="00643500" w:rsidRPr="00643500" w:rsidRDefault="00426D8C" w:rsidP="00643500">
          <w:pPr>
            <w:pStyle w:val="ndice1"/>
            <w:spacing w:line="360" w:lineRule="auto"/>
            <w:rPr>
              <w:rFonts w:asciiTheme="minorHAnsi" w:eastAsiaTheme="minorEastAsia" w:hAnsiTheme="minorHAnsi" w:cstheme="minorBidi"/>
              <w:sz w:val="22"/>
              <w:szCs w:val="22"/>
              <w:lang w:val="en-US"/>
            </w:rPr>
          </w:pPr>
          <w:hyperlink w:anchor="_Toc20366977" w:history="1">
            <w:r w:rsidR="00643500" w:rsidRPr="00643500">
              <w:rPr>
                <w:rStyle w:val="Hiperligao"/>
              </w:rPr>
              <w:t>4.1. Apresentação e análise dos resultados</w:t>
            </w:r>
            <w:r w:rsidR="00643500" w:rsidRPr="00643500">
              <w:rPr>
                <w:webHidden/>
              </w:rPr>
              <w:tab/>
            </w:r>
            <w:r w:rsidR="00643500" w:rsidRPr="00643500">
              <w:rPr>
                <w:webHidden/>
              </w:rPr>
              <w:fldChar w:fldCharType="begin"/>
            </w:r>
            <w:r w:rsidR="00643500" w:rsidRPr="00643500">
              <w:rPr>
                <w:webHidden/>
              </w:rPr>
              <w:instrText xml:space="preserve"> PAGEREF _Toc20366977 \h </w:instrText>
            </w:r>
            <w:r w:rsidR="00643500" w:rsidRPr="00643500">
              <w:rPr>
                <w:webHidden/>
              </w:rPr>
            </w:r>
            <w:r w:rsidR="00643500" w:rsidRPr="00643500">
              <w:rPr>
                <w:webHidden/>
              </w:rPr>
              <w:fldChar w:fldCharType="separate"/>
            </w:r>
            <w:r w:rsidR="000D7032">
              <w:rPr>
                <w:webHidden/>
              </w:rPr>
              <w:t>68</w:t>
            </w:r>
            <w:r w:rsidR="00643500" w:rsidRPr="00643500">
              <w:rPr>
                <w:webHidden/>
              </w:rPr>
              <w:fldChar w:fldCharType="end"/>
            </w:r>
          </w:hyperlink>
        </w:p>
        <w:p w14:paraId="09D570DF" w14:textId="18E26D84" w:rsidR="00643500" w:rsidRPr="00643500" w:rsidRDefault="00426D8C" w:rsidP="00643500">
          <w:pPr>
            <w:pStyle w:val="ndice1"/>
            <w:spacing w:line="360" w:lineRule="auto"/>
            <w:rPr>
              <w:rFonts w:asciiTheme="minorHAnsi" w:eastAsiaTheme="minorEastAsia" w:hAnsiTheme="minorHAnsi" w:cstheme="minorBidi"/>
              <w:sz w:val="22"/>
              <w:szCs w:val="22"/>
              <w:lang w:val="en-US"/>
            </w:rPr>
          </w:pPr>
          <w:hyperlink w:anchor="_Toc20366978" w:history="1">
            <w:r w:rsidR="00643500" w:rsidRPr="00643500">
              <w:rPr>
                <w:rStyle w:val="Hiperligao"/>
              </w:rPr>
              <w:t>4.1.1. Análise de dados da entrevista ao Director Pedagógico da Escola Secundária de Tete</w:t>
            </w:r>
            <w:r w:rsidR="00643500" w:rsidRPr="00643500">
              <w:rPr>
                <w:webHidden/>
              </w:rPr>
              <w:tab/>
            </w:r>
            <w:r w:rsidR="00643500" w:rsidRPr="00643500">
              <w:rPr>
                <w:webHidden/>
              </w:rPr>
              <w:fldChar w:fldCharType="begin"/>
            </w:r>
            <w:r w:rsidR="00643500" w:rsidRPr="00643500">
              <w:rPr>
                <w:webHidden/>
              </w:rPr>
              <w:instrText xml:space="preserve"> PAGEREF _Toc20366978 \h </w:instrText>
            </w:r>
            <w:r w:rsidR="00643500" w:rsidRPr="00643500">
              <w:rPr>
                <w:webHidden/>
              </w:rPr>
            </w:r>
            <w:r w:rsidR="00643500" w:rsidRPr="00643500">
              <w:rPr>
                <w:webHidden/>
              </w:rPr>
              <w:fldChar w:fldCharType="separate"/>
            </w:r>
            <w:r w:rsidR="000D7032">
              <w:rPr>
                <w:webHidden/>
              </w:rPr>
              <w:t>68</w:t>
            </w:r>
            <w:r w:rsidR="00643500" w:rsidRPr="00643500">
              <w:rPr>
                <w:webHidden/>
              </w:rPr>
              <w:fldChar w:fldCharType="end"/>
            </w:r>
          </w:hyperlink>
        </w:p>
        <w:p w14:paraId="45099FC9" w14:textId="56D12E63" w:rsidR="007C5086" w:rsidRDefault="007C5086" w:rsidP="00643500">
          <w:pPr>
            <w:pStyle w:val="ndice1"/>
            <w:spacing w:line="360" w:lineRule="auto"/>
          </w:pPr>
          <w:r w:rsidRPr="007C5086">
            <w:t>4.1.2. Implementação do projecto (fase piloto)</w:t>
          </w:r>
          <w:r>
            <w:t>…………………………………...</w:t>
          </w:r>
          <w:bookmarkStart w:id="8" w:name="_GoBack"/>
          <w:bookmarkEnd w:id="8"/>
          <w:r>
            <w:t>……74</w:t>
          </w:r>
        </w:p>
        <w:p w14:paraId="310672A9" w14:textId="42DD7621" w:rsidR="00643500" w:rsidRPr="00643500" w:rsidRDefault="00426D8C" w:rsidP="00643500">
          <w:pPr>
            <w:pStyle w:val="ndice1"/>
            <w:spacing w:line="360" w:lineRule="auto"/>
            <w:rPr>
              <w:rFonts w:asciiTheme="minorHAnsi" w:eastAsiaTheme="minorEastAsia" w:hAnsiTheme="minorHAnsi" w:cstheme="minorBidi"/>
              <w:sz w:val="22"/>
              <w:szCs w:val="22"/>
              <w:lang w:val="en-US"/>
            </w:rPr>
          </w:pPr>
          <w:hyperlink w:anchor="_Toc20366979" w:history="1">
            <w:r w:rsidR="00643500" w:rsidRPr="00643500">
              <w:rPr>
                <w:rStyle w:val="Hiperligao"/>
              </w:rPr>
              <w:t>5.</w:t>
            </w:r>
          </w:hyperlink>
          <w:hyperlink w:anchor="_Toc20366980" w:history="1">
            <w:r w:rsidR="00643500" w:rsidRPr="00643500">
              <w:rPr>
                <w:rStyle w:val="Hiperligao"/>
              </w:rPr>
              <w:t>CONCLUSÃO</w:t>
            </w:r>
            <w:r w:rsidR="00643500" w:rsidRPr="00643500">
              <w:rPr>
                <w:webHidden/>
              </w:rPr>
              <w:tab/>
            </w:r>
            <w:r w:rsidR="00643500" w:rsidRPr="00643500">
              <w:rPr>
                <w:webHidden/>
              </w:rPr>
              <w:fldChar w:fldCharType="begin"/>
            </w:r>
            <w:r w:rsidR="00643500" w:rsidRPr="00643500">
              <w:rPr>
                <w:webHidden/>
              </w:rPr>
              <w:instrText xml:space="preserve"> PAGEREF _Toc20366980 \h </w:instrText>
            </w:r>
            <w:r w:rsidR="00643500" w:rsidRPr="00643500">
              <w:rPr>
                <w:webHidden/>
              </w:rPr>
            </w:r>
            <w:r w:rsidR="00643500" w:rsidRPr="00643500">
              <w:rPr>
                <w:webHidden/>
              </w:rPr>
              <w:fldChar w:fldCharType="separate"/>
            </w:r>
            <w:r w:rsidR="000D7032">
              <w:rPr>
                <w:webHidden/>
              </w:rPr>
              <w:t>74</w:t>
            </w:r>
            <w:r w:rsidR="00643500" w:rsidRPr="00643500">
              <w:rPr>
                <w:webHidden/>
              </w:rPr>
              <w:fldChar w:fldCharType="end"/>
            </w:r>
          </w:hyperlink>
        </w:p>
        <w:p w14:paraId="5F697E22" w14:textId="28206AC5" w:rsidR="00643500" w:rsidRPr="00643500" w:rsidRDefault="00426D8C" w:rsidP="00643500">
          <w:pPr>
            <w:pStyle w:val="ndice1"/>
            <w:spacing w:line="360" w:lineRule="auto"/>
            <w:rPr>
              <w:rFonts w:asciiTheme="minorHAnsi" w:eastAsiaTheme="minorEastAsia" w:hAnsiTheme="minorHAnsi" w:cstheme="minorBidi"/>
              <w:sz w:val="22"/>
              <w:szCs w:val="22"/>
              <w:lang w:val="en-US"/>
            </w:rPr>
          </w:pPr>
          <w:hyperlink w:anchor="_Toc20366981" w:history="1">
            <w:r w:rsidR="00643500" w:rsidRPr="00643500">
              <w:rPr>
                <w:rStyle w:val="Hiperligao"/>
              </w:rPr>
              <w:t>BIBLIOGRAFIA</w:t>
            </w:r>
            <w:r w:rsidR="00643500" w:rsidRPr="00643500">
              <w:rPr>
                <w:webHidden/>
              </w:rPr>
              <w:tab/>
            </w:r>
            <w:r w:rsidR="00643500" w:rsidRPr="00643500">
              <w:rPr>
                <w:webHidden/>
              </w:rPr>
              <w:fldChar w:fldCharType="begin"/>
            </w:r>
            <w:r w:rsidR="00643500" w:rsidRPr="00643500">
              <w:rPr>
                <w:webHidden/>
              </w:rPr>
              <w:instrText xml:space="preserve"> PAGEREF _Toc20366981 \h </w:instrText>
            </w:r>
            <w:r w:rsidR="00643500" w:rsidRPr="00643500">
              <w:rPr>
                <w:webHidden/>
              </w:rPr>
            </w:r>
            <w:r w:rsidR="00643500" w:rsidRPr="00643500">
              <w:rPr>
                <w:webHidden/>
              </w:rPr>
              <w:fldChar w:fldCharType="separate"/>
            </w:r>
            <w:r w:rsidR="000D7032">
              <w:rPr>
                <w:webHidden/>
              </w:rPr>
              <w:t>76</w:t>
            </w:r>
            <w:r w:rsidR="00643500" w:rsidRPr="00643500">
              <w:rPr>
                <w:webHidden/>
              </w:rPr>
              <w:fldChar w:fldCharType="end"/>
            </w:r>
          </w:hyperlink>
        </w:p>
        <w:p w14:paraId="6D18B5CA" w14:textId="43FAC1E2" w:rsidR="00643500" w:rsidRDefault="00426D8C" w:rsidP="00643500">
          <w:pPr>
            <w:pStyle w:val="ndice1"/>
            <w:spacing w:line="360" w:lineRule="auto"/>
            <w:rPr>
              <w:rFonts w:asciiTheme="minorHAnsi" w:eastAsiaTheme="minorEastAsia" w:hAnsiTheme="minorHAnsi" w:cstheme="minorBidi"/>
              <w:sz w:val="22"/>
              <w:szCs w:val="22"/>
              <w:lang w:val="en-US"/>
            </w:rPr>
          </w:pPr>
          <w:hyperlink w:anchor="_Toc20366982" w:history="1">
            <w:r w:rsidR="00643500" w:rsidRPr="00643500">
              <w:rPr>
                <w:rStyle w:val="Hiperligao"/>
              </w:rPr>
              <w:t>APÊNDICE</w:t>
            </w:r>
            <w:r w:rsidR="00643500" w:rsidRPr="00643500">
              <w:rPr>
                <w:webHidden/>
              </w:rPr>
              <w:tab/>
            </w:r>
            <w:r w:rsidR="00643500" w:rsidRPr="00643500">
              <w:rPr>
                <w:webHidden/>
              </w:rPr>
              <w:fldChar w:fldCharType="begin"/>
            </w:r>
            <w:r w:rsidR="00643500" w:rsidRPr="00643500">
              <w:rPr>
                <w:webHidden/>
              </w:rPr>
              <w:instrText xml:space="preserve"> PAGEREF _Toc20366982 \h </w:instrText>
            </w:r>
            <w:r w:rsidR="00643500" w:rsidRPr="00643500">
              <w:rPr>
                <w:webHidden/>
              </w:rPr>
            </w:r>
            <w:r w:rsidR="00643500" w:rsidRPr="00643500">
              <w:rPr>
                <w:webHidden/>
              </w:rPr>
              <w:fldChar w:fldCharType="separate"/>
            </w:r>
            <w:r w:rsidR="000D7032">
              <w:rPr>
                <w:webHidden/>
              </w:rPr>
              <w:t>80</w:t>
            </w:r>
            <w:r w:rsidR="00643500" w:rsidRPr="00643500">
              <w:rPr>
                <w:webHidden/>
              </w:rPr>
              <w:fldChar w:fldCharType="end"/>
            </w:r>
          </w:hyperlink>
        </w:p>
        <w:p w14:paraId="2A0F39B5" w14:textId="79B70368" w:rsidR="00A04F89" w:rsidRPr="00B003BD" w:rsidRDefault="00A04F89" w:rsidP="00643500">
          <w:pPr>
            <w:spacing w:line="360" w:lineRule="auto"/>
            <w:rPr>
              <w:ins w:id="9" w:author="Sousa" w:date="2019-08-04T19:05:00Z"/>
              <w:rFonts w:ascii="Times New Roman" w:hAnsi="Times New Roman"/>
              <w:bCs/>
              <w:sz w:val="24"/>
              <w:szCs w:val="24"/>
              <w:rPrChange w:id="10" w:author="Sousa" w:date="2019-08-04T19:07:00Z">
                <w:rPr>
                  <w:ins w:id="11" w:author="Sousa" w:date="2019-08-04T19:05:00Z"/>
                  <w:b/>
                  <w:bCs/>
                </w:rPr>
              </w:rPrChange>
            </w:rPr>
          </w:pPr>
          <w:ins w:id="12" w:author="Sousa" w:date="2019-08-04T19:05:00Z">
            <w:r w:rsidRPr="00643500">
              <w:rPr>
                <w:rFonts w:ascii="Times New Roman" w:hAnsi="Times New Roman"/>
                <w:bCs/>
                <w:sz w:val="24"/>
                <w:szCs w:val="24"/>
                <w:rPrChange w:id="13" w:author="Sousa" w:date="2019-08-04T19:07:00Z">
                  <w:rPr>
                    <w:rFonts w:asciiTheme="majorHAnsi" w:eastAsiaTheme="majorEastAsia" w:hAnsiTheme="majorHAnsi" w:cstheme="majorBidi"/>
                    <w:b/>
                    <w:bCs/>
                    <w:color w:val="2E74B5" w:themeColor="accent1" w:themeShade="BF"/>
                    <w:sz w:val="32"/>
                    <w:szCs w:val="32"/>
                    <w:lang w:eastAsia="pt-PT"/>
                  </w:rPr>
                </w:rPrChange>
              </w:rPr>
              <w:fldChar w:fldCharType="end"/>
            </w:r>
          </w:ins>
        </w:p>
        <w:customXmlInsRangeStart w:id="14" w:author="Sousa" w:date="2019-08-04T19:05:00Z"/>
      </w:sdtContent>
    </w:sdt>
    <w:customXmlInsRangeEnd w:id="14"/>
    <w:p w14:paraId="488CCD8E" w14:textId="01FF39FA" w:rsidR="004A2395" w:rsidRPr="00B003BD" w:rsidDel="002B79CC" w:rsidRDefault="004A2395" w:rsidP="00B003BD">
      <w:pPr>
        <w:pStyle w:val="Cabealho1"/>
        <w:spacing w:line="360" w:lineRule="auto"/>
        <w:rPr>
          <w:del w:id="15" w:author="Sousa" w:date="2019-08-04T18:34:00Z"/>
          <w:rFonts w:ascii="Times New Roman" w:hAnsi="Times New Roman" w:cs="Times New Roman"/>
          <w:color w:val="auto"/>
          <w:sz w:val="24"/>
          <w:szCs w:val="24"/>
        </w:rPr>
      </w:pPr>
    </w:p>
    <w:p w14:paraId="375FEF1B" w14:textId="137091FB" w:rsidR="002B79CC" w:rsidRPr="00B003BD" w:rsidRDefault="002B79CC">
      <w:pPr>
        <w:spacing w:line="360" w:lineRule="auto"/>
        <w:rPr>
          <w:ins w:id="16" w:author="Sousa" w:date="2019-08-04T19:36:00Z"/>
        </w:rPr>
        <w:pPrChange w:id="17" w:author="Sousa" w:date="2019-08-04T19:36:00Z">
          <w:pPr>
            <w:pStyle w:val="Cabealho1"/>
          </w:pPr>
        </w:pPrChange>
      </w:pPr>
    </w:p>
    <w:p w14:paraId="609CF3B1" w14:textId="476D1AF8" w:rsidR="002B79CC" w:rsidRPr="002C08B1" w:rsidRDefault="002B79CC">
      <w:pPr>
        <w:spacing w:line="360" w:lineRule="auto"/>
        <w:rPr>
          <w:ins w:id="18" w:author="Sousa" w:date="2019-08-04T19:36:00Z"/>
        </w:rPr>
        <w:pPrChange w:id="19" w:author="Sousa" w:date="2019-08-04T19:36:00Z">
          <w:pPr>
            <w:pStyle w:val="Cabealho1"/>
          </w:pPr>
        </w:pPrChange>
      </w:pPr>
    </w:p>
    <w:p w14:paraId="3FB06CF1" w14:textId="72F10672" w:rsidR="002B79CC" w:rsidRPr="002C08B1" w:rsidRDefault="002B79CC">
      <w:pPr>
        <w:spacing w:line="360" w:lineRule="auto"/>
        <w:rPr>
          <w:ins w:id="20" w:author="Sousa" w:date="2019-08-04T19:36:00Z"/>
        </w:rPr>
        <w:pPrChange w:id="21" w:author="Sousa" w:date="2019-08-04T19:36:00Z">
          <w:pPr>
            <w:pStyle w:val="Cabealho1"/>
          </w:pPr>
        </w:pPrChange>
      </w:pPr>
    </w:p>
    <w:p w14:paraId="23913A54" w14:textId="65CA38B2" w:rsidR="002B79CC" w:rsidRPr="002C08B1" w:rsidRDefault="002B79CC">
      <w:pPr>
        <w:spacing w:line="360" w:lineRule="auto"/>
        <w:rPr>
          <w:ins w:id="22" w:author="Sousa" w:date="2019-08-04T19:36:00Z"/>
        </w:rPr>
        <w:pPrChange w:id="23" w:author="Sousa" w:date="2019-08-04T19:36:00Z">
          <w:pPr>
            <w:pStyle w:val="Cabealho1"/>
          </w:pPr>
        </w:pPrChange>
      </w:pPr>
    </w:p>
    <w:p w14:paraId="20360138" w14:textId="1E5C80BA" w:rsidR="002B79CC" w:rsidRPr="002C08B1" w:rsidRDefault="002B79CC">
      <w:pPr>
        <w:spacing w:line="360" w:lineRule="auto"/>
        <w:rPr>
          <w:ins w:id="24" w:author="Sousa" w:date="2019-08-04T19:36:00Z"/>
        </w:rPr>
        <w:pPrChange w:id="25" w:author="Sousa" w:date="2019-08-04T19:36:00Z">
          <w:pPr>
            <w:pStyle w:val="Cabealho1"/>
          </w:pPr>
        </w:pPrChange>
      </w:pPr>
    </w:p>
    <w:p w14:paraId="5DC31225" w14:textId="5AB1B2DA" w:rsidR="002B79CC" w:rsidRPr="002C08B1" w:rsidRDefault="002B79CC">
      <w:pPr>
        <w:rPr>
          <w:ins w:id="26" w:author="Sousa" w:date="2019-08-04T19:36:00Z"/>
        </w:rPr>
        <w:pPrChange w:id="27" w:author="Sousa" w:date="2019-08-04T19:36:00Z">
          <w:pPr>
            <w:pStyle w:val="Cabealho1"/>
          </w:pPr>
        </w:pPrChange>
      </w:pPr>
    </w:p>
    <w:p w14:paraId="6E272A50" w14:textId="5F020079" w:rsidR="002B79CC" w:rsidRPr="002C08B1" w:rsidRDefault="002B79CC">
      <w:pPr>
        <w:rPr>
          <w:ins w:id="28" w:author="Sousa" w:date="2019-08-04T19:36:00Z"/>
        </w:rPr>
        <w:pPrChange w:id="29" w:author="Sousa" w:date="2019-08-04T19:36:00Z">
          <w:pPr>
            <w:pStyle w:val="Cabealho1"/>
          </w:pPr>
        </w:pPrChange>
      </w:pPr>
    </w:p>
    <w:p w14:paraId="6AD91AE4" w14:textId="37C460FB" w:rsidR="002B79CC" w:rsidRPr="002C08B1" w:rsidRDefault="002B79CC">
      <w:pPr>
        <w:ind w:left="708" w:hanging="708"/>
        <w:rPr>
          <w:ins w:id="30" w:author="Sousa" w:date="2019-08-04T19:36:00Z"/>
        </w:rPr>
        <w:pPrChange w:id="31" w:author="Sousa" w:date="2019-08-04T19:36:00Z">
          <w:pPr>
            <w:pStyle w:val="Cabealho1"/>
          </w:pPr>
        </w:pPrChange>
      </w:pPr>
    </w:p>
    <w:p w14:paraId="03C94F89" w14:textId="5ED1CAAC" w:rsidR="002B79CC" w:rsidRPr="002C08B1" w:rsidRDefault="002B79CC">
      <w:pPr>
        <w:rPr>
          <w:ins w:id="32" w:author="Sousa" w:date="2019-08-04T19:36:00Z"/>
        </w:rPr>
        <w:pPrChange w:id="33" w:author="Sousa" w:date="2019-08-04T19:36:00Z">
          <w:pPr>
            <w:pStyle w:val="Cabealho1"/>
          </w:pPr>
        </w:pPrChange>
      </w:pPr>
    </w:p>
    <w:p w14:paraId="0F967708" w14:textId="77777777" w:rsidR="000D7032" w:rsidRDefault="000D7032" w:rsidP="00952353">
      <w:pPr>
        <w:jc w:val="center"/>
        <w:rPr>
          <w:rFonts w:ascii="Times New Roman" w:eastAsia="Times New Roman" w:hAnsi="Times New Roman"/>
          <w:b/>
          <w:kern w:val="28"/>
          <w:sz w:val="24"/>
          <w:szCs w:val="20"/>
        </w:rPr>
      </w:pPr>
    </w:p>
    <w:p w14:paraId="5D11EEE3" w14:textId="059DBE34" w:rsidR="00B5343B" w:rsidRPr="00B5343B" w:rsidRDefault="002C08B1" w:rsidP="00952353">
      <w:pPr>
        <w:jc w:val="center"/>
        <w:rPr>
          <w:rFonts w:ascii="Times New Roman" w:eastAsia="Times New Roman" w:hAnsi="Times New Roman"/>
          <w:b/>
          <w:kern w:val="28"/>
          <w:sz w:val="24"/>
          <w:szCs w:val="20"/>
        </w:rPr>
      </w:pPr>
      <w:r>
        <w:rPr>
          <w:noProof/>
          <w:lang w:eastAsia="pt-PT"/>
        </w:rPr>
        <mc:AlternateContent>
          <mc:Choice Requires="wps">
            <w:drawing>
              <wp:anchor distT="0" distB="0" distL="114300" distR="114300" simplePos="0" relativeHeight="251653632" behindDoc="0" locked="0" layoutInCell="1" allowOverlap="1" wp14:anchorId="68E83C56" wp14:editId="1753B1C9">
                <wp:simplePos x="0" y="0"/>
                <wp:positionH relativeFrom="column">
                  <wp:posOffset>5193074</wp:posOffset>
                </wp:positionH>
                <wp:positionV relativeFrom="paragraph">
                  <wp:posOffset>134177</wp:posOffset>
                </wp:positionV>
                <wp:extent cx="435935" cy="382772"/>
                <wp:effectExtent l="0" t="0" r="21590" b="17780"/>
                <wp:wrapNone/>
                <wp:docPr id="17" name="Rectangle 17"/>
                <wp:cNvGraphicFramePr/>
                <a:graphic xmlns:a="http://schemas.openxmlformats.org/drawingml/2006/main">
                  <a:graphicData uri="http://schemas.microsoft.com/office/word/2010/wordprocessingShape">
                    <wps:wsp>
                      <wps:cNvSpPr/>
                      <wps:spPr>
                        <a:xfrm>
                          <a:off x="0" y="0"/>
                          <a:ext cx="435935" cy="382772"/>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4712C8" id="Rectangle 17" o:spid="_x0000_s1026" style="position:absolute;margin-left:408.9pt;margin-top:10.55pt;width:34.35pt;height:30.1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" fillcolor="white [3201]" strokecolor="white [3212]" strokeweight="1pt"/>
            </w:pict>
          </mc:Fallback>
        </mc:AlternateContent>
      </w:r>
      <w:bookmarkStart w:id="34" w:name="_Toc15836567"/>
      <w:r w:rsidR="00B5343B" w:rsidRPr="00B5343B">
        <w:rPr>
          <w:rFonts w:ascii="Times New Roman" w:eastAsia="Times New Roman" w:hAnsi="Times New Roman"/>
          <w:b/>
          <w:kern w:val="28"/>
          <w:sz w:val="24"/>
          <w:szCs w:val="20"/>
        </w:rPr>
        <w:t>DECLARAÇÃO</w:t>
      </w:r>
    </w:p>
    <w:p w14:paraId="14067520" w14:textId="77777777" w:rsidR="00B5343B" w:rsidRPr="00B5343B" w:rsidRDefault="00B5343B" w:rsidP="00B5343B">
      <w:pPr>
        <w:spacing w:after="0" w:line="240" w:lineRule="auto"/>
        <w:jc w:val="both"/>
        <w:rPr>
          <w:rFonts w:ascii="Times New Roman" w:eastAsia="Times New Roman" w:hAnsi="Times New Roman"/>
          <w:kern w:val="28"/>
          <w:sz w:val="24"/>
          <w:szCs w:val="20"/>
        </w:rPr>
      </w:pPr>
    </w:p>
    <w:p w14:paraId="56C80D5D" w14:textId="77777777" w:rsidR="00B5343B" w:rsidRPr="00B5343B" w:rsidRDefault="00B5343B" w:rsidP="00B5343B">
      <w:pPr>
        <w:spacing w:after="0" w:line="360" w:lineRule="auto"/>
        <w:jc w:val="both"/>
        <w:rPr>
          <w:rFonts w:ascii="Times New Roman" w:eastAsia="Times New Roman" w:hAnsi="Times New Roman"/>
          <w:kern w:val="28"/>
          <w:sz w:val="24"/>
          <w:szCs w:val="20"/>
        </w:rPr>
      </w:pPr>
      <w:r w:rsidRPr="00B5343B">
        <w:rPr>
          <w:rFonts w:ascii="Times New Roman" w:eastAsia="Times New Roman" w:hAnsi="Times New Roman"/>
          <w:kern w:val="28"/>
          <w:sz w:val="24"/>
          <w:szCs w:val="20"/>
        </w:rPr>
        <w:t>Declaro que esta Dissertação é resultado da minha investigação pessoal e das orientações do meu supervisor, o seu conteúdo é original e todas as fontes consultadas estão devidamente mencionadas no texto, nas notas e na bibliografia final.</w:t>
      </w:r>
    </w:p>
    <w:p w14:paraId="53B5803A" w14:textId="77777777" w:rsidR="00B5343B" w:rsidRPr="00B5343B" w:rsidRDefault="00B5343B" w:rsidP="00B5343B">
      <w:pPr>
        <w:spacing w:after="0" w:line="360" w:lineRule="auto"/>
        <w:jc w:val="both"/>
        <w:rPr>
          <w:rFonts w:ascii="Times New Roman" w:eastAsia="Times New Roman" w:hAnsi="Times New Roman"/>
          <w:kern w:val="28"/>
          <w:sz w:val="24"/>
          <w:szCs w:val="20"/>
        </w:rPr>
      </w:pPr>
    </w:p>
    <w:p w14:paraId="750509EF" w14:textId="77777777" w:rsidR="00B5343B" w:rsidRPr="00B5343B" w:rsidRDefault="00B5343B" w:rsidP="00B5343B">
      <w:pPr>
        <w:spacing w:after="0" w:line="360" w:lineRule="auto"/>
        <w:jc w:val="both"/>
        <w:rPr>
          <w:rFonts w:ascii="Times New Roman" w:eastAsia="Times New Roman" w:hAnsi="Times New Roman"/>
          <w:kern w:val="28"/>
          <w:sz w:val="24"/>
          <w:szCs w:val="20"/>
        </w:rPr>
      </w:pPr>
      <w:r w:rsidRPr="00B5343B">
        <w:rPr>
          <w:rFonts w:ascii="Times New Roman" w:eastAsia="Times New Roman" w:hAnsi="Times New Roman"/>
          <w:kern w:val="28"/>
          <w:sz w:val="24"/>
          <w:szCs w:val="20"/>
        </w:rPr>
        <w:t>Declaro ainda que este trabalho não foi apresentado em nenhuma outra instituição para obtenção de qualquer grau académico.</w:t>
      </w:r>
    </w:p>
    <w:p w14:paraId="5D5AFFFF" w14:textId="77777777" w:rsidR="00B5343B" w:rsidRPr="00B5343B" w:rsidRDefault="00B5343B" w:rsidP="00B5343B">
      <w:pPr>
        <w:spacing w:after="0" w:line="360" w:lineRule="auto"/>
        <w:ind w:firstLine="720"/>
        <w:jc w:val="both"/>
        <w:rPr>
          <w:rFonts w:ascii="Times New Roman" w:eastAsia="Times New Roman" w:hAnsi="Times New Roman"/>
          <w:kern w:val="28"/>
          <w:sz w:val="24"/>
          <w:szCs w:val="20"/>
        </w:rPr>
      </w:pPr>
    </w:p>
    <w:p w14:paraId="071BC251" w14:textId="77777777" w:rsidR="00B5343B" w:rsidRPr="00B5343B" w:rsidRDefault="00B5343B" w:rsidP="00B5343B">
      <w:pPr>
        <w:spacing w:after="0" w:line="360" w:lineRule="auto"/>
        <w:ind w:firstLine="720"/>
        <w:jc w:val="both"/>
        <w:rPr>
          <w:rFonts w:ascii="Times New Roman" w:eastAsia="Times New Roman" w:hAnsi="Times New Roman"/>
          <w:kern w:val="28"/>
          <w:sz w:val="24"/>
          <w:szCs w:val="20"/>
        </w:rPr>
      </w:pPr>
    </w:p>
    <w:p w14:paraId="4EFA4763" w14:textId="52659B5C" w:rsidR="00B5343B" w:rsidRPr="00B5343B" w:rsidRDefault="00B5343B" w:rsidP="00B5343B">
      <w:pPr>
        <w:spacing w:after="0" w:line="360" w:lineRule="auto"/>
        <w:ind w:firstLine="720"/>
        <w:jc w:val="center"/>
        <w:rPr>
          <w:rFonts w:ascii="Times New Roman" w:eastAsia="Times New Roman" w:hAnsi="Times New Roman"/>
          <w:kern w:val="28"/>
          <w:sz w:val="24"/>
          <w:szCs w:val="20"/>
        </w:rPr>
      </w:pPr>
      <w:r w:rsidRPr="00B5343B">
        <w:rPr>
          <w:rFonts w:ascii="Times New Roman" w:eastAsia="Times New Roman" w:hAnsi="Times New Roman"/>
          <w:kern w:val="28"/>
          <w:sz w:val="24"/>
          <w:szCs w:val="20"/>
        </w:rPr>
        <w:t xml:space="preserve">Maputo, _______de </w:t>
      </w:r>
      <w:r w:rsidR="0020775F">
        <w:rPr>
          <w:rFonts w:ascii="Times New Roman" w:eastAsia="Times New Roman" w:hAnsi="Times New Roman"/>
          <w:kern w:val="28"/>
          <w:sz w:val="24"/>
          <w:szCs w:val="20"/>
        </w:rPr>
        <w:t xml:space="preserve">Setembro </w:t>
      </w:r>
      <w:r w:rsidRPr="00B5343B">
        <w:rPr>
          <w:rFonts w:ascii="Times New Roman" w:eastAsia="Times New Roman" w:hAnsi="Times New Roman"/>
          <w:kern w:val="28"/>
          <w:sz w:val="24"/>
          <w:szCs w:val="20"/>
        </w:rPr>
        <w:t xml:space="preserve">de </w:t>
      </w:r>
      <w:r w:rsidR="0020775F">
        <w:rPr>
          <w:rFonts w:ascii="Times New Roman" w:eastAsia="Times New Roman" w:hAnsi="Times New Roman"/>
          <w:kern w:val="28"/>
          <w:sz w:val="24"/>
          <w:szCs w:val="20"/>
        </w:rPr>
        <w:t>2019</w:t>
      </w:r>
    </w:p>
    <w:p w14:paraId="72917003" w14:textId="77777777" w:rsidR="00B5343B" w:rsidRPr="00B5343B" w:rsidRDefault="00B5343B" w:rsidP="00B5343B">
      <w:pPr>
        <w:spacing w:after="0" w:line="360" w:lineRule="auto"/>
        <w:ind w:firstLine="720"/>
        <w:jc w:val="center"/>
        <w:rPr>
          <w:rFonts w:ascii="Times New Roman" w:eastAsia="Times New Roman" w:hAnsi="Times New Roman"/>
          <w:kern w:val="28"/>
          <w:sz w:val="24"/>
          <w:szCs w:val="20"/>
        </w:rPr>
      </w:pPr>
    </w:p>
    <w:p w14:paraId="50831521" w14:textId="77777777" w:rsidR="00B5343B" w:rsidRPr="00B5343B" w:rsidRDefault="00B5343B" w:rsidP="00B5343B">
      <w:pPr>
        <w:spacing w:after="0" w:line="360" w:lineRule="auto"/>
        <w:ind w:firstLine="720"/>
        <w:jc w:val="center"/>
        <w:rPr>
          <w:rFonts w:ascii="Times New Roman" w:eastAsia="Times New Roman" w:hAnsi="Times New Roman"/>
          <w:kern w:val="28"/>
          <w:sz w:val="24"/>
          <w:szCs w:val="20"/>
        </w:rPr>
      </w:pPr>
    </w:p>
    <w:p w14:paraId="4FCE7E82" w14:textId="08A3FADB" w:rsidR="00B5343B" w:rsidRPr="00B5343B" w:rsidRDefault="0020775F" w:rsidP="00B5343B">
      <w:pPr>
        <w:spacing w:after="0" w:line="360" w:lineRule="auto"/>
        <w:ind w:firstLine="720"/>
        <w:jc w:val="center"/>
        <w:rPr>
          <w:rFonts w:ascii="Times New Roman" w:eastAsia="Times New Roman" w:hAnsi="Times New Roman"/>
          <w:kern w:val="28"/>
          <w:sz w:val="24"/>
          <w:szCs w:val="20"/>
        </w:rPr>
      </w:pPr>
      <w:r>
        <w:rPr>
          <w:rFonts w:ascii="Times New Roman" w:eastAsia="Times New Roman" w:hAnsi="Times New Roman"/>
          <w:kern w:val="28"/>
          <w:sz w:val="24"/>
          <w:szCs w:val="20"/>
        </w:rPr>
        <w:t>___________________________________________________</w:t>
      </w:r>
    </w:p>
    <w:p w14:paraId="3FD8342B" w14:textId="1E9B095C" w:rsidR="00B5343B" w:rsidRPr="00B5343B" w:rsidRDefault="00B003BD" w:rsidP="00B5343B">
      <w:pPr>
        <w:spacing w:after="0" w:line="360" w:lineRule="auto"/>
        <w:ind w:firstLine="720"/>
        <w:jc w:val="center"/>
        <w:rPr>
          <w:rFonts w:ascii="Times New Roman" w:eastAsia="Times New Roman" w:hAnsi="Times New Roman"/>
          <w:kern w:val="28"/>
          <w:sz w:val="24"/>
          <w:szCs w:val="20"/>
        </w:rPr>
      </w:pPr>
      <w:r>
        <w:rPr>
          <w:rFonts w:ascii="Times New Roman" w:eastAsia="Times New Roman" w:hAnsi="Times New Roman"/>
          <w:kern w:val="28"/>
          <w:sz w:val="24"/>
          <w:szCs w:val="20"/>
        </w:rPr>
        <w:t xml:space="preserve">Zacarias </w:t>
      </w:r>
      <w:r w:rsidR="0020775F">
        <w:rPr>
          <w:rFonts w:ascii="Times New Roman" w:eastAsia="Times New Roman" w:hAnsi="Times New Roman"/>
          <w:kern w:val="28"/>
          <w:sz w:val="24"/>
          <w:szCs w:val="20"/>
        </w:rPr>
        <w:t xml:space="preserve">Gonçalo Ferrão </w:t>
      </w:r>
    </w:p>
    <w:p w14:paraId="64562186" w14:textId="77777777" w:rsidR="00B5343B" w:rsidRPr="00B5343B" w:rsidRDefault="00B5343B" w:rsidP="00B5343B">
      <w:pPr>
        <w:spacing w:after="0" w:line="360" w:lineRule="auto"/>
        <w:ind w:firstLine="720"/>
        <w:jc w:val="both"/>
        <w:rPr>
          <w:rFonts w:ascii="Times New Roman" w:eastAsia="Times New Roman" w:hAnsi="Times New Roman"/>
          <w:kern w:val="28"/>
          <w:sz w:val="24"/>
          <w:szCs w:val="20"/>
        </w:rPr>
      </w:pPr>
    </w:p>
    <w:p w14:paraId="5750EB98" w14:textId="77777777" w:rsidR="00B5343B" w:rsidRPr="00B5343B" w:rsidRDefault="00B5343B" w:rsidP="00B5343B">
      <w:pPr>
        <w:spacing w:after="0" w:line="240" w:lineRule="auto"/>
        <w:rPr>
          <w:rFonts w:ascii="Times New Roman" w:eastAsia="Times New Roman" w:hAnsi="Times New Roman"/>
          <w:kern w:val="28"/>
          <w:sz w:val="24"/>
          <w:szCs w:val="20"/>
        </w:rPr>
      </w:pPr>
    </w:p>
    <w:p w14:paraId="566AFEDC" w14:textId="77777777" w:rsidR="00B5343B" w:rsidRPr="00B5343B" w:rsidRDefault="00B5343B" w:rsidP="00B5343B">
      <w:pPr>
        <w:spacing w:after="0" w:line="240" w:lineRule="auto"/>
        <w:rPr>
          <w:rFonts w:ascii="Times New Roman" w:eastAsia="Times New Roman" w:hAnsi="Times New Roman"/>
          <w:kern w:val="28"/>
          <w:sz w:val="24"/>
          <w:szCs w:val="20"/>
        </w:rPr>
      </w:pPr>
    </w:p>
    <w:p w14:paraId="61C01330" w14:textId="77777777" w:rsidR="00B5343B" w:rsidRPr="00B5343B" w:rsidRDefault="00B5343B" w:rsidP="00B5343B">
      <w:pPr>
        <w:spacing w:after="0" w:line="240" w:lineRule="auto"/>
        <w:rPr>
          <w:rFonts w:ascii="Times New Roman" w:eastAsia="Times New Roman" w:hAnsi="Times New Roman"/>
          <w:kern w:val="28"/>
          <w:sz w:val="24"/>
          <w:szCs w:val="20"/>
        </w:rPr>
      </w:pPr>
    </w:p>
    <w:p w14:paraId="20AD0D67" w14:textId="77777777" w:rsidR="00B5343B" w:rsidRPr="00B5343B" w:rsidRDefault="00B5343B" w:rsidP="00B5343B">
      <w:pPr>
        <w:spacing w:after="0" w:line="240" w:lineRule="auto"/>
        <w:ind w:firstLine="720"/>
        <w:jc w:val="center"/>
        <w:rPr>
          <w:rFonts w:ascii="Times New Roman" w:eastAsia="Times New Roman" w:hAnsi="Times New Roman"/>
          <w:kern w:val="28"/>
          <w:sz w:val="24"/>
          <w:szCs w:val="20"/>
        </w:rPr>
      </w:pPr>
    </w:p>
    <w:p w14:paraId="29E7F0A7" w14:textId="77777777" w:rsidR="00B5343B" w:rsidRPr="00B5343B" w:rsidRDefault="00B5343B" w:rsidP="00B5343B">
      <w:pPr>
        <w:spacing w:after="0" w:line="240" w:lineRule="auto"/>
        <w:ind w:firstLine="720"/>
        <w:jc w:val="center"/>
        <w:rPr>
          <w:rFonts w:ascii="Times New Roman" w:eastAsia="Times New Roman" w:hAnsi="Times New Roman"/>
          <w:kern w:val="28"/>
          <w:sz w:val="24"/>
          <w:szCs w:val="20"/>
        </w:rPr>
      </w:pPr>
    </w:p>
    <w:p w14:paraId="4207EE0A" w14:textId="77777777" w:rsidR="00B5343B" w:rsidRPr="00B5343B" w:rsidRDefault="00B5343B" w:rsidP="00B5343B">
      <w:pPr>
        <w:spacing w:after="0" w:line="240" w:lineRule="auto"/>
        <w:ind w:firstLine="720"/>
        <w:jc w:val="center"/>
        <w:rPr>
          <w:rFonts w:ascii="Times New Roman" w:eastAsia="Times New Roman" w:hAnsi="Times New Roman"/>
          <w:kern w:val="28"/>
          <w:sz w:val="24"/>
          <w:szCs w:val="20"/>
        </w:rPr>
      </w:pPr>
    </w:p>
    <w:p w14:paraId="4543D863" w14:textId="77777777" w:rsidR="00B5343B" w:rsidRPr="00B5343B" w:rsidRDefault="00B5343B" w:rsidP="00B5343B">
      <w:pPr>
        <w:spacing w:after="0" w:line="240" w:lineRule="auto"/>
        <w:ind w:firstLine="720"/>
        <w:jc w:val="center"/>
        <w:rPr>
          <w:rFonts w:ascii="Times New Roman" w:eastAsia="Times New Roman" w:hAnsi="Times New Roman"/>
          <w:kern w:val="28"/>
          <w:sz w:val="24"/>
          <w:szCs w:val="20"/>
        </w:rPr>
      </w:pPr>
    </w:p>
    <w:p w14:paraId="56D1373D" w14:textId="77777777" w:rsidR="00B5343B" w:rsidRPr="00B5343B" w:rsidRDefault="00B5343B" w:rsidP="00B5343B">
      <w:pPr>
        <w:spacing w:after="0" w:line="240" w:lineRule="auto"/>
        <w:ind w:firstLine="720"/>
        <w:jc w:val="center"/>
        <w:rPr>
          <w:rFonts w:ascii="Times New Roman" w:eastAsia="Times New Roman" w:hAnsi="Times New Roman"/>
          <w:kern w:val="28"/>
          <w:sz w:val="24"/>
          <w:szCs w:val="20"/>
        </w:rPr>
      </w:pPr>
    </w:p>
    <w:p w14:paraId="334100DE" w14:textId="77777777" w:rsidR="00B5343B" w:rsidRPr="00B5343B" w:rsidRDefault="00B5343B" w:rsidP="00B5343B">
      <w:pPr>
        <w:spacing w:after="0" w:line="240" w:lineRule="auto"/>
        <w:ind w:firstLine="720"/>
        <w:jc w:val="center"/>
        <w:rPr>
          <w:rFonts w:ascii="Times New Roman" w:eastAsia="Times New Roman" w:hAnsi="Times New Roman"/>
          <w:kern w:val="28"/>
          <w:sz w:val="24"/>
          <w:szCs w:val="20"/>
        </w:rPr>
      </w:pPr>
    </w:p>
    <w:p w14:paraId="5FCB1917" w14:textId="77777777" w:rsidR="00B5343B" w:rsidRPr="00B5343B" w:rsidRDefault="00B5343B" w:rsidP="00B5343B">
      <w:pPr>
        <w:spacing w:after="0" w:line="240" w:lineRule="auto"/>
        <w:ind w:firstLine="720"/>
        <w:jc w:val="center"/>
        <w:rPr>
          <w:rFonts w:ascii="Times New Roman" w:eastAsia="Times New Roman" w:hAnsi="Times New Roman"/>
          <w:kern w:val="28"/>
          <w:sz w:val="24"/>
          <w:szCs w:val="20"/>
        </w:rPr>
      </w:pPr>
    </w:p>
    <w:p w14:paraId="0D8E7C66" w14:textId="77777777" w:rsidR="00B5343B" w:rsidRPr="00B5343B" w:rsidRDefault="00B5343B" w:rsidP="00B5343B">
      <w:pPr>
        <w:spacing w:after="0" w:line="240" w:lineRule="auto"/>
        <w:jc w:val="both"/>
        <w:rPr>
          <w:rFonts w:ascii="Times New Roman" w:eastAsia="Times New Roman" w:hAnsi="Times New Roman"/>
          <w:kern w:val="28"/>
          <w:sz w:val="24"/>
          <w:szCs w:val="20"/>
        </w:rPr>
      </w:pPr>
    </w:p>
    <w:p w14:paraId="2E46FDE4" w14:textId="77777777" w:rsidR="00B5343B" w:rsidRPr="00B5343B" w:rsidRDefault="00B5343B" w:rsidP="00B5343B">
      <w:pPr>
        <w:spacing w:after="0" w:line="240" w:lineRule="auto"/>
        <w:ind w:firstLine="720"/>
        <w:jc w:val="center"/>
        <w:rPr>
          <w:rFonts w:ascii="Times New Roman" w:eastAsia="Times New Roman" w:hAnsi="Times New Roman"/>
          <w:kern w:val="28"/>
          <w:sz w:val="24"/>
          <w:szCs w:val="20"/>
        </w:rPr>
      </w:pPr>
    </w:p>
    <w:p w14:paraId="7486ED71" w14:textId="77777777" w:rsidR="00B5343B" w:rsidRPr="00B5343B" w:rsidRDefault="00B5343B" w:rsidP="00B5343B">
      <w:pPr>
        <w:spacing w:after="0" w:line="240" w:lineRule="auto"/>
        <w:ind w:firstLine="720"/>
        <w:jc w:val="center"/>
        <w:rPr>
          <w:rFonts w:ascii="Times New Roman" w:eastAsia="Times New Roman" w:hAnsi="Times New Roman"/>
          <w:kern w:val="28"/>
          <w:sz w:val="24"/>
          <w:szCs w:val="20"/>
        </w:rPr>
      </w:pPr>
    </w:p>
    <w:p w14:paraId="774FEB2E" w14:textId="77777777" w:rsidR="00B5343B" w:rsidRPr="00B5343B" w:rsidRDefault="00B5343B" w:rsidP="00B5343B">
      <w:pPr>
        <w:spacing w:after="0" w:line="240" w:lineRule="auto"/>
        <w:ind w:firstLine="720"/>
        <w:jc w:val="center"/>
        <w:rPr>
          <w:rFonts w:ascii="Times New Roman" w:eastAsia="Times New Roman" w:hAnsi="Times New Roman"/>
          <w:kern w:val="28"/>
          <w:sz w:val="24"/>
          <w:szCs w:val="20"/>
        </w:rPr>
      </w:pPr>
    </w:p>
    <w:p w14:paraId="4FFE298A" w14:textId="77777777" w:rsidR="00B5343B" w:rsidRPr="00B5343B" w:rsidRDefault="00B5343B" w:rsidP="00B5343B">
      <w:pPr>
        <w:suppressAutoHyphens/>
        <w:spacing w:after="160" w:line="360" w:lineRule="auto"/>
        <w:rPr>
          <w:rFonts w:ascii="Times New Roman" w:hAnsi="Times New Roman"/>
          <w:sz w:val="24"/>
          <w:szCs w:val="24"/>
          <w:lang w:eastAsia="zh-CN"/>
        </w:rPr>
      </w:pPr>
    </w:p>
    <w:p w14:paraId="648C6746" w14:textId="77777777" w:rsidR="00B5343B" w:rsidRPr="00B5343B" w:rsidRDefault="00B5343B" w:rsidP="00B5343B">
      <w:pPr>
        <w:suppressAutoHyphens/>
        <w:spacing w:after="160" w:line="360" w:lineRule="auto"/>
        <w:rPr>
          <w:rFonts w:ascii="Times New Roman" w:hAnsi="Times New Roman"/>
          <w:sz w:val="24"/>
          <w:szCs w:val="24"/>
          <w:lang w:eastAsia="zh-CN"/>
        </w:rPr>
      </w:pPr>
    </w:p>
    <w:p w14:paraId="7962E7F4" w14:textId="77777777" w:rsidR="00B5343B" w:rsidRPr="00B5343B" w:rsidRDefault="00B5343B" w:rsidP="00B5343B">
      <w:pPr>
        <w:suppressAutoHyphens/>
        <w:spacing w:after="160" w:line="360" w:lineRule="auto"/>
        <w:rPr>
          <w:rFonts w:ascii="Times New Roman" w:hAnsi="Times New Roman"/>
          <w:sz w:val="24"/>
          <w:szCs w:val="24"/>
          <w:lang w:eastAsia="zh-CN"/>
        </w:rPr>
      </w:pPr>
    </w:p>
    <w:p w14:paraId="626981B0" w14:textId="77777777" w:rsidR="00B5343B" w:rsidRPr="00B5343B" w:rsidRDefault="00B5343B" w:rsidP="00B5343B">
      <w:pPr>
        <w:suppressAutoHyphens/>
        <w:spacing w:after="160" w:line="360" w:lineRule="auto"/>
        <w:rPr>
          <w:rFonts w:ascii="Times New Roman" w:hAnsi="Times New Roman"/>
          <w:sz w:val="24"/>
          <w:szCs w:val="24"/>
          <w:lang w:eastAsia="zh-CN"/>
        </w:rPr>
      </w:pPr>
    </w:p>
    <w:p w14:paraId="32B464D0" w14:textId="77777777" w:rsidR="00B5343B" w:rsidRPr="00B5343B" w:rsidRDefault="00B5343B" w:rsidP="00B5343B">
      <w:pPr>
        <w:suppressAutoHyphens/>
        <w:spacing w:after="160" w:line="360" w:lineRule="auto"/>
        <w:jc w:val="both"/>
        <w:rPr>
          <w:rFonts w:ascii="Times New Roman" w:hAnsi="Times New Roman"/>
          <w:b/>
          <w:sz w:val="24"/>
          <w:szCs w:val="24"/>
          <w:lang w:eastAsia="zh-CN"/>
        </w:rPr>
      </w:pPr>
    </w:p>
    <w:p w14:paraId="4E8D6F27" w14:textId="77777777" w:rsidR="00F325F7" w:rsidRDefault="00F325F7" w:rsidP="00B5343B">
      <w:pPr>
        <w:suppressAutoHyphens/>
        <w:spacing w:after="160" w:line="360" w:lineRule="auto"/>
        <w:jc w:val="both"/>
        <w:rPr>
          <w:rFonts w:ascii="Times New Roman" w:hAnsi="Times New Roman"/>
          <w:b/>
          <w:sz w:val="24"/>
          <w:szCs w:val="24"/>
          <w:lang w:eastAsia="zh-CN"/>
        </w:rPr>
      </w:pPr>
    </w:p>
    <w:p w14:paraId="4D8C4086" w14:textId="2A104E02" w:rsidR="00B5343B" w:rsidRPr="00B5343B" w:rsidRDefault="00B5343B" w:rsidP="00B5343B">
      <w:pPr>
        <w:suppressAutoHyphens/>
        <w:spacing w:after="160" w:line="360" w:lineRule="auto"/>
        <w:jc w:val="both"/>
        <w:rPr>
          <w:lang w:eastAsia="zh-CN"/>
        </w:rPr>
      </w:pPr>
      <w:r w:rsidRPr="00B5343B">
        <w:rPr>
          <w:rFonts w:ascii="Times New Roman" w:hAnsi="Times New Roman"/>
          <w:b/>
          <w:sz w:val="24"/>
          <w:szCs w:val="24"/>
          <w:lang w:eastAsia="zh-CN"/>
        </w:rPr>
        <w:t xml:space="preserve">DEDICATÓRIA </w:t>
      </w:r>
    </w:p>
    <w:p w14:paraId="18944107" w14:textId="3E730CD9" w:rsidR="00B5343B" w:rsidRPr="00B5343B" w:rsidRDefault="00B5343B" w:rsidP="00B5343B">
      <w:pPr>
        <w:suppressAutoHyphens/>
        <w:spacing w:after="160" w:line="360" w:lineRule="auto"/>
        <w:jc w:val="both"/>
        <w:rPr>
          <w:rFonts w:ascii="Times New Roman" w:hAnsi="Times New Roman"/>
          <w:sz w:val="24"/>
          <w:szCs w:val="24"/>
          <w:lang w:eastAsia="zh-CN"/>
        </w:rPr>
      </w:pPr>
      <w:r w:rsidRPr="00B5343B">
        <w:rPr>
          <w:rFonts w:ascii="Times New Roman" w:hAnsi="Times New Roman"/>
          <w:sz w:val="24"/>
          <w:szCs w:val="24"/>
          <w:lang w:eastAsia="zh-CN"/>
        </w:rPr>
        <w:t>Dedico o presente trabalho de fim de curso a todos aqueles que directa</w:t>
      </w:r>
      <w:r w:rsidR="002C08B1">
        <w:rPr>
          <w:rFonts w:ascii="Times New Roman" w:hAnsi="Times New Roman"/>
          <w:sz w:val="24"/>
          <w:szCs w:val="24"/>
          <w:lang w:eastAsia="zh-CN"/>
        </w:rPr>
        <w:t xml:space="preserve"> </w:t>
      </w:r>
      <w:r w:rsidRPr="00B5343B">
        <w:rPr>
          <w:rFonts w:ascii="Times New Roman" w:hAnsi="Times New Roman"/>
          <w:sz w:val="24"/>
          <w:szCs w:val="24"/>
          <w:lang w:eastAsia="zh-CN"/>
        </w:rPr>
        <w:t>ou indirectamente contribuíram para a sua concretização, dentre os quais destaco:</w:t>
      </w:r>
    </w:p>
    <w:p w14:paraId="0A8F760C" w14:textId="019DA934" w:rsidR="00B5343B" w:rsidRPr="00B5343B" w:rsidRDefault="00B5343B" w:rsidP="00B5343B">
      <w:pPr>
        <w:numPr>
          <w:ilvl w:val="0"/>
          <w:numId w:val="40"/>
        </w:numPr>
        <w:suppressAutoHyphens/>
        <w:spacing w:after="0" w:line="360" w:lineRule="auto"/>
        <w:jc w:val="both"/>
        <w:rPr>
          <w:rFonts w:ascii="Times New Roman" w:hAnsi="Times New Roman"/>
          <w:sz w:val="24"/>
          <w:szCs w:val="24"/>
          <w:lang w:eastAsia="zh-CN"/>
        </w:rPr>
      </w:pPr>
      <w:r w:rsidRPr="00B5343B">
        <w:rPr>
          <w:rFonts w:ascii="Times New Roman" w:hAnsi="Times New Roman"/>
          <w:sz w:val="24"/>
          <w:szCs w:val="24"/>
          <w:lang w:eastAsia="zh-CN"/>
        </w:rPr>
        <w:t>A minha Mãe Josela Gonçalo Ferrão, exe</w:t>
      </w:r>
      <w:r w:rsidR="00DE57FD">
        <w:rPr>
          <w:rFonts w:ascii="Times New Roman" w:hAnsi="Times New Roman"/>
          <w:sz w:val="24"/>
          <w:szCs w:val="24"/>
          <w:lang w:eastAsia="zh-CN"/>
        </w:rPr>
        <w:t>mplo vivo de que a escola e sinó</w:t>
      </w:r>
      <w:r w:rsidRPr="00B5343B">
        <w:rPr>
          <w:rFonts w:ascii="Times New Roman" w:hAnsi="Times New Roman"/>
          <w:sz w:val="24"/>
          <w:szCs w:val="24"/>
          <w:lang w:eastAsia="zh-CN"/>
        </w:rPr>
        <w:t>nimo de oportunidade por se mostrar valente;</w:t>
      </w:r>
    </w:p>
    <w:p w14:paraId="3CB06F4B" w14:textId="77777777" w:rsidR="00B5343B" w:rsidRPr="00B5343B" w:rsidRDefault="00B5343B" w:rsidP="00B5343B">
      <w:pPr>
        <w:numPr>
          <w:ilvl w:val="0"/>
          <w:numId w:val="40"/>
        </w:numPr>
        <w:suppressAutoHyphens/>
        <w:spacing w:after="0" w:line="360" w:lineRule="auto"/>
        <w:jc w:val="both"/>
        <w:rPr>
          <w:rFonts w:ascii="Times New Roman" w:hAnsi="Times New Roman"/>
          <w:sz w:val="24"/>
          <w:szCs w:val="24"/>
          <w:lang w:eastAsia="zh-CN"/>
        </w:rPr>
      </w:pPr>
      <w:r w:rsidRPr="00B5343B">
        <w:rPr>
          <w:rFonts w:ascii="Times New Roman" w:hAnsi="Times New Roman"/>
          <w:sz w:val="24"/>
          <w:szCs w:val="24"/>
          <w:lang w:eastAsia="zh-CN"/>
        </w:rPr>
        <w:t>Aos meus tios Zacarias Nordine Cadre e Silva Mário Dubaleilane pela inteira participação;</w:t>
      </w:r>
    </w:p>
    <w:p w14:paraId="57AA6E48" w14:textId="77777777" w:rsidR="00B5343B" w:rsidRPr="00B5343B" w:rsidRDefault="00B5343B" w:rsidP="00B5343B">
      <w:pPr>
        <w:numPr>
          <w:ilvl w:val="0"/>
          <w:numId w:val="40"/>
        </w:numPr>
        <w:suppressAutoHyphens/>
        <w:spacing w:after="0" w:line="360" w:lineRule="auto"/>
        <w:jc w:val="both"/>
        <w:rPr>
          <w:rFonts w:ascii="Times New Roman" w:hAnsi="Times New Roman"/>
          <w:sz w:val="24"/>
          <w:szCs w:val="24"/>
          <w:lang w:eastAsia="zh-CN"/>
        </w:rPr>
      </w:pPr>
      <w:r w:rsidRPr="00B5343B">
        <w:rPr>
          <w:rFonts w:ascii="Times New Roman" w:hAnsi="Times New Roman"/>
          <w:sz w:val="24"/>
          <w:szCs w:val="24"/>
          <w:lang w:eastAsia="zh-CN"/>
        </w:rPr>
        <w:t>A minha família, amigos, catequistas e catecúmenos, colegas e docentes, que me deram muito apoio emocional para enfrentar os desafios que tem surgido ao longo da minha vida, não só como estudante, mas também como cidadão.</w:t>
      </w:r>
    </w:p>
    <w:p w14:paraId="4055986C" w14:textId="77777777" w:rsidR="00B5343B" w:rsidRPr="00B5343B" w:rsidRDefault="00B5343B" w:rsidP="00B5343B">
      <w:pPr>
        <w:suppressAutoHyphens/>
        <w:spacing w:after="160" w:line="360" w:lineRule="auto"/>
        <w:jc w:val="both"/>
        <w:rPr>
          <w:rFonts w:ascii="Times New Roman" w:hAnsi="Times New Roman"/>
          <w:b/>
          <w:sz w:val="24"/>
          <w:szCs w:val="24"/>
          <w:lang w:eastAsia="zh-CN"/>
        </w:rPr>
      </w:pPr>
    </w:p>
    <w:p w14:paraId="2EC54007" w14:textId="77777777" w:rsidR="00B5343B" w:rsidRPr="00B5343B" w:rsidRDefault="00B5343B" w:rsidP="00B5343B">
      <w:pPr>
        <w:suppressAutoHyphens/>
        <w:spacing w:after="160" w:line="360" w:lineRule="auto"/>
        <w:jc w:val="both"/>
        <w:rPr>
          <w:rFonts w:ascii="Times New Roman" w:hAnsi="Times New Roman"/>
          <w:b/>
          <w:sz w:val="24"/>
          <w:szCs w:val="24"/>
          <w:lang w:eastAsia="zh-CN"/>
        </w:rPr>
      </w:pPr>
    </w:p>
    <w:p w14:paraId="60360962" w14:textId="77777777" w:rsidR="00B5343B" w:rsidRPr="00B5343B" w:rsidRDefault="00B5343B" w:rsidP="00B5343B">
      <w:pPr>
        <w:suppressAutoHyphens/>
        <w:spacing w:after="160" w:line="360" w:lineRule="auto"/>
        <w:jc w:val="both"/>
        <w:rPr>
          <w:rFonts w:ascii="Times New Roman" w:hAnsi="Times New Roman"/>
          <w:b/>
          <w:sz w:val="24"/>
          <w:szCs w:val="24"/>
          <w:lang w:eastAsia="zh-CN"/>
        </w:rPr>
      </w:pPr>
    </w:p>
    <w:p w14:paraId="1412E153" w14:textId="77777777" w:rsidR="00B5343B" w:rsidRPr="00B5343B" w:rsidRDefault="00B5343B" w:rsidP="00B5343B">
      <w:pPr>
        <w:suppressAutoHyphens/>
        <w:spacing w:after="160" w:line="360" w:lineRule="auto"/>
        <w:jc w:val="both"/>
        <w:rPr>
          <w:rFonts w:ascii="Times New Roman" w:hAnsi="Times New Roman"/>
          <w:b/>
          <w:sz w:val="24"/>
          <w:szCs w:val="24"/>
          <w:lang w:eastAsia="zh-CN"/>
        </w:rPr>
      </w:pPr>
    </w:p>
    <w:p w14:paraId="335AF622" w14:textId="77777777" w:rsidR="00B5343B" w:rsidRPr="00B5343B" w:rsidRDefault="00B5343B" w:rsidP="00B5343B">
      <w:pPr>
        <w:suppressAutoHyphens/>
        <w:spacing w:after="160" w:line="360" w:lineRule="auto"/>
        <w:jc w:val="both"/>
        <w:rPr>
          <w:rFonts w:ascii="Times New Roman" w:hAnsi="Times New Roman"/>
          <w:b/>
          <w:sz w:val="24"/>
          <w:szCs w:val="24"/>
          <w:lang w:eastAsia="zh-CN"/>
        </w:rPr>
      </w:pPr>
    </w:p>
    <w:p w14:paraId="43A14D0B" w14:textId="77777777" w:rsidR="00B5343B" w:rsidRPr="00B5343B" w:rsidRDefault="00B5343B" w:rsidP="00B5343B">
      <w:pPr>
        <w:suppressAutoHyphens/>
        <w:spacing w:after="160" w:line="360" w:lineRule="auto"/>
        <w:jc w:val="both"/>
        <w:rPr>
          <w:rFonts w:ascii="Times New Roman" w:hAnsi="Times New Roman"/>
          <w:b/>
          <w:sz w:val="24"/>
          <w:szCs w:val="24"/>
          <w:lang w:eastAsia="zh-CN"/>
        </w:rPr>
      </w:pPr>
    </w:p>
    <w:p w14:paraId="1E157EE8" w14:textId="77777777" w:rsidR="00B5343B" w:rsidRPr="00B5343B" w:rsidRDefault="00B5343B" w:rsidP="00B5343B">
      <w:pPr>
        <w:suppressAutoHyphens/>
        <w:spacing w:after="160" w:line="360" w:lineRule="auto"/>
        <w:jc w:val="both"/>
        <w:rPr>
          <w:rFonts w:ascii="Times New Roman" w:hAnsi="Times New Roman"/>
          <w:b/>
          <w:sz w:val="24"/>
          <w:szCs w:val="24"/>
          <w:lang w:eastAsia="zh-CN"/>
        </w:rPr>
      </w:pPr>
    </w:p>
    <w:p w14:paraId="39B250F0" w14:textId="77777777" w:rsidR="00B5343B" w:rsidRPr="00B5343B" w:rsidRDefault="00B5343B" w:rsidP="00B5343B">
      <w:pPr>
        <w:suppressAutoHyphens/>
        <w:spacing w:after="160" w:line="360" w:lineRule="auto"/>
        <w:jc w:val="both"/>
        <w:rPr>
          <w:rFonts w:ascii="Times New Roman" w:hAnsi="Times New Roman"/>
          <w:b/>
          <w:sz w:val="24"/>
          <w:szCs w:val="24"/>
          <w:lang w:eastAsia="zh-CN"/>
        </w:rPr>
      </w:pPr>
    </w:p>
    <w:p w14:paraId="08D7EC0B" w14:textId="77777777" w:rsidR="00B5343B" w:rsidRDefault="00B5343B" w:rsidP="00B5343B">
      <w:pPr>
        <w:suppressAutoHyphens/>
        <w:spacing w:after="160" w:line="360" w:lineRule="auto"/>
        <w:jc w:val="both"/>
        <w:rPr>
          <w:rFonts w:ascii="Times New Roman" w:hAnsi="Times New Roman"/>
          <w:b/>
          <w:sz w:val="24"/>
          <w:szCs w:val="24"/>
          <w:lang w:eastAsia="zh-CN"/>
        </w:rPr>
      </w:pPr>
    </w:p>
    <w:p w14:paraId="0D95C074" w14:textId="77777777" w:rsidR="00643500" w:rsidRPr="00B5343B" w:rsidRDefault="00643500" w:rsidP="00B5343B">
      <w:pPr>
        <w:suppressAutoHyphens/>
        <w:spacing w:after="160" w:line="360" w:lineRule="auto"/>
        <w:jc w:val="both"/>
        <w:rPr>
          <w:rFonts w:ascii="Times New Roman" w:hAnsi="Times New Roman"/>
          <w:b/>
          <w:sz w:val="24"/>
          <w:szCs w:val="24"/>
          <w:lang w:eastAsia="zh-CN"/>
        </w:rPr>
      </w:pPr>
    </w:p>
    <w:p w14:paraId="5E872834" w14:textId="77777777" w:rsidR="00B5343B" w:rsidRPr="00B5343B" w:rsidRDefault="00B5343B" w:rsidP="00B5343B">
      <w:pPr>
        <w:suppressAutoHyphens/>
        <w:spacing w:after="160" w:line="360" w:lineRule="auto"/>
        <w:jc w:val="both"/>
        <w:rPr>
          <w:rFonts w:ascii="Times New Roman" w:hAnsi="Times New Roman"/>
          <w:b/>
          <w:sz w:val="24"/>
          <w:szCs w:val="24"/>
          <w:lang w:eastAsia="zh-CN"/>
        </w:rPr>
      </w:pPr>
    </w:p>
    <w:p w14:paraId="021E344D" w14:textId="77777777" w:rsidR="00B5343B" w:rsidRDefault="00B5343B" w:rsidP="00B5343B">
      <w:pPr>
        <w:suppressAutoHyphens/>
        <w:spacing w:after="160" w:line="360" w:lineRule="auto"/>
        <w:jc w:val="both"/>
        <w:rPr>
          <w:rFonts w:ascii="Times New Roman" w:hAnsi="Times New Roman"/>
          <w:b/>
          <w:sz w:val="24"/>
          <w:szCs w:val="24"/>
          <w:lang w:eastAsia="zh-CN"/>
        </w:rPr>
      </w:pPr>
    </w:p>
    <w:p w14:paraId="55F986AC" w14:textId="77777777" w:rsidR="002C08B1" w:rsidRPr="00B5343B" w:rsidRDefault="002C08B1" w:rsidP="00B5343B">
      <w:pPr>
        <w:suppressAutoHyphens/>
        <w:spacing w:after="160" w:line="360" w:lineRule="auto"/>
        <w:jc w:val="both"/>
        <w:rPr>
          <w:rFonts w:ascii="Times New Roman" w:hAnsi="Times New Roman"/>
          <w:b/>
          <w:sz w:val="24"/>
          <w:szCs w:val="24"/>
          <w:lang w:eastAsia="zh-CN"/>
        </w:rPr>
      </w:pPr>
    </w:p>
    <w:p w14:paraId="5BC9268B" w14:textId="77777777" w:rsidR="00B5343B" w:rsidRPr="00B5343B" w:rsidRDefault="00B5343B" w:rsidP="00B5343B">
      <w:pPr>
        <w:suppressAutoHyphens/>
        <w:spacing w:after="160" w:line="360" w:lineRule="auto"/>
        <w:jc w:val="both"/>
        <w:rPr>
          <w:rFonts w:ascii="Times New Roman" w:hAnsi="Times New Roman"/>
          <w:b/>
          <w:sz w:val="24"/>
          <w:szCs w:val="24"/>
          <w:lang w:eastAsia="zh-CN"/>
        </w:rPr>
      </w:pPr>
    </w:p>
    <w:p w14:paraId="4ED881A8" w14:textId="77777777" w:rsidR="00B5343B" w:rsidRPr="00B5343B" w:rsidRDefault="00B5343B" w:rsidP="00B5343B">
      <w:pPr>
        <w:suppressAutoHyphens/>
        <w:spacing w:after="160" w:line="360" w:lineRule="auto"/>
        <w:jc w:val="both"/>
        <w:rPr>
          <w:rFonts w:ascii="Times New Roman" w:hAnsi="Times New Roman"/>
          <w:b/>
          <w:sz w:val="24"/>
          <w:szCs w:val="24"/>
          <w:lang w:eastAsia="zh-CN"/>
        </w:rPr>
      </w:pPr>
    </w:p>
    <w:p w14:paraId="2D08141C" w14:textId="77777777" w:rsidR="00B5343B" w:rsidRPr="00B5343B" w:rsidRDefault="00B5343B" w:rsidP="00B5343B">
      <w:pPr>
        <w:suppressAutoHyphens/>
        <w:spacing w:after="160" w:line="360" w:lineRule="auto"/>
        <w:jc w:val="both"/>
        <w:rPr>
          <w:rFonts w:ascii="Times New Roman" w:hAnsi="Times New Roman"/>
          <w:b/>
          <w:sz w:val="24"/>
          <w:szCs w:val="24"/>
          <w:lang w:eastAsia="zh-CN"/>
        </w:rPr>
      </w:pPr>
    </w:p>
    <w:p w14:paraId="29F8545C" w14:textId="77777777" w:rsidR="00B5343B" w:rsidRPr="00B5343B" w:rsidRDefault="00B5343B" w:rsidP="00B5343B">
      <w:pPr>
        <w:suppressAutoHyphens/>
        <w:spacing w:after="160" w:line="360" w:lineRule="auto"/>
        <w:jc w:val="both"/>
        <w:rPr>
          <w:rFonts w:ascii="Times New Roman" w:hAnsi="Times New Roman"/>
          <w:b/>
          <w:sz w:val="24"/>
          <w:szCs w:val="24"/>
          <w:lang w:eastAsia="zh-CN"/>
        </w:rPr>
      </w:pPr>
      <w:r w:rsidRPr="00B5343B">
        <w:rPr>
          <w:rFonts w:ascii="Times New Roman" w:hAnsi="Times New Roman"/>
          <w:b/>
          <w:sz w:val="24"/>
          <w:szCs w:val="24"/>
          <w:lang w:eastAsia="zh-CN"/>
        </w:rPr>
        <w:t>AGRADECIMENTOS</w:t>
      </w:r>
    </w:p>
    <w:p w14:paraId="36C90D43" w14:textId="69783FC9" w:rsidR="00B5343B" w:rsidRPr="00B5343B" w:rsidRDefault="00B5343B" w:rsidP="00B5343B">
      <w:pPr>
        <w:suppressAutoHyphens/>
        <w:spacing w:after="160" w:line="360" w:lineRule="auto"/>
        <w:jc w:val="both"/>
        <w:rPr>
          <w:rFonts w:ascii="Times New Roman" w:hAnsi="Times New Roman"/>
          <w:sz w:val="24"/>
          <w:szCs w:val="24"/>
          <w:lang w:eastAsia="zh-CN"/>
        </w:rPr>
      </w:pPr>
      <w:r w:rsidRPr="00B5343B">
        <w:rPr>
          <w:rFonts w:ascii="Times New Roman" w:hAnsi="Times New Roman"/>
          <w:sz w:val="24"/>
          <w:szCs w:val="24"/>
          <w:lang w:eastAsia="zh-CN"/>
        </w:rPr>
        <w:t xml:space="preserve">Primeiramente a Deus, por me ter concedido dons e tudo mais o suficiente para que eu pudesse chegar a este </w:t>
      </w:r>
      <w:r w:rsidR="0020775F" w:rsidRPr="00B5343B">
        <w:rPr>
          <w:rFonts w:ascii="Times New Roman" w:hAnsi="Times New Roman"/>
          <w:sz w:val="24"/>
          <w:szCs w:val="24"/>
          <w:lang w:eastAsia="zh-CN"/>
        </w:rPr>
        <w:t>estágio</w:t>
      </w:r>
      <w:r w:rsidR="0026713A">
        <w:rPr>
          <w:rFonts w:ascii="Times New Roman" w:hAnsi="Times New Roman"/>
          <w:sz w:val="24"/>
          <w:szCs w:val="24"/>
          <w:lang w:eastAsia="zh-CN"/>
        </w:rPr>
        <w:t xml:space="preserve"> apesar da minha imperfeição, "</w:t>
      </w:r>
      <w:r w:rsidRPr="00B5343B">
        <w:rPr>
          <w:rFonts w:ascii="Times New Roman" w:hAnsi="Times New Roman"/>
          <w:sz w:val="24"/>
          <w:szCs w:val="24"/>
          <w:lang w:eastAsia="zh-CN"/>
        </w:rPr>
        <w:t>sei que tudo</w:t>
      </w:r>
      <w:r w:rsidR="0026713A">
        <w:rPr>
          <w:rFonts w:ascii="Times New Roman" w:hAnsi="Times New Roman"/>
          <w:sz w:val="24"/>
          <w:szCs w:val="24"/>
          <w:lang w:eastAsia="zh-CN"/>
        </w:rPr>
        <w:t xml:space="preserve"> posso naquele que me fortalece"</w:t>
      </w:r>
      <w:r w:rsidRPr="00B5343B">
        <w:rPr>
          <w:rFonts w:ascii="Times New Roman" w:hAnsi="Times New Roman"/>
          <w:sz w:val="24"/>
          <w:szCs w:val="24"/>
          <w:lang w:eastAsia="zh-CN"/>
        </w:rPr>
        <w:t>.</w:t>
      </w:r>
    </w:p>
    <w:p w14:paraId="7C4C4F6A" w14:textId="36C39A4D" w:rsidR="00B5343B" w:rsidRDefault="00B5343B" w:rsidP="00B5343B">
      <w:pPr>
        <w:suppressAutoHyphens/>
        <w:spacing w:after="160" w:line="360" w:lineRule="auto"/>
        <w:jc w:val="both"/>
        <w:rPr>
          <w:rFonts w:ascii="Times New Roman" w:hAnsi="Times New Roman"/>
          <w:sz w:val="24"/>
          <w:szCs w:val="24"/>
          <w:lang w:eastAsia="zh-CN"/>
        </w:rPr>
      </w:pPr>
      <w:r w:rsidRPr="00B5343B">
        <w:rPr>
          <w:rFonts w:ascii="Times New Roman" w:hAnsi="Times New Roman"/>
          <w:sz w:val="24"/>
          <w:szCs w:val="24"/>
          <w:lang w:eastAsia="zh-CN"/>
        </w:rPr>
        <w:t>Em especial a minha mãe pelo inteiro apoio ao curso, ao Prof. Doutor. Sansão Albino Timbane pel</w:t>
      </w:r>
      <w:r w:rsidR="007E45CF">
        <w:rPr>
          <w:rFonts w:ascii="Times New Roman" w:hAnsi="Times New Roman"/>
          <w:sz w:val="24"/>
          <w:szCs w:val="24"/>
          <w:lang w:eastAsia="zh-CN"/>
        </w:rPr>
        <w:t>a orientação, incentivo e apoio</w:t>
      </w:r>
      <w:r w:rsidR="005012A2">
        <w:rPr>
          <w:rFonts w:ascii="Times New Roman" w:hAnsi="Times New Roman"/>
          <w:sz w:val="24"/>
          <w:szCs w:val="24"/>
          <w:lang w:eastAsia="zh-CN"/>
        </w:rPr>
        <w:t xml:space="preserve"> para a realização deste trabalho</w:t>
      </w:r>
      <w:r w:rsidRPr="00B5343B">
        <w:rPr>
          <w:rFonts w:ascii="Times New Roman" w:hAnsi="Times New Roman"/>
          <w:sz w:val="24"/>
          <w:szCs w:val="24"/>
          <w:lang w:eastAsia="zh-CN"/>
        </w:rPr>
        <w:t>.</w:t>
      </w:r>
    </w:p>
    <w:p w14:paraId="48443C72" w14:textId="212B6B9E" w:rsidR="00E00D5B" w:rsidRDefault="00E00D5B" w:rsidP="00B5343B">
      <w:pPr>
        <w:suppressAutoHyphens/>
        <w:spacing w:after="160" w:line="360" w:lineRule="auto"/>
        <w:jc w:val="both"/>
        <w:rPr>
          <w:rFonts w:ascii="Times New Roman" w:hAnsi="Times New Roman"/>
          <w:sz w:val="24"/>
          <w:szCs w:val="24"/>
          <w:lang w:eastAsia="zh-CN"/>
        </w:rPr>
      </w:pPr>
      <w:r>
        <w:rPr>
          <w:rFonts w:ascii="Times New Roman" w:hAnsi="Times New Roman"/>
          <w:sz w:val="24"/>
          <w:szCs w:val="24"/>
          <w:lang w:eastAsia="zh-CN"/>
        </w:rPr>
        <w:t xml:space="preserve">Agradeço </w:t>
      </w:r>
      <w:r w:rsidRPr="00E00D5B">
        <w:rPr>
          <w:rFonts w:ascii="Times New Roman" w:hAnsi="Times New Roman"/>
          <w:sz w:val="24"/>
          <w:szCs w:val="24"/>
          <w:lang w:eastAsia="zh-CN"/>
        </w:rPr>
        <w:t xml:space="preserve">aos professores, colegas e funcionários do Programa de Pós-Graduação em Informática na Educação, pela oportunidade de conviver em uma comunidade </w:t>
      </w:r>
      <w:r>
        <w:rPr>
          <w:rFonts w:ascii="Times New Roman" w:hAnsi="Times New Roman"/>
          <w:sz w:val="24"/>
          <w:szCs w:val="24"/>
          <w:lang w:eastAsia="zh-CN"/>
        </w:rPr>
        <w:t>acadé</w:t>
      </w:r>
      <w:r w:rsidRPr="00E00D5B">
        <w:rPr>
          <w:rFonts w:ascii="Times New Roman" w:hAnsi="Times New Roman"/>
          <w:sz w:val="24"/>
          <w:szCs w:val="24"/>
          <w:lang w:eastAsia="zh-CN"/>
        </w:rPr>
        <w:t>mica</w:t>
      </w:r>
      <w:r>
        <w:rPr>
          <w:rFonts w:ascii="Times New Roman" w:hAnsi="Times New Roman"/>
          <w:sz w:val="24"/>
          <w:szCs w:val="24"/>
          <w:lang w:eastAsia="zh-CN"/>
        </w:rPr>
        <w:t>.</w:t>
      </w:r>
    </w:p>
    <w:p w14:paraId="19CC50D0" w14:textId="20A525FC" w:rsidR="00E00D5B" w:rsidRPr="00B5343B" w:rsidRDefault="00E00D5B" w:rsidP="00B5343B">
      <w:pPr>
        <w:suppressAutoHyphens/>
        <w:spacing w:after="160" w:line="360" w:lineRule="auto"/>
        <w:jc w:val="both"/>
        <w:rPr>
          <w:rFonts w:ascii="Times New Roman" w:hAnsi="Times New Roman"/>
          <w:sz w:val="24"/>
          <w:szCs w:val="24"/>
          <w:lang w:eastAsia="zh-CN"/>
        </w:rPr>
      </w:pPr>
      <w:r w:rsidRPr="00E00D5B">
        <w:rPr>
          <w:rFonts w:ascii="Times New Roman" w:hAnsi="Times New Roman"/>
          <w:sz w:val="24"/>
          <w:szCs w:val="24"/>
          <w:lang w:eastAsia="zh-CN"/>
        </w:rPr>
        <w:t>À</w:t>
      </w:r>
      <w:r>
        <w:rPr>
          <w:rFonts w:ascii="Times New Roman" w:hAnsi="Times New Roman"/>
          <w:sz w:val="24"/>
          <w:szCs w:val="24"/>
          <w:lang w:eastAsia="zh-CN"/>
        </w:rPr>
        <w:t xml:space="preserve"> </w:t>
      </w:r>
      <w:r w:rsidRPr="00E00D5B">
        <w:rPr>
          <w:rFonts w:ascii="Times New Roman" w:hAnsi="Times New Roman"/>
          <w:sz w:val="24"/>
          <w:szCs w:val="24"/>
          <w:lang w:eastAsia="zh-CN"/>
        </w:rPr>
        <w:t xml:space="preserve">Direcção do Programa de Pós-Graduação em Informática na Educação da </w:t>
      </w:r>
      <w:r>
        <w:rPr>
          <w:rFonts w:ascii="Times New Roman" w:hAnsi="Times New Roman"/>
          <w:sz w:val="24"/>
          <w:szCs w:val="24"/>
          <w:lang w:eastAsia="zh-CN"/>
        </w:rPr>
        <w:t>Escola Superior Técnica</w:t>
      </w:r>
      <w:r w:rsidRPr="00E00D5B">
        <w:rPr>
          <w:rFonts w:ascii="Times New Roman" w:hAnsi="Times New Roman"/>
          <w:sz w:val="24"/>
          <w:szCs w:val="24"/>
          <w:lang w:eastAsia="zh-CN"/>
        </w:rPr>
        <w:t xml:space="preserve"> da UP</w:t>
      </w:r>
      <w:r>
        <w:rPr>
          <w:rFonts w:ascii="Times New Roman" w:hAnsi="Times New Roman"/>
          <w:sz w:val="24"/>
          <w:szCs w:val="24"/>
          <w:lang w:eastAsia="zh-CN"/>
        </w:rPr>
        <w:t>M</w:t>
      </w:r>
      <w:r w:rsidRPr="00E00D5B">
        <w:rPr>
          <w:rFonts w:ascii="Times New Roman" w:hAnsi="Times New Roman"/>
          <w:sz w:val="24"/>
          <w:szCs w:val="24"/>
          <w:lang w:eastAsia="zh-CN"/>
        </w:rPr>
        <w:t xml:space="preserve">, pela disponibilização dos recursos necessários para que esta pesquisa se </w:t>
      </w:r>
      <w:r>
        <w:rPr>
          <w:rFonts w:ascii="Times New Roman" w:hAnsi="Times New Roman"/>
          <w:sz w:val="24"/>
          <w:szCs w:val="24"/>
          <w:lang w:eastAsia="zh-CN"/>
        </w:rPr>
        <w:t>tornasse</w:t>
      </w:r>
      <w:r w:rsidRPr="00E00D5B">
        <w:rPr>
          <w:rFonts w:ascii="Times New Roman" w:hAnsi="Times New Roman"/>
          <w:sz w:val="24"/>
          <w:szCs w:val="24"/>
          <w:lang w:eastAsia="zh-CN"/>
        </w:rPr>
        <w:t xml:space="preserve"> uma realidade.</w:t>
      </w:r>
    </w:p>
    <w:p w14:paraId="168FA18D" w14:textId="313B7924" w:rsidR="00B5343B" w:rsidRPr="00B5343B" w:rsidRDefault="00B5343B" w:rsidP="00B5343B">
      <w:pPr>
        <w:suppressAutoHyphens/>
        <w:spacing w:after="160" w:line="360" w:lineRule="auto"/>
        <w:jc w:val="both"/>
        <w:rPr>
          <w:rFonts w:ascii="Times New Roman" w:hAnsi="Times New Roman"/>
          <w:sz w:val="24"/>
          <w:szCs w:val="24"/>
          <w:lang w:eastAsia="zh-CN"/>
        </w:rPr>
      </w:pPr>
      <w:r w:rsidRPr="00B5343B">
        <w:rPr>
          <w:rFonts w:ascii="Times New Roman" w:hAnsi="Times New Roman"/>
          <w:sz w:val="24"/>
          <w:szCs w:val="24"/>
          <w:lang w:eastAsia="zh-CN"/>
        </w:rPr>
        <w:t>A todos o meu muito obrigado “Ndathenda kwenw kwene”.</w:t>
      </w:r>
    </w:p>
    <w:p w14:paraId="1F35646F" w14:textId="77777777" w:rsidR="00B5343B" w:rsidRPr="00B5343B" w:rsidRDefault="00B5343B" w:rsidP="00B5343B">
      <w:pPr>
        <w:suppressAutoHyphens/>
        <w:spacing w:after="160" w:line="360" w:lineRule="auto"/>
        <w:jc w:val="both"/>
        <w:rPr>
          <w:rFonts w:ascii="Times New Roman" w:hAnsi="Times New Roman"/>
          <w:b/>
          <w:sz w:val="24"/>
          <w:szCs w:val="24"/>
          <w:lang w:eastAsia="zh-CN"/>
        </w:rPr>
      </w:pPr>
    </w:p>
    <w:p w14:paraId="5E5AB15E" w14:textId="77777777" w:rsidR="00B5343B" w:rsidRPr="00B5343B" w:rsidRDefault="00B5343B" w:rsidP="00B5343B">
      <w:pPr>
        <w:suppressAutoHyphens/>
        <w:spacing w:after="160" w:line="360" w:lineRule="auto"/>
        <w:jc w:val="both"/>
        <w:rPr>
          <w:rFonts w:ascii="Times New Roman" w:hAnsi="Times New Roman"/>
          <w:b/>
          <w:sz w:val="24"/>
          <w:szCs w:val="24"/>
          <w:lang w:eastAsia="zh-CN"/>
        </w:rPr>
      </w:pPr>
    </w:p>
    <w:p w14:paraId="58534215" w14:textId="77777777" w:rsidR="00B5343B" w:rsidRPr="00B5343B" w:rsidRDefault="00B5343B" w:rsidP="00B5343B">
      <w:pPr>
        <w:suppressAutoHyphens/>
        <w:spacing w:after="160" w:line="360" w:lineRule="auto"/>
        <w:jc w:val="both"/>
        <w:rPr>
          <w:rFonts w:ascii="Times New Roman" w:hAnsi="Times New Roman"/>
          <w:sz w:val="24"/>
          <w:szCs w:val="24"/>
          <w:lang w:eastAsia="zh-CN"/>
        </w:rPr>
      </w:pPr>
    </w:p>
    <w:p w14:paraId="0D1AFECB" w14:textId="77777777" w:rsidR="00B5343B" w:rsidRPr="00B5343B" w:rsidRDefault="00B5343B" w:rsidP="00B5343B">
      <w:pPr>
        <w:suppressAutoHyphens/>
        <w:spacing w:after="160" w:line="360" w:lineRule="auto"/>
        <w:jc w:val="both"/>
        <w:rPr>
          <w:rFonts w:ascii="Times New Roman" w:hAnsi="Times New Roman"/>
          <w:sz w:val="24"/>
          <w:szCs w:val="24"/>
          <w:lang w:eastAsia="zh-CN"/>
        </w:rPr>
      </w:pPr>
    </w:p>
    <w:p w14:paraId="5FAD5915" w14:textId="77777777" w:rsidR="00B5343B" w:rsidRPr="00B5343B" w:rsidRDefault="00B5343B" w:rsidP="00B5343B">
      <w:pPr>
        <w:suppressAutoHyphens/>
        <w:spacing w:after="160" w:line="360" w:lineRule="auto"/>
        <w:jc w:val="both"/>
        <w:rPr>
          <w:rFonts w:ascii="Times New Roman" w:hAnsi="Times New Roman"/>
          <w:sz w:val="24"/>
          <w:szCs w:val="24"/>
          <w:lang w:eastAsia="zh-CN"/>
        </w:rPr>
      </w:pPr>
    </w:p>
    <w:p w14:paraId="183F6255" w14:textId="77777777" w:rsidR="00B5343B" w:rsidRPr="00B5343B" w:rsidRDefault="00B5343B" w:rsidP="00B5343B">
      <w:pPr>
        <w:suppressAutoHyphens/>
        <w:spacing w:after="160" w:line="360" w:lineRule="auto"/>
        <w:jc w:val="both"/>
        <w:rPr>
          <w:rFonts w:ascii="Times New Roman" w:hAnsi="Times New Roman"/>
          <w:sz w:val="24"/>
          <w:szCs w:val="24"/>
          <w:lang w:eastAsia="zh-CN"/>
        </w:rPr>
      </w:pPr>
    </w:p>
    <w:p w14:paraId="52AC1957" w14:textId="77777777" w:rsidR="00B5343B" w:rsidRPr="00B5343B" w:rsidRDefault="00B5343B" w:rsidP="00B5343B">
      <w:pPr>
        <w:suppressAutoHyphens/>
        <w:spacing w:after="160" w:line="360" w:lineRule="auto"/>
        <w:jc w:val="both"/>
        <w:rPr>
          <w:rFonts w:ascii="Times New Roman" w:hAnsi="Times New Roman"/>
          <w:sz w:val="24"/>
          <w:szCs w:val="24"/>
          <w:lang w:eastAsia="zh-CN"/>
        </w:rPr>
      </w:pPr>
    </w:p>
    <w:p w14:paraId="2F54FCDE" w14:textId="77777777" w:rsidR="00B5343B" w:rsidRDefault="00B5343B" w:rsidP="00B5343B">
      <w:pPr>
        <w:suppressAutoHyphens/>
        <w:spacing w:after="160" w:line="360" w:lineRule="auto"/>
        <w:jc w:val="both"/>
        <w:rPr>
          <w:rFonts w:ascii="Times New Roman" w:hAnsi="Times New Roman"/>
          <w:sz w:val="24"/>
          <w:szCs w:val="24"/>
          <w:lang w:eastAsia="zh-CN"/>
        </w:rPr>
      </w:pPr>
    </w:p>
    <w:p w14:paraId="5EC0C802" w14:textId="77777777" w:rsidR="002C08B1" w:rsidRDefault="002C08B1" w:rsidP="00B5343B">
      <w:pPr>
        <w:suppressAutoHyphens/>
        <w:spacing w:after="160" w:line="360" w:lineRule="auto"/>
        <w:jc w:val="both"/>
        <w:rPr>
          <w:rFonts w:ascii="Times New Roman" w:hAnsi="Times New Roman"/>
          <w:sz w:val="24"/>
          <w:szCs w:val="24"/>
          <w:lang w:eastAsia="zh-CN"/>
        </w:rPr>
      </w:pPr>
    </w:p>
    <w:p w14:paraId="24C5DE9A" w14:textId="77777777" w:rsidR="002C08B1" w:rsidRDefault="002C08B1" w:rsidP="00B5343B">
      <w:pPr>
        <w:suppressAutoHyphens/>
        <w:spacing w:after="160" w:line="360" w:lineRule="auto"/>
        <w:jc w:val="both"/>
        <w:rPr>
          <w:rFonts w:ascii="Times New Roman" w:hAnsi="Times New Roman"/>
          <w:sz w:val="24"/>
          <w:szCs w:val="24"/>
          <w:lang w:eastAsia="zh-CN"/>
        </w:rPr>
      </w:pPr>
    </w:p>
    <w:p w14:paraId="09E60305" w14:textId="77777777" w:rsidR="002C08B1" w:rsidRPr="00B5343B" w:rsidRDefault="002C08B1" w:rsidP="00B5343B">
      <w:pPr>
        <w:suppressAutoHyphens/>
        <w:spacing w:after="160" w:line="360" w:lineRule="auto"/>
        <w:jc w:val="both"/>
        <w:rPr>
          <w:rFonts w:ascii="Times New Roman" w:hAnsi="Times New Roman"/>
          <w:sz w:val="24"/>
          <w:szCs w:val="24"/>
          <w:lang w:eastAsia="zh-CN"/>
        </w:rPr>
      </w:pPr>
    </w:p>
    <w:p w14:paraId="6A759774" w14:textId="77777777" w:rsidR="00B5343B" w:rsidRPr="00B5343B" w:rsidRDefault="00B5343B" w:rsidP="00B5343B">
      <w:pPr>
        <w:suppressAutoHyphens/>
        <w:spacing w:after="160" w:line="360" w:lineRule="auto"/>
        <w:jc w:val="both"/>
        <w:rPr>
          <w:rFonts w:ascii="Times New Roman" w:hAnsi="Times New Roman"/>
          <w:sz w:val="24"/>
          <w:szCs w:val="24"/>
          <w:lang w:eastAsia="zh-CN"/>
        </w:rPr>
      </w:pPr>
    </w:p>
    <w:p w14:paraId="1DFE3492" w14:textId="77777777" w:rsidR="00B5343B" w:rsidRPr="00B5343B" w:rsidRDefault="00B5343B" w:rsidP="00B5343B">
      <w:pPr>
        <w:suppressAutoHyphens/>
        <w:spacing w:after="160" w:line="360" w:lineRule="auto"/>
        <w:jc w:val="both"/>
        <w:rPr>
          <w:rFonts w:ascii="Times New Roman" w:hAnsi="Times New Roman"/>
          <w:sz w:val="24"/>
          <w:szCs w:val="24"/>
          <w:lang w:eastAsia="zh-CN"/>
        </w:rPr>
      </w:pPr>
    </w:p>
    <w:p w14:paraId="6EE91B3C" w14:textId="77777777" w:rsidR="000D7032" w:rsidRDefault="000D7032" w:rsidP="00B5343B">
      <w:pPr>
        <w:suppressAutoHyphens/>
        <w:spacing w:after="160" w:line="360" w:lineRule="auto"/>
        <w:jc w:val="both"/>
        <w:rPr>
          <w:rFonts w:ascii="Times New Roman" w:hAnsi="Times New Roman"/>
          <w:b/>
          <w:sz w:val="24"/>
          <w:szCs w:val="24"/>
          <w:lang w:eastAsia="zh-CN"/>
        </w:rPr>
      </w:pPr>
    </w:p>
    <w:p w14:paraId="6979C497" w14:textId="71A2000E" w:rsidR="00B5343B" w:rsidRPr="00B5343B" w:rsidRDefault="00B5343B" w:rsidP="00B5343B">
      <w:pPr>
        <w:suppressAutoHyphens/>
        <w:spacing w:after="160" w:line="360" w:lineRule="auto"/>
        <w:jc w:val="both"/>
        <w:rPr>
          <w:lang w:eastAsia="zh-CN"/>
        </w:rPr>
      </w:pPr>
      <w:r w:rsidRPr="00B5343B">
        <w:rPr>
          <w:rFonts w:ascii="Times New Roman" w:hAnsi="Times New Roman"/>
          <w:b/>
          <w:sz w:val="24"/>
          <w:szCs w:val="24"/>
          <w:lang w:eastAsia="zh-CN"/>
        </w:rPr>
        <w:t xml:space="preserve">RESUMO </w:t>
      </w:r>
    </w:p>
    <w:p w14:paraId="7F77C252" w14:textId="6716BAA4" w:rsidR="00B5343B" w:rsidRPr="00B5343B" w:rsidRDefault="00B5343B" w:rsidP="00B5343B">
      <w:pPr>
        <w:suppressAutoHyphens/>
        <w:spacing w:after="160" w:line="360" w:lineRule="auto"/>
        <w:jc w:val="both"/>
        <w:rPr>
          <w:lang w:eastAsia="zh-CN"/>
        </w:rPr>
      </w:pPr>
      <w:r w:rsidRPr="00B5343B">
        <w:rPr>
          <w:rFonts w:ascii="Times New Roman" w:hAnsi="Times New Roman"/>
          <w:sz w:val="24"/>
          <w:szCs w:val="24"/>
          <w:lang w:eastAsia="zh-CN"/>
        </w:rPr>
        <w:t>O direito à educação está proclamado na Declaração Universal dos Direitos Humanos e foi reafirmado com veemência pela Declaração Mundial da Educação para Todos; formulada na Convenção Mundial sobre a "Educação para Todos" em Jomtien, Tailândia em 1990. Com este dispositivo abriu-se o espaço para o surgimento da Educação Inclusiva, processo que vem sendo implementado em todo mundo, para principalmente prover e promover educação às pessoas com necessidades educacionais especiais. Em Moçambique o processo educacional para esta camada, já vem sendo implementado desde 1975, ano da independência nacional, existindo 4 escolas especiais, mas de âmbito privado. Ao longo dos anos o Estado criou Centros de Recursos de Educação Inclusiva (CREI) orientados para o nível primário, secundário, que, contudo, o processo se mostra desafiante, registando recuos e avanços, seguindo a tendência do processo de ensino no geral. O processo comunicativo entre o professor e o aluno na sala de aula constitui um dos grandes entraves ao desenvolvimento da educação inclusiva em Moçambique, motivado sobretudo</w:t>
      </w:r>
      <w:r w:rsidRPr="00B5343B">
        <w:rPr>
          <w:lang w:eastAsia="zh-CN"/>
        </w:rPr>
        <w:t xml:space="preserve"> </w:t>
      </w:r>
      <w:r w:rsidRPr="00B5343B">
        <w:rPr>
          <w:rFonts w:ascii="Times New Roman" w:hAnsi="Times New Roman"/>
          <w:sz w:val="24"/>
          <w:szCs w:val="24"/>
          <w:lang w:eastAsia="zh-CN"/>
        </w:rPr>
        <w:t>pelo défice de recursos educacionais para esta camada e pela deficiente comunicação entre professores e alunos com necessida</w:t>
      </w:r>
      <w:r w:rsidR="007C3ED6">
        <w:rPr>
          <w:rFonts w:ascii="Times New Roman" w:hAnsi="Times New Roman"/>
          <w:sz w:val="24"/>
          <w:szCs w:val="24"/>
          <w:lang w:eastAsia="zh-CN"/>
        </w:rPr>
        <w:t>des especiais. O presente trabalho</w:t>
      </w:r>
      <w:r w:rsidRPr="00B5343B">
        <w:rPr>
          <w:rFonts w:ascii="Times New Roman" w:hAnsi="Times New Roman"/>
          <w:sz w:val="24"/>
          <w:szCs w:val="24"/>
          <w:lang w:eastAsia="zh-CN"/>
        </w:rPr>
        <w:t xml:space="preserve"> aborda a possibilidade do uso de aplicativo Hand Talk gratuito que traduz automaticamente texto e áudio para Língua de Sinais, para educação inclusiva da pessoa portadora de deficiência auditiva no ensino secundário, um aplicativo que pode ser incorporado em dispositivos moveis.  </w:t>
      </w:r>
    </w:p>
    <w:p w14:paraId="3066D274" w14:textId="77777777" w:rsidR="00B5343B" w:rsidRPr="00B5343B" w:rsidRDefault="00B5343B" w:rsidP="00B5343B">
      <w:pPr>
        <w:suppressAutoHyphens/>
        <w:spacing w:after="160" w:line="360" w:lineRule="auto"/>
        <w:jc w:val="both"/>
        <w:rPr>
          <w:lang w:eastAsia="zh-CN"/>
        </w:rPr>
      </w:pPr>
      <w:r w:rsidRPr="00B5343B">
        <w:rPr>
          <w:rFonts w:ascii="Times New Roman" w:hAnsi="Times New Roman"/>
          <w:b/>
          <w:sz w:val="24"/>
          <w:szCs w:val="24"/>
          <w:lang w:eastAsia="zh-CN"/>
        </w:rPr>
        <w:t>Palavras-chave:</w:t>
      </w:r>
      <w:r w:rsidRPr="00B5343B">
        <w:rPr>
          <w:rFonts w:ascii="Times New Roman" w:hAnsi="Times New Roman"/>
          <w:sz w:val="24"/>
          <w:szCs w:val="24"/>
          <w:lang w:eastAsia="zh-CN"/>
        </w:rPr>
        <w:t xml:space="preserve"> Educação inclusiva, Tecnologia móvel e Hand Talk</w:t>
      </w:r>
    </w:p>
    <w:p w14:paraId="73A47FFC" w14:textId="77777777" w:rsidR="00B5343B" w:rsidRPr="00B5343B" w:rsidRDefault="00B5343B" w:rsidP="00B5343B">
      <w:pPr>
        <w:suppressAutoHyphens/>
        <w:spacing w:after="160" w:line="360" w:lineRule="auto"/>
        <w:jc w:val="both"/>
        <w:rPr>
          <w:rFonts w:ascii="Times New Roman" w:hAnsi="Times New Roman"/>
          <w:sz w:val="24"/>
          <w:szCs w:val="24"/>
          <w:lang w:eastAsia="zh-CN"/>
        </w:rPr>
      </w:pPr>
    </w:p>
    <w:p w14:paraId="08CECA35" w14:textId="77777777" w:rsidR="00B5343B" w:rsidRPr="00B5343B" w:rsidRDefault="00B5343B" w:rsidP="00B5343B">
      <w:pPr>
        <w:suppressAutoHyphens/>
        <w:spacing w:after="160" w:line="360" w:lineRule="auto"/>
        <w:jc w:val="both"/>
        <w:rPr>
          <w:rFonts w:ascii="Times New Roman" w:hAnsi="Times New Roman"/>
          <w:sz w:val="24"/>
          <w:szCs w:val="24"/>
          <w:lang w:eastAsia="zh-CN"/>
        </w:rPr>
      </w:pPr>
    </w:p>
    <w:p w14:paraId="002FF6D9" w14:textId="77777777" w:rsidR="00B5343B" w:rsidRPr="00B5343B" w:rsidRDefault="00B5343B" w:rsidP="00B5343B">
      <w:pPr>
        <w:keepNext/>
        <w:keepLines/>
        <w:spacing w:before="240" w:after="0" w:line="240" w:lineRule="auto"/>
        <w:outlineLvl w:val="0"/>
        <w:rPr>
          <w:rFonts w:ascii="Calibri Light" w:eastAsia="Times New Roman" w:hAnsi="Calibri Light"/>
          <w:color w:val="2E74B5"/>
          <w:kern w:val="28"/>
          <w:sz w:val="32"/>
          <w:szCs w:val="32"/>
          <w:lang w:eastAsia="zh-CN"/>
        </w:rPr>
      </w:pPr>
    </w:p>
    <w:p w14:paraId="4B1DA106" w14:textId="77777777" w:rsidR="00B5343B" w:rsidRPr="00B5343B" w:rsidRDefault="00B5343B" w:rsidP="00B5343B">
      <w:pPr>
        <w:spacing w:after="0" w:line="240" w:lineRule="auto"/>
        <w:rPr>
          <w:rFonts w:ascii="Times New Roman" w:eastAsia="Times New Roman" w:hAnsi="Times New Roman"/>
          <w:kern w:val="28"/>
          <w:sz w:val="24"/>
          <w:szCs w:val="20"/>
          <w:lang w:eastAsia="zh-CN"/>
        </w:rPr>
      </w:pPr>
    </w:p>
    <w:p w14:paraId="4AB733E1" w14:textId="77777777" w:rsidR="00B5343B" w:rsidRPr="00B5343B" w:rsidRDefault="00B5343B" w:rsidP="00B5343B">
      <w:pPr>
        <w:keepNext/>
        <w:keepLines/>
        <w:spacing w:before="240" w:after="0" w:line="240" w:lineRule="auto"/>
        <w:outlineLvl w:val="0"/>
        <w:rPr>
          <w:rFonts w:ascii="Calibri Light" w:eastAsia="Times New Roman" w:hAnsi="Calibri Light"/>
          <w:color w:val="2E74B5"/>
          <w:kern w:val="28"/>
          <w:sz w:val="32"/>
          <w:szCs w:val="32"/>
          <w:lang w:eastAsia="zh-CN"/>
        </w:rPr>
      </w:pPr>
    </w:p>
    <w:p w14:paraId="714E18A6" w14:textId="77777777" w:rsidR="00B5343B" w:rsidRPr="00B5343B" w:rsidRDefault="00B5343B" w:rsidP="00B5343B">
      <w:pPr>
        <w:spacing w:after="0" w:line="240" w:lineRule="auto"/>
        <w:rPr>
          <w:rFonts w:ascii="Times New Roman" w:eastAsia="Times New Roman" w:hAnsi="Times New Roman"/>
          <w:kern w:val="28"/>
          <w:sz w:val="24"/>
          <w:szCs w:val="20"/>
          <w:lang w:eastAsia="zh-CN"/>
        </w:rPr>
      </w:pPr>
    </w:p>
    <w:p w14:paraId="5C14974F" w14:textId="77777777" w:rsidR="00B5343B" w:rsidRPr="00B5343B" w:rsidRDefault="00B5343B" w:rsidP="00B5343B">
      <w:pPr>
        <w:keepNext/>
        <w:keepLines/>
        <w:spacing w:before="240" w:after="0" w:line="240" w:lineRule="auto"/>
        <w:outlineLvl w:val="0"/>
        <w:rPr>
          <w:rFonts w:ascii="Calibri Light" w:eastAsia="Times New Roman" w:hAnsi="Calibri Light"/>
          <w:color w:val="2E74B5"/>
          <w:kern w:val="28"/>
          <w:sz w:val="32"/>
          <w:szCs w:val="32"/>
          <w:lang w:eastAsia="zh-CN"/>
        </w:rPr>
      </w:pPr>
    </w:p>
    <w:p w14:paraId="1CFD870C" w14:textId="77777777" w:rsidR="00B5343B" w:rsidRPr="00B5343B" w:rsidRDefault="00B5343B" w:rsidP="00B5343B">
      <w:pPr>
        <w:suppressAutoHyphens/>
        <w:spacing w:after="160" w:line="360" w:lineRule="auto"/>
        <w:jc w:val="both"/>
        <w:rPr>
          <w:rFonts w:ascii="Times New Roman" w:hAnsi="Times New Roman"/>
          <w:sz w:val="24"/>
          <w:szCs w:val="24"/>
          <w:lang w:eastAsia="zh-CN"/>
        </w:rPr>
      </w:pPr>
    </w:p>
    <w:p w14:paraId="45328690" w14:textId="77777777" w:rsidR="00B5343B" w:rsidRPr="00B5343B" w:rsidRDefault="00B5343B" w:rsidP="00B5343B">
      <w:pPr>
        <w:suppressAutoHyphens/>
        <w:spacing w:after="160" w:line="360" w:lineRule="auto"/>
        <w:jc w:val="both"/>
        <w:rPr>
          <w:rFonts w:ascii="Times New Roman" w:hAnsi="Times New Roman"/>
          <w:b/>
          <w:sz w:val="24"/>
          <w:szCs w:val="24"/>
          <w:lang w:eastAsia="zh-CN"/>
        </w:rPr>
      </w:pPr>
    </w:p>
    <w:p w14:paraId="3E612CC9" w14:textId="1CE19DAE" w:rsidR="00B5343B" w:rsidRPr="00E00D5B" w:rsidRDefault="00B5343B" w:rsidP="00B5343B">
      <w:pPr>
        <w:suppressAutoHyphens/>
        <w:spacing w:after="160" w:line="360" w:lineRule="auto"/>
        <w:jc w:val="both"/>
        <w:rPr>
          <w:b/>
          <w:lang w:val="en-US" w:eastAsia="zh-CN"/>
        </w:rPr>
      </w:pPr>
      <w:r w:rsidRPr="00E00D5B">
        <w:rPr>
          <w:rFonts w:ascii="Times New Roman" w:hAnsi="Times New Roman"/>
          <w:b/>
          <w:sz w:val="24"/>
          <w:szCs w:val="24"/>
          <w:lang w:val="en-US" w:eastAsia="zh-CN"/>
        </w:rPr>
        <w:t xml:space="preserve">ABSTRACT </w:t>
      </w:r>
    </w:p>
    <w:p w14:paraId="30FFF921" w14:textId="4BC528AC" w:rsidR="00B5343B" w:rsidRPr="00E00D5B" w:rsidRDefault="00B5343B" w:rsidP="00B5343B">
      <w:pPr>
        <w:suppressAutoHyphens/>
        <w:spacing w:after="160" w:line="360" w:lineRule="auto"/>
        <w:jc w:val="both"/>
        <w:rPr>
          <w:rFonts w:ascii="Times New Roman" w:hAnsi="Times New Roman"/>
          <w:sz w:val="24"/>
          <w:szCs w:val="24"/>
          <w:lang w:val="en-US" w:eastAsia="zh-CN"/>
        </w:rPr>
      </w:pPr>
      <w:r w:rsidRPr="00E00D5B">
        <w:rPr>
          <w:rFonts w:ascii="Times New Roman" w:hAnsi="Times New Roman"/>
          <w:sz w:val="24"/>
          <w:szCs w:val="24"/>
          <w:lang w:val="en-US" w:eastAsia="zh-CN"/>
        </w:rPr>
        <w:t xml:space="preserve">The right to education is proclaimed in the Universal Declaration of Human Rights and has been strongly reaffirmed by the World Declaration of Education for All; formulated at the World Convention on "Education for All" in Jomtien, Thailand in 1990. This provision opened the way for the emergence of Inclusive Education, a process that has been implemented around the world to mainly provide and promote education for people. with special educational needs. In Mozambique the educational process for this layer has been implemented since 1975, the year of national </w:t>
      </w:r>
      <w:r w:rsidR="00B026E0">
        <w:rPr>
          <w:rFonts w:ascii="Times New Roman" w:hAnsi="Times New Roman"/>
          <w:sz w:val="24"/>
          <w:szCs w:val="24"/>
          <w:lang w:val="en-US" w:eastAsia="zh-CN"/>
        </w:rPr>
        <w:t>I</w:t>
      </w:r>
      <w:r w:rsidRPr="00E00D5B">
        <w:rPr>
          <w:rFonts w:ascii="Times New Roman" w:hAnsi="Times New Roman"/>
          <w:sz w:val="24"/>
          <w:szCs w:val="24"/>
          <w:lang w:val="en-US" w:eastAsia="zh-CN"/>
        </w:rPr>
        <w:t xml:space="preserve">ndependence, with 4 special schools, but private ones. Over the years the State has set up Centers for Inclusive Education Resources (CREI) oriented at the primary, secondary level, which, however, proves to be challenging, recording setbacks and advances, following the trend of the teaching process in general. The communicative process between teacher and student in the classroom is one of the major obstacles to the development of inclusive education in Mozambique, mainly motivated by the lack of educational resources for this layer and poor communication between teachers and students </w:t>
      </w:r>
      <w:r w:rsidR="00F41CA7">
        <w:rPr>
          <w:rFonts w:ascii="Times New Roman" w:hAnsi="Times New Roman"/>
          <w:sz w:val="24"/>
          <w:szCs w:val="24"/>
          <w:lang w:val="en-US" w:eastAsia="zh-CN"/>
        </w:rPr>
        <w:t>with special needs. This job</w:t>
      </w:r>
      <w:r w:rsidRPr="00E00D5B">
        <w:rPr>
          <w:rFonts w:ascii="Times New Roman" w:hAnsi="Times New Roman"/>
          <w:sz w:val="24"/>
          <w:szCs w:val="24"/>
          <w:lang w:val="en-US" w:eastAsia="zh-CN"/>
        </w:rPr>
        <w:t xml:space="preserve"> discusses the possibility of using the free Hand Talk app that automatically translates text and audio into Sign Language for inclusive education of the hearing impaired person in secondary education, an app that can be incorporated into mobile devices.</w:t>
      </w:r>
    </w:p>
    <w:p w14:paraId="67054638" w14:textId="77777777" w:rsidR="00B5343B" w:rsidRPr="00E00D5B" w:rsidRDefault="00B5343B" w:rsidP="00B5343B">
      <w:pPr>
        <w:suppressAutoHyphens/>
        <w:spacing w:after="160" w:line="360" w:lineRule="auto"/>
        <w:jc w:val="both"/>
        <w:rPr>
          <w:lang w:val="en-US" w:eastAsia="zh-CN"/>
        </w:rPr>
      </w:pPr>
    </w:p>
    <w:p w14:paraId="5063CD60" w14:textId="77777777" w:rsidR="00B5343B" w:rsidRPr="00E00D5B" w:rsidRDefault="00B5343B" w:rsidP="00B5343B">
      <w:pPr>
        <w:suppressAutoHyphens/>
        <w:spacing w:after="160" w:line="360" w:lineRule="auto"/>
        <w:jc w:val="both"/>
        <w:rPr>
          <w:lang w:val="en-US" w:eastAsia="zh-CN"/>
        </w:rPr>
      </w:pPr>
      <w:r w:rsidRPr="00E00D5B">
        <w:rPr>
          <w:rFonts w:ascii="Times New Roman" w:hAnsi="Times New Roman"/>
          <w:b/>
          <w:sz w:val="24"/>
          <w:szCs w:val="24"/>
          <w:lang w:val="en-US" w:eastAsia="zh-CN"/>
        </w:rPr>
        <w:t>Keyword:</w:t>
      </w:r>
      <w:r w:rsidRPr="00E00D5B">
        <w:rPr>
          <w:rFonts w:ascii="Times New Roman" w:hAnsi="Times New Roman"/>
          <w:sz w:val="24"/>
          <w:szCs w:val="24"/>
          <w:lang w:val="en-US" w:eastAsia="zh-CN"/>
        </w:rPr>
        <w:t xml:space="preserve"> Inclusive Education, Mobile Technology and Hand Talk</w:t>
      </w:r>
    </w:p>
    <w:p w14:paraId="1FCABF75" w14:textId="77777777" w:rsidR="00B5343B" w:rsidRPr="00E00D5B" w:rsidRDefault="00B5343B" w:rsidP="00B5343B">
      <w:pPr>
        <w:spacing w:after="0" w:line="240" w:lineRule="auto"/>
        <w:jc w:val="both"/>
        <w:rPr>
          <w:rFonts w:ascii="Times New Roman" w:eastAsia="Times New Roman" w:hAnsi="Times New Roman"/>
          <w:kern w:val="28"/>
          <w:sz w:val="24"/>
          <w:szCs w:val="20"/>
          <w:lang w:val="en-US"/>
        </w:rPr>
      </w:pPr>
    </w:p>
    <w:p w14:paraId="401FAE57" w14:textId="77777777" w:rsidR="00B5343B" w:rsidRPr="00E00D5B" w:rsidRDefault="00B5343B" w:rsidP="00B5343B">
      <w:pPr>
        <w:spacing w:after="0" w:line="240" w:lineRule="auto"/>
        <w:jc w:val="both"/>
        <w:rPr>
          <w:rFonts w:ascii="Times New Roman" w:eastAsia="Times New Roman" w:hAnsi="Times New Roman"/>
          <w:kern w:val="28"/>
          <w:sz w:val="24"/>
          <w:szCs w:val="20"/>
          <w:lang w:val="en-US"/>
        </w:rPr>
      </w:pPr>
    </w:p>
    <w:p w14:paraId="1A701A59" w14:textId="77777777" w:rsidR="00B5343B" w:rsidRPr="00E00D5B" w:rsidRDefault="00B5343B" w:rsidP="00B5343B">
      <w:pPr>
        <w:spacing w:after="0" w:line="240" w:lineRule="auto"/>
        <w:jc w:val="both"/>
        <w:rPr>
          <w:rFonts w:ascii="Times New Roman" w:eastAsia="Times New Roman" w:hAnsi="Times New Roman"/>
          <w:kern w:val="28"/>
          <w:sz w:val="24"/>
          <w:szCs w:val="20"/>
          <w:lang w:val="en-US"/>
        </w:rPr>
      </w:pPr>
    </w:p>
    <w:p w14:paraId="59AF7A88" w14:textId="77777777" w:rsidR="00B5343B" w:rsidRPr="00E00D5B" w:rsidRDefault="00B5343B" w:rsidP="00B5343B">
      <w:pPr>
        <w:spacing w:after="0" w:line="240" w:lineRule="auto"/>
        <w:jc w:val="both"/>
        <w:rPr>
          <w:rFonts w:ascii="Times New Roman" w:eastAsia="Times New Roman" w:hAnsi="Times New Roman"/>
          <w:kern w:val="28"/>
          <w:sz w:val="24"/>
          <w:szCs w:val="20"/>
          <w:lang w:val="en-US"/>
        </w:rPr>
      </w:pPr>
    </w:p>
    <w:p w14:paraId="3BFCA812" w14:textId="13EBD73C" w:rsidR="00B5343B" w:rsidRPr="00E00D5B" w:rsidRDefault="00B5343B" w:rsidP="00B5343B">
      <w:pPr>
        <w:spacing w:after="0" w:line="240" w:lineRule="auto"/>
        <w:jc w:val="both"/>
        <w:rPr>
          <w:rFonts w:ascii="Times New Roman" w:eastAsia="Times New Roman" w:hAnsi="Times New Roman"/>
          <w:kern w:val="28"/>
          <w:sz w:val="24"/>
          <w:szCs w:val="20"/>
          <w:lang w:val="en-US"/>
        </w:rPr>
      </w:pPr>
    </w:p>
    <w:p w14:paraId="59ACC4EE" w14:textId="77777777" w:rsidR="0096227B" w:rsidRPr="00E00D5B" w:rsidRDefault="0096227B" w:rsidP="00B5343B">
      <w:pPr>
        <w:spacing w:after="0" w:line="240" w:lineRule="auto"/>
        <w:jc w:val="both"/>
        <w:rPr>
          <w:rFonts w:ascii="Times New Roman" w:eastAsia="Times New Roman" w:hAnsi="Times New Roman"/>
          <w:kern w:val="28"/>
          <w:sz w:val="24"/>
          <w:szCs w:val="20"/>
          <w:lang w:val="en-US"/>
        </w:rPr>
      </w:pPr>
    </w:p>
    <w:p w14:paraId="66C88D42" w14:textId="77777777" w:rsidR="00B5343B" w:rsidRPr="00E00D5B" w:rsidRDefault="00B5343B" w:rsidP="00B5343B">
      <w:pPr>
        <w:spacing w:after="0" w:line="240" w:lineRule="auto"/>
        <w:jc w:val="both"/>
        <w:rPr>
          <w:rFonts w:ascii="Times New Roman" w:eastAsia="Times New Roman" w:hAnsi="Times New Roman"/>
          <w:kern w:val="28"/>
          <w:sz w:val="24"/>
          <w:szCs w:val="20"/>
          <w:lang w:val="en-US"/>
        </w:rPr>
      </w:pPr>
    </w:p>
    <w:p w14:paraId="36E00B32" w14:textId="77777777" w:rsidR="00B5343B" w:rsidRDefault="00B5343B" w:rsidP="00B5343B">
      <w:pPr>
        <w:spacing w:after="0" w:line="240" w:lineRule="auto"/>
        <w:jc w:val="both"/>
        <w:rPr>
          <w:rFonts w:ascii="Times New Roman" w:eastAsia="Times New Roman" w:hAnsi="Times New Roman"/>
          <w:kern w:val="28"/>
          <w:sz w:val="24"/>
          <w:szCs w:val="20"/>
          <w:lang w:val="en-US"/>
        </w:rPr>
      </w:pPr>
    </w:p>
    <w:p w14:paraId="52B250FF" w14:textId="77777777" w:rsidR="002C08B1" w:rsidRDefault="002C08B1" w:rsidP="00B5343B">
      <w:pPr>
        <w:spacing w:after="0" w:line="240" w:lineRule="auto"/>
        <w:jc w:val="both"/>
        <w:rPr>
          <w:rFonts w:ascii="Times New Roman" w:eastAsia="Times New Roman" w:hAnsi="Times New Roman"/>
          <w:kern w:val="28"/>
          <w:sz w:val="24"/>
          <w:szCs w:val="20"/>
          <w:lang w:val="en-US"/>
        </w:rPr>
      </w:pPr>
    </w:p>
    <w:p w14:paraId="1DDA1829" w14:textId="77777777" w:rsidR="002C08B1" w:rsidRDefault="002C08B1" w:rsidP="00B5343B">
      <w:pPr>
        <w:spacing w:after="0" w:line="240" w:lineRule="auto"/>
        <w:jc w:val="both"/>
        <w:rPr>
          <w:rFonts w:ascii="Times New Roman" w:eastAsia="Times New Roman" w:hAnsi="Times New Roman"/>
          <w:kern w:val="28"/>
          <w:sz w:val="24"/>
          <w:szCs w:val="20"/>
          <w:lang w:val="en-US"/>
        </w:rPr>
      </w:pPr>
    </w:p>
    <w:p w14:paraId="52DDA859" w14:textId="77777777" w:rsidR="002C08B1" w:rsidRDefault="002C08B1" w:rsidP="00B5343B">
      <w:pPr>
        <w:spacing w:after="0" w:line="240" w:lineRule="auto"/>
        <w:jc w:val="both"/>
        <w:rPr>
          <w:rFonts w:ascii="Times New Roman" w:eastAsia="Times New Roman" w:hAnsi="Times New Roman"/>
          <w:kern w:val="28"/>
          <w:sz w:val="24"/>
          <w:szCs w:val="20"/>
          <w:lang w:val="en-US"/>
        </w:rPr>
      </w:pPr>
    </w:p>
    <w:p w14:paraId="580E82F3" w14:textId="77777777" w:rsidR="002C08B1" w:rsidRDefault="002C08B1" w:rsidP="00B5343B">
      <w:pPr>
        <w:spacing w:after="0" w:line="240" w:lineRule="auto"/>
        <w:jc w:val="both"/>
        <w:rPr>
          <w:rFonts w:ascii="Times New Roman" w:eastAsia="Times New Roman" w:hAnsi="Times New Roman"/>
          <w:kern w:val="28"/>
          <w:sz w:val="24"/>
          <w:szCs w:val="20"/>
          <w:lang w:val="en-US"/>
        </w:rPr>
      </w:pPr>
    </w:p>
    <w:p w14:paraId="3FC27D98" w14:textId="77777777" w:rsidR="002C08B1" w:rsidRPr="00E00D5B" w:rsidRDefault="002C08B1" w:rsidP="00B5343B">
      <w:pPr>
        <w:spacing w:after="0" w:line="240" w:lineRule="auto"/>
        <w:jc w:val="both"/>
        <w:rPr>
          <w:rFonts w:ascii="Times New Roman" w:eastAsia="Times New Roman" w:hAnsi="Times New Roman"/>
          <w:kern w:val="28"/>
          <w:sz w:val="24"/>
          <w:szCs w:val="20"/>
          <w:lang w:val="en-US"/>
        </w:rPr>
      </w:pPr>
    </w:p>
    <w:p w14:paraId="2F6861D8" w14:textId="26FD9FD7" w:rsidR="00722B34" w:rsidRDefault="00722B34" w:rsidP="0020775F">
      <w:pPr>
        <w:pStyle w:val="Cabealho1"/>
        <w:rPr>
          <w:rFonts w:ascii="Times New Roman" w:eastAsia="Times New Roman" w:hAnsi="Times New Roman" w:cs="Times New Roman"/>
          <w:color w:val="auto"/>
          <w:kern w:val="28"/>
          <w:sz w:val="24"/>
          <w:szCs w:val="20"/>
          <w:lang w:val="en-US"/>
        </w:rPr>
      </w:pPr>
      <w:bookmarkStart w:id="35" w:name="_Toc20366950"/>
    </w:p>
    <w:p w14:paraId="6AE9D2C5" w14:textId="77777777" w:rsidR="00722B34" w:rsidRPr="00722B34" w:rsidRDefault="00722B34" w:rsidP="00722B34">
      <w:pPr>
        <w:rPr>
          <w:lang w:val="en-US"/>
        </w:rPr>
      </w:pPr>
    </w:p>
    <w:p w14:paraId="78A66DD5" w14:textId="07A3BBCD" w:rsidR="00B5343B" w:rsidRPr="002C08B1" w:rsidRDefault="00B5343B" w:rsidP="0020775F">
      <w:pPr>
        <w:pStyle w:val="Cabealho1"/>
        <w:rPr>
          <w:rFonts w:ascii="Times New Roman" w:hAnsi="Times New Roman" w:cs="Times New Roman"/>
          <w:b/>
          <w:color w:val="auto"/>
          <w:sz w:val="24"/>
          <w:szCs w:val="24"/>
          <w:lang w:eastAsia="zh-CN"/>
        </w:rPr>
      </w:pPr>
      <w:r w:rsidRPr="002C08B1">
        <w:rPr>
          <w:rFonts w:ascii="Times New Roman" w:hAnsi="Times New Roman" w:cs="Times New Roman"/>
          <w:b/>
          <w:color w:val="auto"/>
          <w:sz w:val="24"/>
          <w:szCs w:val="24"/>
          <w:lang w:eastAsia="zh-CN"/>
        </w:rPr>
        <w:t>LISTA DE FIGURAS</w:t>
      </w:r>
      <w:bookmarkEnd w:id="35"/>
    </w:p>
    <w:p w14:paraId="23D07081" w14:textId="116B2061" w:rsidR="00B5343B" w:rsidRPr="00B5343B" w:rsidRDefault="00B5343B" w:rsidP="0020775F">
      <w:pPr>
        <w:suppressAutoHyphens/>
        <w:spacing w:before="240" w:after="160" w:line="360" w:lineRule="auto"/>
        <w:rPr>
          <w:lang w:eastAsia="zh-CN"/>
        </w:rPr>
      </w:pPr>
      <w:r w:rsidRPr="00B5343B">
        <w:rPr>
          <w:rFonts w:ascii="Times New Roman" w:hAnsi="Times New Roman"/>
          <w:sz w:val="24"/>
          <w:szCs w:val="24"/>
          <w:lang w:eastAsia="zh-CN"/>
        </w:rPr>
        <w:t>Figura 1</w:t>
      </w:r>
      <w:r w:rsidR="002C2D45">
        <w:rPr>
          <w:rFonts w:ascii="Times New Roman" w:hAnsi="Times New Roman"/>
          <w:sz w:val="24"/>
          <w:szCs w:val="24"/>
          <w:lang w:eastAsia="zh-CN"/>
        </w:rPr>
        <w:t>. Tela do aplicativo Rybená</w:t>
      </w:r>
      <w:r w:rsidRPr="00B5343B">
        <w:rPr>
          <w:rFonts w:ascii="Times New Roman" w:hAnsi="Times New Roman"/>
          <w:sz w:val="24"/>
          <w:szCs w:val="24"/>
          <w:lang w:eastAsia="zh-CN"/>
        </w:rPr>
        <w:t>…</w:t>
      </w:r>
      <w:r w:rsidR="00214529">
        <w:rPr>
          <w:rFonts w:ascii="Times New Roman" w:hAnsi="Times New Roman"/>
          <w:sz w:val="24"/>
          <w:szCs w:val="24"/>
          <w:lang w:eastAsia="zh-CN"/>
        </w:rPr>
        <w:t>…………………………………………………62</w:t>
      </w:r>
    </w:p>
    <w:p w14:paraId="0E78BC8A" w14:textId="6B36C38B" w:rsidR="00B5343B" w:rsidRPr="00B5343B" w:rsidRDefault="00B5343B" w:rsidP="00B5343B">
      <w:pPr>
        <w:suppressAutoHyphens/>
        <w:spacing w:after="160" w:line="360" w:lineRule="auto"/>
        <w:rPr>
          <w:lang w:eastAsia="zh-CN"/>
        </w:rPr>
      </w:pPr>
      <w:r w:rsidRPr="00B5343B">
        <w:rPr>
          <w:rFonts w:ascii="Times New Roman" w:hAnsi="Times New Roman"/>
          <w:sz w:val="24"/>
          <w:szCs w:val="24"/>
          <w:lang w:eastAsia="zh-CN"/>
        </w:rPr>
        <w:t>Figura 2</w:t>
      </w:r>
      <w:r w:rsidR="002C2D45">
        <w:rPr>
          <w:rFonts w:ascii="Times New Roman" w:hAnsi="Times New Roman"/>
          <w:sz w:val="24"/>
          <w:szCs w:val="24"/>
          <w:lang w:eastAsia="zh-CN"/>
        </w:rPr>
        <w:t>. Tela do aplicativo Hand Talk</w:t>
      </w:r>
      <w:r w:rsidRPr="00B5343B">
        <w:rPr>
          <w:rFonts w:ascii="Times New Roman" w:hAnsi="Times New Roman"/>
          <w:sz w:val="24"/>
          <w:szCs w:val="24"/>
          <w:lang w:eastAsia="zh-CN"/>
        </w:rPr>
        <w:t>…</w:t>
      </w:r>
      <w:r w:rsidR="002C2D45">
        <w:rPr>
          <w:rFonts w:ascii="Times New Roman" w:hAnsi="Times New Roman"/>
          <w:sz w:val="24"/>
          <w:szCs w:val="24"/>
          <w:lang w:eastAsia="zh-CN"/>
        </w:rPr>
        <w:t>……………………………………...</w:t>
      </w:r>
      <w:r w:rsidR="00214529">
        <w:rPr>
          <w:rFonts w:ascii="Times New Roman" w:hAnsi="Times New Roman"/>
          <w:sz w:val="24"/>
          <w:szCs w:val="24"/>
          <w:lang w:eastAsia="zh-CN"/>
        </w:rPr>
        <w:t>………63</w:t>
      </w:r>
    </w:p>
    <w:p w14:paraId="48E5AC09" w14:textId="17350DD3" w:rsidR="00B5343B" w:rsidRPr="00B5343B" w:rsidRDefault="00B5343B" w:rsidP="00B5343B">
      <w:pPr>
        <w:suppressAutoHyphens/>
        <w:spacing w:after="160" w:line="360" w:lineRule="auto"/>
        <w:rPr>
          <w:lang w:eastAsia="zh-CN"/>
        </w:rPr>
      </w:pPr>
      <w:r w:rsidRPr="00B5343B">
        <w:rPr>
          <w:rFonts w:ascii="Times New Roman" w:hAnsi="Times New Roman"/>
          <w:sz w:val="24"/>
          <w:szCs w:val="24"/>
          <w:lang w:eastAsia="zh-CN"/>
        </w:rPr>
        <w:t>Figura 3</w:t>
      </w:r>
      <w:r w:rsidR="002C2D45">
        <w:rPr>
          <w:rFonts w:ascii="Times New Roman" w:hAnsi="Times New Roman"/>
          <w:sz w:val="24"/>
          <w:szCs w:val="24"/>
          <w:lang w:eastAsia="zh-CN"/>
        </w:rPr>
        <w:t>. Tela do aplicativo Prof Deaf</w:t>
      </w:r>
      <w:r w:rsidRPr="00B5343B">
        <w:rPr>
          <w:rFonts w:ascii="Times New Roman" w:hAnsi="Times New Roman"/>
          <w:sz w:val="24"/>
          <w:szCs w:val="24"/>
          <w:lang w:eastAsia="zh-CN"/>
        </w:rPr>
        <w:t>…</w:t>
      </w:r>
      <w:r w:rsidR="00214529">
        <w:rPr>
          <w:rFonts w:ascii="Times New Roman" w:hAnsi="Times New Roman"/>
          <w:sz w:val="24"/>
          <w:szCs w:val="24"/>
          <w:lang w:eastAsia="zh-CN"/>
        </w:rPr>
        <w:t>………………………………………………63</w:t>
      </w:r>
    </w:p>
    <w:p w14:paraId="2E05AE10" w14:textId="5883AB8A" w:rsidR="00B5343B" w:rsidRPr="00B5343B" w:rsidRDefault="00B5343B" w:rsidP="00B5343B">
      <w:pPr>
        <w:suppressAutoHyphens/>
        <w:spacing w:after="160" w:line="360" w:lineRule="auto"/>
        <w:rPr>
          <w:lang w:eastAsia="zh-CN"/>
        </w:rPr>
      </w:pPr>
      <w:r w:rsidRPr="00B5343B">
        <w:rPr>
          <w:rFonts w:ascii="Times New Roman" w:hAnsi="Times New Roman"/>
          <w:sz w:val="24"/>
          <w:szCs w:val="24"/>
          <w:lang w:eastAsia="zh-CN"/>
        </w:rPr>
        <w:t>Figura 4</w:t>
      </w:r>
      <w:r w:rsidR="002C2D45">
        <w:rPr>
          <w:rFonts w:ascii="Times New Roman" w:hAnsi="Times New Roman"/>
          <w:sz w:val="24"/>
          <w:szCs w:val="24"/>
          <w:lang w:eastAsia="zh-CN"/>
        </w:rPr>
        <w:t>. Proposta do aplicativo para ensino de alunos portadores de deficiência auditiva na Escola Secundária de Tete…………………………………………………</w:t>
      </w:r>
      <w:r w:rsidR="00214529">
        <w:rPr>
          <w:rFonts w:ascii="Times New Roman" w:hAnsi="Times New Roman"/>
          <w:sz w:val="24"/>
          <w:szCs w:val="24"/>
          <w:lang w:eastAsia="zh-CN"/>
        </w:rPr>
        <w:t>64</w:t>
      </w:r>
    </w:p>
    <w:p w14:paraId="2AF358A8" w14:textId="68EC4C0B" w:rsidR="00B5343B" w:rsidRPr="00B5343B" w:rsidRDefault="00B5343B" w:rsidP="00B5343B">
      <w:pPr>
        <w:suppressAutoHyphens/>
        <w:spacing w:after="160" w:line="360" w:lineRule="auto"/>
        <w:rPr>
          <w:lang w:eastAsia="zh-CN"/>
        </w:rPr>
      </w:pPr>
      <w:r w:rsidRPr="00B5343B">
        <w:rPr>
          <w:rFonts w:ascii="Times New Roman" w:hAnsi="Times New Roman"/>
          <w:sz w:val="24"/>
          <w:szCs w:val="24"/>
          <w:lang w:eastAsia="zh-CN"/>
        </w:rPr>
        <w:t>Figura 5</w:t>
      </w:r>
      <w:r w:rsidR="00AD1E6B">
        <w:rPr>
          <w:rFonts w:ascii="Times New Roman" w:hAnsi="Times New Roman"/>
          <w:sz w:val="24"/>
          <w:szCs w:val="24"/>
          <w:lang w:eastAsia="zh-CN"/>
        </w:rPr>
        <w:t>. Processo de instalacao do dispositivo Hand Talk</w:t>
      </w:r>
      <w:r w:rsidRPr="00B5343B">
        <w:rPr>
          <w:rFonts w:ascii="Times New Roman" w:hAnsi="Times New Roman"/>
          <w:sz w:val="24"/>
          <w:szCs w:val="24"/>
          <w:lang w:eastAsia="zh-CN"/>
        </w:rPr>
        <w:t>…</w:t>
      </w:r>
      <w:r w:rsidR="00214529">
        <w:rPr>
          <w:rFonts w:ascii="Times New Roman" w:hAnsi="Times New Roman"/>
          <w:sz w:val="24"/>
          <w:szCs w:val="24"/>
          <w:lang w:eastAsia="zh-CN"/>
        </w:rPr>
        <w:t>…………………………66</w:t>
      </w:r>
    </w:p>
    <w:p w14:paraId="549CEB63" w14:textId="7C42F6C4" w:rsidR="00B5343B" w:rsidRPr="00B5343B" w:rsidRDefault="00B5343B" w:rsidP="00B5343B">
      <w:pPr>
        <w:suppressAutoHyphens/>
        <w:spacing w:after="160" w:line="360" w:lineRule="auto"/>
        <w:rPr>
          <w:lang w:eastAsia="zh-CN"/>
        </w:rPr>
      </w:pPr>
      <w:r w:rsidRPr="00B5343B">
        <w:rPr>
          <w:rFonts w:ascii="Times New Roman" w:hAnsi="Times New Roman"/>
          <w:sz w:val="24"/>
          <w:szCs w:val="24"/>
          <w:lang w:eastAsia="zh-CN"/>
        </w:rPr>
        <w:t>Figura 6</w:t>
      </w:r>
      <w:r w:rsidR="00D268CF">
        <w:rPr>
          <w:rFonts w:ascii="Times New Roman" w:hAnsi="Times New Roman"/>
          <w:sz w:val="24"/>
          <w:szCs w:val="24"/>
          <w:lang w:eastAsia="zh-CN"/>
        </w:rPr>
        <w:t>. Acessibilidade ao aplicativo Hand Talk...</w:t>
      </w:r>
      <w:r w:rsidR="00214529">
        <w:rPr>
          <w:rFonts w:ascii="Times New Roman" w:hAnsi="Times New Roman"/>
          <w:sz w:val="24"/>
          <w:szCs w:val="24"/>
          <w:lang w:eastAsia="zh-CN"/>
        </w:rPr>
        <w:t>……………………………………67</w:t>
      </w:r>
    </w:p>
    <w:p w14:paraId="22FF244F" w14:textId="2C81BCC8" w:rsidR="00B5343B" w:rsidRPr="00B5343B" w:rsidRDefault="00B5343B" w:rsidP="00B5343B">
      <w:pPr>
        <w:suppressAutoHyphens/>
        <w:spacing w:after="160" w:line="360" w:lineRule="auto"/>
        <w:rPr>
          <w:lang w:eastAsia="zh-CN"/>
        </w:rPr>
      </w:pPr>
      <w:r w:rsidRPr="00B5343B">
        <w:rPr>
          <w:rFonts w:ascii="Times New Roman" w:hAnsi="Times New Roman"/>
          <w:sz w:val="24"/>
          <w:szCs w:val="24"/>
          <w:lang w:eastAsia="zh-CN"/>
        </w:rPr>
        <w:t>Figura 7</w:t>
      </w:r>
      <w:r w:rsidR="00A20B1C">
        <w:rPr>
          <w:rFonts w:ascii="Times New Roman" w:hAnsi="Times New Roman"/>
          <w:sz w:val="24"/>
          <w:szCs w:val="24"/>
          <w:lang w:eastAsia="zh-CN"/>
        </w:rPr>
        <w:t>. Uso do aplicativo Hand Talk</w:t>
      </w:r>
      <w:r w:rsidRPr="00B5343B">
        <w:rPr>
          <w:rFonts w:ascii="Times New Roman" w:hAnsi="Times New Roman"/>
          <w:sz w:val="24"/>
          <w:szCs w:val="24"/>
          <w:lang w:eastAsia="zh-CN"/>
        </w:rPr>
        <w:t>…</w:t>
      </w:r>
      <w:r w:rsidR="00A20B1C">
        <w:rPr>
          <w:rFonts w:ascii="Times New Roman" w:hAnsi="Times New Roman"/>
          <w:sz w:val="24"/>
          <w:szCs w:val="24"/>
          <w:lang w:eastAsia="zh-CN"/>
        </w:rPr>
        <w:t>……………………………</w:t>
      </w:r>
      <w:r w:rsidR="00214529">
        <w:rPr>
          <w:rFonts w:ascii="Times New Roman" w:hAnsi="Times New Roman"/>
          <w:sz w:val="24"/>
          <w:szCs w:val="24"/>
          <w:lang w:eastAsia="zh-CN"/>
        </w:rPr>
        <w:t>…………………67</w:t>
      </w:r>
    </w:p>
    <w:p w14:paraId="3120C164" w14:textId="77777777" w:rsidR="00B5343B" w:rsidRPr="00B5343B" w:rsidRDefault="00B5343B" w:rsidP="00B5343B">
      <w:pPr>
        <w:suppressAutoHyphens/>
        <w:spacing w:after="160" w:line="360" w:lineRule="auto"/>
        <w:rPr>
          <w:rFonts w:ascii="Times New Roman" w:hAnsi="Times New Roman"/>
          <w:sz w:val="24"/>
          <w:szCs w:val="24"/>
          <w:lang w:eastAsia="zh-CN"/>
        </w:rPr>
      </w:pPr>
    </w:p>
    <w:p w14:paraId="50A7F93C" w14:textId="77777777" w:rsidR="00B5343B" w:rsidRPr="00B5343B" w:rsidRDefault="00B5343B" w:rsidP="00B5343B">
      <w:pPr>
        <w:spacing w:after="0" w:line="240" w:lineRule="auto"/>
        <w:ind w:firstLine="720"/>
        <w:jc w:val="center"/>
        <w:rPr>
          <w:rFonts w:ascii="Times New Roman" w:eastAsia="Times New Roman" w:hAnsi="Times New Roman"/>
          <w:kern w:val="28"/>
          <w:sz w:val="24"/>
          <w:szCs w:val="20"/>
        </w:rPr>
      </w:pPr>
    </w:p>
    <w:p w14:paraId="57115FD1" w14:textId="77777777" w:rsidR="00B5343B" w:rsidRPr="00B5343B" w:rsidRDefault="00B5343B" w:rsidP="00B5343B">
      <w:pPr>
        <w:keepNext/>
        <w:keepLines/>
        <w:spacing w:before="240" w:after="0" w:line="240" w:lineRule="auto"/>
        <w:outlineLvl w:val="0"/>
        <w:rPr>
          <w:rFonts w:ascii="Calibri Light" w:eastAsia="Times New Roman" w:hAnsi="Calibri Light"/>
          <w:color w:val="2E74B5"/>
          <w:kern w:val="28"/>
          <w:sz w:val="32"/>
          <w:szCs w:val="32"/>
        </w:rPr>
      </w:pPr>
    </w:p>
    <w:p w14:paraId="5095B9C7" w14:textId="77777777" w:rsidR="00B5343B" w:rsidRPr="00B5343B" w:rsidRDefault="00B5343B" w:rsidP="00B5343B">
      <w:pPr>
        <w:spacing w:after="0" w:line="240" w:lineRule="auto"/>
        <w:rPr>
          <w:rFonts w:ascii="Times New Roman" w:eastAsia="Times New Roman" w:hAnsi="Times New Roman"/>
          <w:kern w:val="28"/>
          <w:sz w:val="24"/>
          <w:szCs w:val="20"/>
        </w:rPr>
      </w:pPr>
    </w:p>
    <w:p w14:paraId="1B04F3DE" w14:textId="77777777" w:rsidR="00B5343B" w:rsidRPr="00B5343B" w:rsidRDefault="00B5343B" w:rsidP="00B5343B">
      <w:pPr>
        <w:keepNext/>
        <w:keepLines/>
        <w:spacing w:before="240" w:after="0" w:line="240" w:lineRule="auto"/>
        <w:outlineLvl w:val="0"/>
        <w:rPr>
          <w:rFonts w:ascii="Calibri Light" w:eastAsia="Times New Roman" w:hAnsi="Calibri Light"/>
          <w:color w:val="2E74B5"/>
          <w:kern w:val="28"/>
          <w:sz w:val="32"/>
          <w:szCs w:val="32"/>
        </w:rPr>
      </w:pPr>
    </w:p>
    <w:p w14:paraId="280C46B2" w14:textId="77777777" w:rsidR="00B5343B" w:rsidRPr="00B5343B" w:rsidRDefault="00B5343B" w:rsidP="00B5343B">
      <w:pPr>
        <w:spacing w:after="0" w:line="240" w:lineRule="auto"/>
        <w:rPr>
          <w:rFonts w:ascii="Times New Roman" w:eastAsia="Times New Roman" w:hAnsi="Times New Roman"/>
          <w:kern w:val="28"/>
          <w:sz w:val="24"/>
          <w:szCs w:val="20"/>
        </w:rPr>
      </w:pPr>
    </w:p>
    <w:p w14:paraId="7A00D33B" w14:textId="77777777" w:rsidR="00B5343B" w:rsidRPr="00B5343B" w:rsidRDefault="00B5343B" w:rsidP="00B5343B">
      <w:pPr>
        <w:keepNext/>
        <w:keepLines/>
        <w:spacing w:before="240" w:after="0" w:line="240" w:lineRule="auto"/>
        <w:outlineLvl w:val="0"/>
        <w:rPr>
          <w:rFonts w:ascii="Calibri Light" w:eastAsia="Times New Roman" w:hAnsi="Calibri Light"/>
          <w:color w:val="2E74B5"/>
          <w:kern w:val="28"/>
          <w:sz w:val="32"/>
          <w:szCs w:val="32"/>
        </w:rPr>
      </w:pPr>
    </w:p>
    <w:p w14:paraId="0CB483F6" w14:textId="77777777" w:rsidR="00B5343B" w:rsidRPr="00B5343B" w:rsidRDefault="00B5343B" w:rsidP="00B5343B">
      <w:pPr>
        <w:spacing w:after="0" w:line="240" w:lineRule="auto"/>
        <w:ind w:firstLine="720"/>
        <w:jc w:val="center"/>
        <w:rPr>
          <w:rFonts w:ascii="Times New Roman" w:eastAsia="Times New Roman" w:hAnsi="Times New Roman"/>
          <w:kern w:val="28"/>
          <w:sz w:val="24"/>
          <w:szCs w:val="20"/>
        </w:rPr>
      </w:pPr>
    </w:p>
    <w:p w14:paraId="04371BDC" w14:textId="77777777" w:rsidR="00B5343B" w:rsidRPr="00B5343B" w:rsidRDefault="00B5343B" w:rsidP="00B5343B">
      <w:pPr>
        <w:suppressAutoHyphens/>
        <w:spacing w:after="160" w:line="360" w:lineRule="auto"/>
        <w:rPr>
          <w:rFonts w:ascii="Times New Roman" w:hAnsi="Times New Roman"/>
          <w:b/>
          <w:sz w:val="24"/>
          <w:szCs w:val="24"/>
          <w:lang w:eastAsia="zh-CN"/>
        </w:rPr>
      </w:pPr>
    </w:p>
    <w:p w14:paraId="51346FD5" w14:textId="77777777" w:rsidR="00B5343B" w:rsidRPr="00B5343B" w:rsidRDefault="00B5343B" w:rsidP="00B5343B">
      <w:pPr>
        <w:suppressAutoHyphens/>
        <w:spacing w:after="160" w:line="360" w:lineRule="auto"/>
        <w:rPr>
          <w:rFonts w:ascii="Times New Roman" w:hAnsi="Times New Roman"/>
          <w:b/>
          <w:sz w:val="24"/>
          <w:szCs w:val="24"/>
          <w:lang w:eastAsia="zh-CN"/>
        </w:rPr>
      </w:pPr>
    </w:p>
    <w:p w14:paraId="63B31EF6" w14:textId="77777777" w:rsidR="00B5343B" w:rsidRPr="00B5343B" w:rsidRDefault="00B5343B" w:rsidP="00B5343B">
      <w:pPr>
        <w:keepNext/>
        <w:keepLines/>
        <w:spacing w:before="240" w:after="0" w:line="240" w:lineRule="auto"/>
        <w:outlineLvl w:val="0"/>
        <w:rPr>
          <w:rFonts w:ascii="Calibri Light" w:hAnsi="Calibri Light"/>
          <w:color w:val="2E74B5"/>
          <w:kern w:val="28"/>
          <w:sz w:val="32"/>
          <w:szCs w:val="32"/>
          <w:lang w:eastAsia="zh-CN"/>
        </w:rPr>
      </w:pPr>
    </w:p>
    <w:p w14:paraId="69B7A260" w14:textId="77777777" w:rsidR="00B5343B" w:rsidRPr="00B5343B" w:rsidRDefault="00B5343B" w:rsidP="00B5343B">
      <w:pPr>
        <w:spacing w:after="0" w:line="240" w:lineRule="auto"/>
        <w:rPr>
          <w:rFonts w:ascii="Times New Roman" w:hAnsi="Times New Roman"/>
          <w:kern w:val="28"/>
          <w:sz w:val="24"/>
          <w:szCs w:val="20"/>
          <w:lang w:eastAsia="zh-CN"/>
        </w:rPr>
      </w:pPr>
    </w:p>
    <w:p w14:paraId="44DD2301" w14:textId="77777777" w:rsidR="00B5343B" w:rsidRDefault="00B5343B" w:rsidP="00B5343B">
      <w:pPr>
        <w:keepNext/>
        <w:keepLines/>
        <w:spacing w:before="240" w:after="0" w:line="240" w:lineRule="auto"/>
        <w:outlineLvl w:val="0"/>
        <w:rPr>
          <w:rFonts w:ascii="Calibri Light" w:hAnsi="Calibri Light"/>
          <w:color w:val="2E74B5"/>
          <w:kern w:val="28"/>
          <w:sz w:val="32"/>
          <w:szCs w:val="32"/>
          <w:lang w:eastAsia="zh-CN"/>
        </w:rPr>
      </w:pPr>
    </w:p>
    <w:p w14:paraId="0FEF2FF1" w14:textId="77777777" w:rsidR="002C08B1" w:rsidRDefault="002C08B1" w:rsidP="00B5343B">
      <w:pPr>
        <w:keepNext/>
        <w:keepLines/>
        <w:spacing w:before="240" w:after="0" w:line="240" w:lineRule="auto"/>
        <w:outlineLvl w:val="0"/>
        <w:rPr>
          <w:rFonts w:ascii="Calibri Light" w:hAnsi="Calibri Light"/>
          <w:color w:val="2E74B5"/>
          <w:kern w:val="28"/>
          <w:sz w:val="32"/>
          <w:szCs w:val="32"/>
          <w:lang w:eastAsia="zh-CN"/>
        </w:rPr>
      </w:pPr>
    </w:p>
    <w:p w14:paraId="660EF8EE" w14:textId="77777777" w:rsidR="002C08B1" w:rsidRPr="00B5343B" w:rsidRDefault="002C08B1" w:rsidP="00B5343B">
      <w:pPr>
        <w:keepNext/>
        <w:keepLines/>
        <w:spacing w:before="240" w:after="0" w:line="240" w:lineRule="auto"/>
        <w:outlineLvl w:val="0"/>
        <w:rPr>
          <w:rFonts w:ascii="Calibri Light" w:hAnsi="Calibri Light"/>
          <w:color w:val="2E74B5"/>
          <w:kern w:val="28"/>
          <w:sz w:val="32"/>
          <w:szCs w:val="32"/>
          <w:lang w:eastAsia="zh-CN"/>
        </w:rPr>
      </w:pPr>
    </w:p>
    <w:p w14:paraId="7294A6F1" w14:textId="77777777" w:rsidR="00B5343B" w:rsidRPr="00B5343B" w:rsidRDefault="00B5343B" w:rsidP="00B5343B">
      <w:pPr>
        <w:spacing w:after="0" w:line="240" w:lineRule="auto"/>
        <w:rPr>
          <w:rFonts w:ascii="Times New Roman" w:hAnsi="Times New Roman"/>
          <w:kern w:val="28"/>
          <w:sz w:val="24"/>
          <w:szCs w:val="20"/>
          <w:lang w:eastAsia="zh-CN"/>
        </w:rPr>
      </w:pPr>
    </w:p>
    <w:p w14:paraId="51F60681" w14:textId="77777777" w:rsidR="00B5343B" w:rsidRPr="00B5343B" w:rsidRDefault="00B5343B" w:rsidP="00B5343B">
      <w:pPr>
        <w:spacing w:after="0" w:line="240" w:lineRule="auto"/>
        <w:rPr>
          <w:rFonts w:ascii="Times New Roman" w:hAnsi="Times New Roman"/>
          <w:kern w:val="28"/>
          <w:sz w:val="24"/>
          <w:szCs w:val="20"/>
          <w:lang w:eastAsia="zh-CN"/>
        </w:rPr>
      </w:pPr>
    </w:p>
    <w:p w14:paraId="6664537C" w14:textId="77777777" w:rsidR="00B5343B" w:rsidRPr="00B5343B" w:rsidRDefault="00B5343B" w:rsidP="00B5343B">
      <w:pPr>
        <w:suppressAutoHyphens/>
        <w:spacing w:after="160" w:line="360" w:lineRule="auto"/>
        <w:rPr>
          <w:rFonts w:ascii="Times New Roman" w:hAnsi="Times New Roman"/>
          <w:b/>
          <w:sz w:val="24"/>
          <w:szCs w:val="24"/>
          <w:lang w:eastAsia="zh-CN"/>
        </w:rPr>
      </w:pPr>
    </w:p>
    <w:p w14:paraId="0141222E" w14:textId="67F04C64" w:rsidR="00B5343B" w:rsidRDefault="00B5343B" w:rsidP="002C08B1">
      <w:pPr>
        <w:pStyle w:val="Cabealho1"/>
        <w:rPr>
          <w:rFonts w:ascii="Times New Roman" w:hAnsi="Times New Roman" w:cs="Times New Roman"/>
          <w:b/>
          <w:color w:val="auto"/>
          <w:sz w:val="24"/>
          <w:szCs w:val="24"/>
          <w:lang w:eastAsia="zh-CN"/>
        </w:rPr>
      </w:pPr>
      <w:bookmarkStart w:id="36" w:name="_Toc20366951"/>
      <w:r w:rsidRPr="002C08B1">
        <w:rPr>
          <w:rFonts w:ascii="Times New Roman" w:hAnsi="Times New Roman" w:cs="Times New Roman"/>
          <w:b/>
          <w:color w:val="auto"/>
          <w:sz w:val="24"/>
          <w:szCs w:val="24"/>
          <w:lang w:eastAsia="zh-CN"/>
        </w:rPr>
        <w:t>LISTA DE ABREVIATURAS</w:t>
      </w:r>
      <w:bookmarkEnd w:id="36"/>
    </w:p>
    <w:p w14:paraId="2A049445" w14:textId="77777777" w:rsidR="002C08B1" w:rsidRPr="002C08B1" w:rsidRDefault="002C08B1" w:rsidP="00B026E0">
      <w:pPr>
        <w:pStyle w:val="SemEspaamento"/>
        <w:rPr>
          <w:lang w:eastAsia="zh-CN"/>
        </w:rPr>
      </w:pPr>
    </w:p>
    <w:p w14:paraId="3AC8EF44" w14:textId="0CC2D20A" w:rsidR="00B5343B" w:rsidRDefault="00B5343B" w:rsidP="00B5343B">
      <w:pPr>
        <w:suppressAutoHyphens/>
        <w:spacing w:after="160"/>
        <w:rPr>
          <w:rFonts w:ascii="Times New Roman" w:hAnsi="Times New Roman"/>
          <w:sz w:val="24"/>
          <w:szCs w:val="24"/>
          <w:lang w:eastAsia="zh-CN"/>
        </w:rPr>
      </w:pPr>
      <w:r w:rsidRPr="00B5343B">
        <w:rPr>
          <w:rFonts w:ascii="Times New Roman" w:hAnsi="Times New Roman"/>
          <w:sz w:val="24"/>
          <w:szCs w:val="24"/>
          <w:lang w:eastAsia="zh-CN"/>
        </w:rPr>
        <w:t>CREI-Centros de Recursos de Educação Inclusiva</w:t>
      </w:r>
    </w:p>
    <w:p w14:paraId="12DDD9AA" w14:textId="77777777" w:rsidR="00117655" w:rsidRPr="00117655" w:rsidRDefault="00117655" w:rsidP="00117655">
      <w:pPr>
        <w:suppressAutoHyphens/>
        <w:spacing w:after="160"/>
        <w:rPr>
          <w:rFonts w:ascii="Times New Roman" w:hAnsi="Times New Roman"/>
          <w:sz w:val="24"/>
          <w:szCs w:val="24"/>
          <w:lang w:eastAsia="zh-CN"/>
        </w:rPr>
      </w:pPr>
      <w:r w:rsidRPr="00117655">
        <w:rPr>
          <w:rFonts w:ascii="Times New Roman" w:hAnsi="Times New Roman"/>
          <w:sz w:val="24"/>
          <w:szCs w:val="24"/>
          <w:lang w:eastAsia="zh-CN"/>
        </w:rPr>
        <w:t>CPLP-Comunidade dos Países de Língua Portuguesa</w:t>
      </w:r>
    </w:p>
    <w:p w14:paraId="63F3FF03" w14:textId="77777777" w:rsidR="00117655" w:rsidRPr="00117655" w:rsidRDefault="00117655" w:rsidP="00117655">
      <w:pPr>
        <w:suppressAutoHyphens/>
        <w:spacing w:after="160"/>
        <w:rPr>
          <w:rFonts w:ascii="Times New Roman" w:hAnsi="Times New Roman"/>
          <w:sz w:val="24"/>
          <w:szCs w:val="24"/>
          <w:lang w:eastAsia="zh-CN"/>
        </w:rPr>
      </w:pPr>
      <w:r w:rsidRPr="00117655">
        <w:rPr>
          <w:rFonts w:ascii="Times New Roman" w:hAnsi="Times New Roman"/>
          <w:sz w:val="24"/>
          <w:szCs w:val="24"/>
          <w:lang w:eastAsia="zh-CN"/>
        </w:rPr>
        <w:t>CT-Comunicação Total</w:t>
      </w:r>
    </w:p>
    <w:p w14:paraId="5DC7633B" w14:textId="16C5C88B" w:rsidR="00117655" w:rsidRPr="00B5343B" w:rsidRDefault="00117655" w:rsidP="00117655">
      <w:pPr>
        <w:suppressAutoHyphens/>
        <w:spacing w:after="160" w:line="256" w:lineRule="auto"/>
        <w:rPr>
          <w:lang w:eastAsia="zh-CN"/>
        </w:rPr>
      </w:pPr>
      <w:r w:rsidRPr="00B5343B">
        <w:rPr>
          <w:rFonts w:ascii="Times New Roman" w:hAnsi="Times New Roman"/>
          <w:sz w:val="24"/>
          <w:szCs w:val="24"/>
          <w:lang w:eastAsia="zh-CN"/>
        </w:rPr>
        <w:t>DA-Deficiências Auditivas</w:t>
      </w:r>
    </w:p>
    <w:p w14:paraId="22C64E85" w14:textId="617AFECD" w:rsidR="00117655" w:rsidRDefault="00117655" w:rsidP="00B5343B">
      <w:pPr>
        <w:suppressAutoHyphens/>
        <w:spacing w:after="160"/>
        <w:rPr>
          <w:rFonts w:ascii="Times New Roman" w:hAnsi="Times New Roman"/>
          <w:sz w:val="24"/>
          <w:szCs w:val="24"/>
          <w:lang w:eastAsia="zh-CN"/>
        </w:rPr>
      </w:pPr>
      <w:r w:rsidRPr="00117655">
        <w:rPr>
          <w:rFonts w:ascii="Times New Roman" w:hAnsi="Times New Roman"/>
          <w:sz w:val="24"/>
          <w:szCs w:val="24"/>
          <w:lang w:eastAsia="zh-CN"/>
        </w:rPr>
        <w:t>EIP-Escolas e Instituições privadas</w:t>
      </w:r>
    </w:p>
    <w:p w14:paraId="3C72E5C4" w14:textId="77777777" w:rsidR="00117655" w:rsidRPr="00117655" w:rsidRDefault="00117655" w:rsidP="00117655">
      <w:pPr>
        <w:suppressAutoHyphens/>
        <w:spacing w:after="160"/>
        <w:rPr>
          <w:rFonts w:ascii="Times New Roman" w:hAnsi="Times New Roman"/>
          <w:sz w:val="24"/>
          <w:szCs w:val="24"/>
          <w:lang w:eastAsia="zh-CN"/>
        </w:rPr>
      </w:pPr>
      <w:r w:rsidRPr="00117655">
        <w:rPr>
          <w:rFonts w:ascii="Times New Roman" w:hAnsi="Times New Roman"/>
          <w:sz w:val="24"/>
          <w:szCs w:val="24"/>
          <w:lang w:eastAsia="zh-CN"/>
        </w:rPr>
        <w:t xml:space="preserve">EP-Ensino Primário </w:t>
      </w:r>
    </w:p>
    <w:p w14:paraId="1EE57283" w14:textId="77777777" w:rsidR="00117655" w:rsidRPr="00117655" w:rsidRDefault="00117655" w:rsidP="00117655">
      <w:pPr>
        <w:suppressAutoHyphens/>
        <w:spacing w:after="160"/>
        <w:rPr>
          <w:rFonts w:ascii="Times New Roman" w:hAnsi="Times New Roman"/>
          <w:sz w:val="24"/>
          <w:szCs w:val="24"/>
          <w:lang w:eastAsia="zh-CN"/>
        </w:rPr>
      </w:pPr>
      <w:r w:rsidRPr="00117655">
        <w:rPr>
          <w:rFonts w:ascii="Times New Roman" w:hAnsi="Times New Roman"/>
          <w:sz w:val="24"/>
          <w:szCs w:val="24"/>
          <w:lang w:eastAsia="zh-CN"/>
        </w:rPr>
        <w:t xml:space="preserve">ESG-Secundário Geral </w:t>
      </w:r>
    </w:p>
    <w:p w14:paraId="468DEE0A" w14:textId="35F76BFE" w:rsidR="00117655" w:rsidRDefault="00117655" w:rsidP="00117655">
      <w:pPr>
        <w:suppressAutoHyphens/>
        <w:spacing w:after="160"/>
        <w:rPr>
          <w:rFonts w:ascii="Times New Roman" w:hAnsi="Times New Roman"/>
          <w:sz w:val="24"/>
          <w:szCs w:val="24"/>
          <w:lang w:eastAsia="zh-CN"/>
        </w:rPr>
      </w:pPr>
      <w:r w:rsidRPr="00117655">
        <w:rPr>
          <w:rFonts w:ascii="Times New Roman" w:hAnsi="Times New Roman"/>
          <w:sz w:val="24"/>
          <w:szCs w:val="24"/>
          <w:lang w:eastAsia="zh-CN"/>
        </w:rPr>
        <w:t>EE-Escolas Especiais</w:t>
      </w:r>
    </w:p>
    <w:p w14:paraId="0FC74623" w14:textId="77777777" w:rsidR="00117655" w:rsidRDefault="00117655" w:rsidP="00117655">
      <w:r w:rsidRPr="00B5343B">
        <w:rPr>
          <w:rFonts w:ascii="Times New Roman" w:hAnsi="Times New Roman"/>
          <w:sz w:val="24"/>
          <w:szCs w:val="24"/>
          <w:lang w:eastAsia="zh-CN"/>
        </w:rPr>
        <w:t xml:space="preserve">FAMOD-Acção Social do Fórum das Associações Moçambicanas dos Deficientes </w:t>
      </w:r>
    </w:p>
    <w:p w14:paraId="6ADA59F8" w14:textId="77777777" w:rsidR="00117655" w:rsidRPr="00B5343B" w:rsidRDefault="00117655" w:rsidP="00117655">
      <w:pPr>
        <w:suppressAutoHyphens/>
        <w:spacing w:after="160"/>
        <w:rPr>
          <w:lang w:eastAsia="zh-CN"/>
        </w:rPr>
      </w:pPr>
      <w:r w:rsidRPr="00B5343B">
        <w:rPr>
          <w:rFonts w:ascii="Times New Roman" w:hAnsi="Times New Roman"/>
          <w:sz w:val="24"/>
          <w:szCs w:val="24"/>
          <w:lang w:eastAsia="zh-CN"/>
        </w:rPr>
        <w:t xml:space="preserve">FNUAP-Fundo das Nações Unidas para a População </w:t>
      </w:r>
    </w:p>
    <w:p w14:paraId="77B7FFD9" w14:textId="77777777" w:rsidR="00117655" w:rsidRPr="00B5343B" w:rsidRDefault="00117655" w:rsidP="00117655">
      <w:pPr>
        <w:suppressAutoHyphens/>
        <w:spacing w:after="160"/>
        <w:rPr>
          <w:lang w:eastAsia="zh-CN"/>
        </w:rPr>
      </w:pPr>
      <w:r w:rsidRPr="00B5343B">
        <w:rPr>
          <w:rFonts w:ascii="Times New Roman" w:hAnsi="Times New Roman"/>
          <w:sz w:val="24"/>
          <w:szCs w:val="24"/>
          <w:lang w:eastAsia="zh-CN"/>
        </w:rPr>
        <w:t>HI-</w:t>
      </w:r>
      <w:r w:rsidRPr="00B5343B">
        <w:rPr>
          <w:lang w:eastAsia="zh-CN"/>
        </w:rPr>
        <w:t xml:space="preserve"> </w:t>
      </w:r>
      <w:r w:rsidRPr="00B5343B">
        <w:rPr>
          <w:rFonts w:ascii="Times New Roman" w:hAnsi="Times New Roman"/>
          <w:sz w:val="24"/>
          <w:szCs w:val="24"/>
          <w:lang w:eastAsia="zh-CN"/>
        </w:rPr>
        <w:t>Handicap Internacional</w:t>
      </w:r>
    </w:p>
    <w:p w14:paraId="1F6FDE48" w14:textId="77777777" w:rsidR="00117655" w:rsidRPr="00B5343B" w:rsidRDefault="00117655" w:rsidP="00117655">
      <w:pPr>
        <w:suppressAutoHyphens/>
        <w:spacing w:after="160"/>
        <w:rPr>
          <w:lang w:eastAsia="zh-CN"/>
        </w:rPr>
      </w:pPr>
      <w:r w:rsidRPr="00B5343B">
        <w:rPr>
          <w:rFonts w:ascii="Times New Roman" w:hAnsi="Times New Roman"/>
          <w:sz w:val="24"/>
          <w:szCs w:val="24"/>
          <w:lang w:eastAsia="zh-CN"/>
        </w:rPr>
        <w:t>INCM-Instituto Nacional das Comunicações de Moçambique</w:t>
      </w:r>
    </w:p>
    <w:p w14:paraId="7ED7CED2" w14:textId="66CF80C2" w:rsidR="00117655" w:rsidRPr="00B5343B" w:rsidRDefault="00117655" w:rsidP="00117655">
      <w:pPr>
        <w:suppressAutoHyphens/>
        <w:spacing w:after="160" w:line="256" w:lineRule="auto"/>
        <w:rPr>
          <w:lang w:eastAsia="zh-CN"/>
        </w:rPr>
      </w:pPr>
      <w:r w:rsidRPr="00B5343B">
        <w:rPr>
          <w:rFonts w:ascii="Times New Roman" w:hAnsi="Times New Roman"/>
          <w:sz w:val="24"/>
          <w:szCs w:val="24"/>
          <w:lang w:eastAsia="zh-CN"/>
        </w:rPr>
        <w:t>INDV-Instituto Nacional dos Deficientes Visuais</w:t>
      </w:r>
    </w:p>
    <w:p w14:paraId="3FA63CDD" w14:textId="77777777" w:rsidR="00117655" w:rsidRPr="00B5343B" w:rsidRDefault="00117655" w:rsidP="00117655">
      <w:pPr>
        <w:suppressAutoHyphens/>
        <w:spacing w:after="160"/>
        <w:rPr>
          <w:lang w:eastAsia="zh-CN"/>
        </w:rPr>
      </w:pPr>
      <w:r w:rsidRPr="00B5343B">
        <w:rPr>
          <w:rFonts w:ascii="Times New Roman" w:hAnsi="Times New Roman"/>
          <w:sz w:val="24"/>
          <w:szCs w:val="24"/>
          <w:lang w:eastAsia="zh-CN"/>
        </w:rPr>
        <w:t>INE-Instituto Nacional de Estatística</w:t>
      </w:r>
    </w:p>
    <w:p w14:paraId="02B2A334" w14:textId="116E5E13" w:rsidR="00117655" w:rsidRPr="00B5343B" w:rsidRDefault="00117655" w:rsidP="00117655">
      <w:pPr>
        <w:suppressAutoHyphens/>
        <w:spacing w:after="160" w:line="360" w:lineRule="auto"/>
        <w:rPr>
          <w:lang w:eastAsia="zh-CN"/>
        </w:rPr>
      </w:pPr>
      <w:r w:rsidRPr="00B5343B">
        <w:rPr>
          <w:rFonts w:ascii="Times New Roman" w:hAnsi="Times New Roman"/>
          <w:sz w:val="24"/>
          <w:szCs w:val="24"/>
          <w:lang w:eastAsia="zh-CN"/>
        </w:rPr>
        <w:t xml:space="preserve">IRDC-International Development Research Centre </w:t>
      </w:r>
    </w:p>
    <w:p w14:paraId="02EB495C" w14:textId="77777777" w:rsidR="00117655" w:rsidRPr="00117655" w:rsidRDefault="00117655" w:rsidP="00117655">
      <w:pPr>
        <w:suppressAutoHyphens/>
        <w:spacing w:after="160"/>
        <w:rPr>
          <w:rFonts w:ascii="Times New Roman" w:hAnsi="Times New Roman"/>
          <w:sz w:val="24"/>
          <w:szCs w:val="24"/>
          <w:lang w:eastAsia="zh-CN"/>
        </w:rPr>
      </w:pPr>
      <w:r w:rsidRPr="00117655">
        <w:rPr>
          <w:rFonts w:ascii="Times New Roman" w:hAnsi="Times New Roman"/>
          <w:sz w:val="24"/>
          <w:szCs w:val="24"/>
          <w:lang w:eastAsia="zh-CN"/>
        </w:rPr>
        <w:t xml:space="preserve">MMAS-Ministério da Mulher </w:t>
      </w:r>
    </w:p>
    <w:p w14:paraId="1769FD2E" w14:textId="77777777" w:rsidR="00117655" w:rsidRPr="00117655" w:rsidRDefault="00117655" w:rsidP="00117655">
      <w:pPr>
        <w:suppressAutoHyphens/>
        <w:spacing w:after="160"/>
        <w:rPr>
          <w:rFonts w:ascii="Times New Roman" w:hAnsi="Times New Roman"/>
          <w:sz w:val="24"/>
          <w:szCs w:val="24"/>
          <w:lang w:eastAsia="zh-CN"/>
        </w:rPr>
      </w:pPr>
      <w:r w:rsidRPr="00117655">
        <w:rPr>
          <w:rFonts w:ascii="Times New Roman" w:hAnsi="Times New Roman"/>
          <w:sz w:val="24"/>
          <w:szCs w:val="24"/>
          <w:lang w:eastAsia="zh-CN"/>
        </w:rPr>
        <w:t>MINED-Ministério da Educação</w:t>
      </w:r>
    </w:p>
    <w:p w14:paraId="74BF3001" w14:textId="77777777" w:rsidR="00117655" w:rsidRDefault="00117655" w:rsidP="00117655">
      <w:pPr>
        <w:suppressAutoHyphens/>
        <w:spacing w:after="160"/>
        <w:rPr>
          <w:rFonts w:ascii="Times New Roman" w:hAnsi="Times New Roman"/>
          <w:sz w:val="24"/>
          <w:szCs w:val="24"/>
          <w:lang w:eastAsia="zh-CN"/>
        </w:rPr>
      </w:pPr>
      <w:r w:rsidRPr="00117655">
        <w:rPr>
          <w:rFonts w:ascii="Times New Roman" w:hAnsi="Times New Roman"/>
          <w:sz w:val="24"/>
          <w:szCs w:val="24"/>
          <w:lang w:eastAsia="zh-CN"/>
        </w:rPr>
        <w:t xml:space="preserve">NEE-Necessidades Especiais </w:t>
      </w:r>
    </w:p>
    <w:p w14:paraId="6FF6B255" w14:textId="070C0F9A" w:rsidR="00117655" w:rsidRPr="00117655" w:rsidRDefault="00117655" w:rsidP="00117655">
      <w:pPr>
        <w:suppressAutoHyphens/>
        <w:spacing w:after="160"/>
        <w:rPr>
          <w:rFonts w:ascii="Times New Roman" w:hAnsi="Times New Roman"/>
          <w:sz w:val="24"/>
          <w:szCs w:val="24"/>
          <w:lang w:eastAsia="zh-CN"/>
        </w:rPr>
      </w:pPr>
      <w:r w:rsidRPr="00B5343B">
        <w:rPr>
          <w:rFonts w:ascii="Times New Roman" w:hAnsi="Times New Roman"/>
          <w:sz w:val="24"/>
          <w:szCs w:val="24"/>
          <w:lang w:eastAsia="zh-CN"/>
        </w:rPr>
        <w:t>ODM - Objectivos de Desenvolvimento do Milénio.</w:t>
      </w:r>
    </w:p>
    <w:p w14:paraId="498FD227" w14:textId="77777777" w:rsidR="00B5343B" w:rsidRPr="00B5343B" w:rsidRDefault="00B5343B" w:rsidP="00B5343B">
      <w:pPr>
        <w:suppressAutoHyphens/>
        <w:spacing w:after="160"/>
        <w:rPr>
          <w:lang w:eastAsia="zh-CN"/>
        </w:rPr>
      </w:pPr>
      <w:r w:rsidRPr="00B5343B">
        <w:rPr>
          <w:rFonts w:ascii="Times New Roman" w:hAnsi="Times New Roman"/>
          <w:sz w:val="24"/>
          <w:szCs w:val="24"/>
          <w:lang w:eastAsia="zh-CN"/>
        </w:rPr>
        <w:t xml:space="preserve">PNUD-Pograma da Nações Unidas para o Desenvolvimento </w:t>
      </w:r>
    </w:p>
    <w:p w14:paraId="4EB36A47" w14:textId="77777777" w:rsidR="00B5343B" w:rsidRPr="00B5343B" w:rsidRDefault="00B5343B" w:rsidP="00B5343B">
      <w:pPr>
        <w:suppressAutoHyphens/>
        <w:spacing w:after="160"/>
        <w:rPr>
          <w:lang w:eastAsia="zh-CN"/>
        </w:rPr>
      </w:pPr>
      <w:r w:rsidRPr="00B5343B">
        <w:rPr>
          <w:rFonts w:ascii="Times New Roman" w:hAnsi="Times New Roman"/>
          <w:sz w:val="24"/>
          <w:szCs w:val="24"/>
          <w:lang w:eastAsia="zh-CN"/>
        </w:rPr>
        <w:t xml:space="preserve">PPPD-Política para a Pessoa Portadora de Deficiência </w:t>
      </w:r>
    </w:p>
    <w:p w14:paraId="5401088C" w14:textId="77777777" w:rsidR="00B5343B" w:rsidRPr="00B5343B" w:rsidRDefault="00B5343B" w:rsidP="00B5343B">
      <w:pPr>
        <w:suppressAutoHyphens/>
        <w:spacing w:after="160"/>
        <w:rPr>
          <w:lang w:eastAsia="zh-CN"/>
        </w:rPr>
      </w:pPr>
      <w:r w:rsidRPr="00B5343B">
        <w:rPr>
          <w:rFonts w:ascii="Times New Roman" w:hAnsi="Times New Roman"/>
          <w:sz w:val="24"/>
          <w:szCs w:val="24"/>
          <w:lang w:eastAsia="zh-CN"/>
        </w:rPr>
        <w:t xml:space="preserve">PNAD-Plano Nacional de Acção para Área da Deficiência </w:t>
      </w:r>
    </w:p>
    <w:p w14:paraId="46B1CC22" w14:textId="77777777" w:rsidR="00B5343B" w:rsidRPr="00B5343B" w:rsidRDefault="00B5343B" w:rsidP="00B5343B">
      <w:pPr>
        <w:suppressAutoHyphens/>
        <w:spacing w:after="160"/>
        <w:rPr>
          <w:lang w:eastAsia="zh-CN"/>
        </w:rPr>
      </w:pPr>
      <w:r w:rsidRPr="00B5343B">
        <w:rPr>
          <w:rFonts w:ascii="Times New Roman" w:hAnsi="Times New Roman"/>
          <w:sz w:val="24"/>
          <w:szCs w:val="24"/>
          <w:lang w:eastAsia="zh-CN"/>
        </w:rPr>
        <w:t xml:space="preserve">PCD-Pessoas com Deficiência </w:t>
      </w:r>
    </w:p>
    <w:p w14:paraId="3431858C" w14:textId="77777777" w:rsidR="00B5343B" w:rsidRPr="00B5343B" w:rsidRDefault="00B5343B" w:rsidP="00B5343B">
      <w:pPr>
        <w:suppressAutoHyphens/>
        <w:spacing w:after="160"/>
        <w:rPr>
          <w:lang w:eastAsia="zh-CN"/>
        </w:rPr>
      </w:pPr>
      <w:r w:rsidRPr="00B5343B">
        <w:rPr>
          <w:rFonts w:ascii="Times New Roman" w:hAnsi="Times New Roman"/>
          <w:sz w:val="24"/>
          <w:szCs w:val="24"/>
          <w:lang w:eastAsia="zh-CN"/>
        </w:rPr>
        <w:t>PEI-Política Educacional Inclusiva</w:t>
      </w:r>
    </w:p>
    <w:p w14:paraId="6ADD0B3F" w14:textId="77777777" w:rsidR="00B5343B" w:rsidRPr="00B5343B" w:rsidRDefault="00B5343B" w:rsidP="00B5343B">
      <w:pPr>
        <w:suppressAutoHyphens/>
        <w:spacing w:after="160"/>
        <w:rPr>
          <w:lang w:eastAsia="zh-CN"/>
        </w:rPr>
      </w:pPr>
      <w:r w:rsidRPr="00B5343B">
        <w:rPr>
          <w:rFonts w:ascii="Times New Roman" w:hAnsi="Times New Roman"/>
          <w:sz w:val="24"/>
          <w:szCs w:val="24"/>
          <w:lang w:eastAsia="zh-CN"/>
        </w:rPr>
        <w:t>PEE-Política Educacional Especial</w:t>
      </w:r>
    </w:p>
    <w:p w14:paraId="3D05635A" w14:textId="77777777" w:rsidR="00B5343B" w:rsidRPr="00B5343B" w:rsidRDefault="00B5343B" w:rsidP="00B5343B">
      <w:pPr>
        <w:suppressAutoHyphens/>
        <w:spacing w:after="160" w:line="256" w:lineRule="auto"/>
        <w:rPr>
          <w:lang w:eastAsia="zh-CN"/>
        </w:rPr>
      </w:pPr>
      <w:r w:rsidRPr="00B5343B">
        <w:rPr>
          <w:rFonts w:ascii="Times New Roman" w:hAnsi="Times New Roman"/>
          <w:sz w:val="24"/>
          <w:szCs w:val="24"/>
          <w:lang w:eastAsia="zh-CN"/>
        </w:rPr>
        <w:lastRenderedPageBreak/>
        <w:t xml:space="preserve">PD-Portador de Deficiência </w:t>
      </w:r>
    </w:p>
    <w:p w14:paraId="7B688B77" w14:textId="77777777" w:rsidR="00B5343B" w:rsidRPr="00B5343B" w:rsidRDefault="00B5343B" w:rsidP="00B5343B">
      <w:pPr>
        <w:suppressAutoHyphens/>
        <w:spacing w:after="160" w:line="256" w:lineRule="auto"/>
        <w:rPr>
          <w:lang w:eastAsia="zh-CN"/>
        </w:rPr>
      </w:pPr>
      <w:r w:rsidRPr="00B5343B">
        <w:rPr>
          <w:rFonts w:ascii="Times New Roman" w:hAnsi="Times New Roman"/>
          <w:sz w:val="24"/>
          <w:szCs w:val="24"/>
          <w:lang w:eastAsia="zh-CN"/>
        </w:rPr>
        <w:t>POEEIDCD-Plano de Orientação Estratégica para Educação Inclusiva e o Desenvolvimento de Crianças com Deficiência</w:t>
      </w:r>
    </w:p>
    <w:p w14:paraId="2C62D5C3" w14:textId="77777777" w:rsidR="00117655" w:rsidRDefault="00B5343B" w:rsidP="00117655">
      <w:pPr>
        <w:suppressAutoHyphens/>
        <w:spacing w:after="160" w:line="256" w:lineRule="auto"/>
        <w:rPr>
          <w:rFonts w:ascii="Times New Roman" w:hAnsi="Times New Roman"/>
          <w:sz w:val="24"/>
          <w:szCs w:val="24"/>
          <w:lang w:eastAsia="zh-CN"/>
        </w:rPr>
      </w:pPr>
      <w:r w:rsidRPr="00B5343B">
        <w:rPr>
          <w:rFonts w:ascii="Times New Roman" w:hAnsi="Times New Roman"/>
          <w:sz w:val="24"/>
          <w:szCs w:val="24"/>
          <w:lang w:eastAsia="zh-CN"/>
        </w:rPr>
        <w:t>PEEC-Plano Estratégico de Educação e Cultura</w:t>
      </w:r>
      <w:r w:rsidR="00117655" w:rsidRPr="00117655">
        <w:rPr>
          <w:rFonts w:ascii="Times New Roman" w:hAnsi="Times New Roman"/>
          <w:sz w:val="24"/>
          <w:szCs w:val="24"/>
          <w:lang w:eastAsia="zh-CN"/>
        </w:rPr>
        <w:t xml:space="preserve"> </w:t>
      </w:r>
    </w:p>
    <w:p w14:paraId="4FF80D3E" w14:textId="5B93150A" w:rsidR="00117655" w:rsidRDefault="00117655" w:rsidP="00117655">
      <w:pPr>
        <w:suppressAutoHyphens/>
        <w:spacing w:after="160"/>
        <w:rPr>
          <w:rFonts w:ascii="Times New Roman" w:hAnsi="Times New Roman"/>
          <w:sz w:val="24"/>
          <w:szCs w:val="24"/>
          <w:lang w:eastAsia="zh-CN"/>
        </w:rPr>
      </w:pPr>
      <w:r w:rsidRPr="00B5343B">
        <w:rPr>
          <w:rFonts w:ascii="Times New Roman" w:hAnsi="Times New Roman"/>
          <w:sz w:val="24"/>
          <w:szCs w:val="24"/>
          <w:lang w:eastAsia="zh-CN"/>
        </w:rPr>
        <w:t>SNE-Sistema Nacional de Educação</w:t>
      </w:r>
    </w:p>
    <w:p w14:paraId="1CDC03DE" w14:textId="77777777" w:rsidR="00E1755E" w:rsidRPr="00B5343B" w:rsidRDefault="00E1755E" w:rsidP="00E1755E">
      <w:pPr>
        <w:suppressAutoHyphens/>
        <w:spacing w:after="160" w:line="360" w:lineRule="auto"/>
        <w:rPr>
          <w:lang w:eastAsia="zh-CN"/>
        </w:rPr>
      </w:pPr>
      <w:r w:rsidRPr="00B5343B">
        <w:rPr>
          <w:rFonts w:ascii="Times New Roman" w:hAnsi="Times New Roman"/>
          <w:sz w:val="24"/>
          <w:szCs w:val="24"/>
          <w:lang w:eastAsia="zh-CN"/>
        </w:rPr>
        <w:t>TA-Tecnologia Assistiva</w:t>
      </w:r>
    </w:p>
    <w:p w14:paraId="3F8D1173" w14:textId="77777777" w:rsidR="00E1755E" w:rsidRDefault="00E1755E" w:rsidP="00E1755E">
      <w:pPr>
        <w:suppressAutoHyphens/>
        <w:spacing w:after="160" w:line="256" w:lineRule="auto"/>
        <w:rPr>
          <w:rFonts w:ascii="Times New Roman" w:hAnsi="Times New Roman"/>
          <w:sz w:val="24"/>
          <w:szCs w:val="24"/>
          <w:lang w:eastAsia="zh-CN"/>
        </w:rPr>
      </w:pPr>
      <w:r w:rsidRPr="00B5343B">
        <w:rPr>
          <w:rFonts w:ascii="Times New Roman" w:hAnsi="Times New Roman"/>
          <w:sz w:val="24"/>
          <w:szCs w:val="24"/>
          <w:lang w:eastAsia="zh-CN"/>
        </w:rPr>
        <w:t xml:space="preserve">TIC-Tecnologias da Informação e Comunicação </w:t>
      </w:r>
    </w:p>
    <w:p w14:paraId="669C28A4" w14:textId="77777777" w:rsidR="00117655" w:rsidRPr="00B5343B" w:rsidRDefault="00117655" w:rsidP="00117655">
      <w:pPr>
        <w:suppressAutoHyphens/>
        <w:spacing w:after="160"/>
        <w:rPr>
          <w:lang w:eastAsia="zh-CN"/>
        </w:rPr>
      </w:pPr>
      <w:r w:rsidRPr="00B5343B">
        <w:rPr>
          <w:rFonts w:ascii="Times New Roman" w:hAnsi="Times New Roman"/>
          <w:sz w:val="24"/>
          <w:szCs w:val="24"/>
          <w:lang w:eastAsia="zh-CN"/>
        </w:rPr>
        <w:t xml:space="preserve">UNESCO-Organizações das Nações Unidas para a Educação e Ciência </w:t>
      </w:r>
    </w:p>
    <w:p w14:paraId="78C0D557" w14:textId="77777777" w:rsidR="00117655" w:rsidRPr="00E1755E" w:rsidRDefault="00117655" w:rsidP="00117655">
      <w:pPr>
        <w:suppressAutoHyphens/>
        <w:spacing w:after="160"/>
        <w:rPr>
          <w:lang w:eastAsia="zh-CN"/>
        </w:rPr>
      </w:pPr>
      <w:r w:rsidRPr="00E1755E">
        <w:rPr>
          <w:rFonts w:ascii="Times New Roman" w:hAnsi="Times New Roman"/>
          <w:sz w:val="24"/>
          <w:szCs w:val="24"/>
          <w:lang w:eastAsia="zh-CN"/>
        </w:rPr>
        <w:t>WHO - World Health Organization</w:t>
      </w:r>
    </w:p>
    <w:p w14:paraId="0458DCB3" w14:textId="66DE4BFC" w:rsidR="00B5343B" w:rsidRPr="00E1755E" w:rsidRDefault="00E1755E" w:rsidP="00A04F89">
      <w:pPr>
        <w:pStyle w:val="Cabealho1"/>
        <w:rPr>
          <w:rFonts w:ascii="Times New Roman" w:hAnsi="Times New Roman" w:cs="Times New Roman"/>
          <w:b/>
          <w:color w:val="auto"/>
          <w:sz w:val="24"/>
          <w:szCs w:val="24"/>
        </w:rPr>
      </w:pPr>
      <w:r w:rsidRPr="00E1755E">
        <w:rPr>
          <w:rFonts w:ascii="Times New Roman" w:hAnsi="Times New Roman"/>
          <w:color w:val="auto"/>
          <w:sz w:val="24"/>
          <w:szCs w:val="24"/>
          <w:lang w:eastAsia="zh-CN"/>
        </w:rPr>
        <w:t>ZIP-Zonas de Influência Pedagógica</w:t>
      </w:r>
    </w:p>
    <w:p w14:paraId="543E936D" w14:textId="77777777" w:rsidR="00B5343B" w:rsidRDefault="00B5343B" w:rsidP="00A04F89">
      <w:pPr>
        <w:pStyle w:val="Cabealho1"/>
        <w:rPr>
          <w:rFonts w:ascii="Times New Roman" w:hAnsi="Times New Roman" w:cs="Times New Roman"/>
          <w:b/>
          <w:color w:val="auto"/>
          <w:sz w:val="24"/>
          <w:szCs w:val="24"/>
        </w:rPr>
      </w:pPr>
    </w:p>
    <w:p w14:paraId="413E29E3" w14:textId="6675B611" w:rsidR="00B5343B" w:rsidRDefault="00B5343B" w:rsidP="00A04F89">
      <w:pPr>
        <w:pStyle w:val="Cabealho1"/>
        <w:rPr>
          <w:rFonts w:ascii="Times New Roman" w:hAnsi="Times New Roman" w:cs="Times New Roman"/>
          <w:b/>
          <w:color w:val="auto"/>
          <w:sz w:val="24"/>
          <w:szCs w:val="24"/>
        </w:rPr>
      </w:pPr>
    </w:p>
    <w:p w14:paraId="4CD69420" w14:textId="13396EBA" w:rsidR="0096227B" w:rsidRDefault="0096227B" w:rsidP="0096227B"/>
    <w:p w14:paraId="1D598DFE" w14:textId="3635C403" w:rsidR="0096227B" w:rsidRDefault="0096227B" w:rsidP="0096227B"/>
    <w:p w14:paraId="47AD6C2C" w14:textId="22FF173B" w:rsidR="0096227B" w:rsidRDefault="0096227B" w:rsidP="0096227B"/>
    <w:p w14:paraId="63466779" w14:textId="77777777" w:rsidR="002C08B1" w:rsidRDefault="002C08B1" w:rsidP="0096227B">
      <w:pPr>
        <w:sectPr w:rsidR="002C08B1" w:rsidSect="002C08B1">
          <w:headerReference w:type="default" r:id="rId8"/>
          <w:footerReference w:type="default" r:id="rId9"/>
          <w:pgSz w:w="11906" w:h="16838"/>
          <w:pgMar w:top="1417" w:right="1701" w:bottom="1417" w:left="1701" w:header="708" w:footer="708" w:gutter="0"/>
          <w:pgNumType w:fmt="lowerRoman"/>
          <w:cols w:space="708"/>
          <w:docGrid w:linePitch="360"/>
        </w:sectPr>
      </w:pPr>
    </w:p>
    <w:p w14:paraId="22E6F6C9" w14:textId="79CE07D9" w:rsidR="007F7D1B" w:rsidRPr="00877526" w:rsidRDefault="001D3B0D" w:rsidP="00A04F89">
      <w:pPr>
        <w:pStyle w:val="Cabealho1"/>
        <w:rPr>
          <w:ins w:id="37" w:author="Sousa" w:date="2019-08-04T19:29:00Z"/>
          <w:rFonts w:ascii="Times New Roman" w:hAnsi="Times New Roman" w:cs="Times New Roman"/>
          <w:b/>
          <w:color w:val="auto"/>
          <w:sz w:val="24"/>
          <w:szCs w:val="24"/>
          <w:rPrChange w:id="38" w:author="Sousa" w:date="2019-08-04T19:29:00Z">
            <w:rPr>
              <w:ins w:id="39" w:author="Sousa" w:date="2019-08-04T19:29:00Z"/>
              <w:rFonts w:ascii="Times New Roman" w:hAnsi="Times New Roman" w:cs="Times New Roman"/>
              <w:color w:val="auto"/>
              <w:sz w:val="24"/>
              <w:szCs w:val="24"/>
            </w:rPr>
          </w:rPrChange>
        </w:rPr>
      </w:pPr>
      <w:bookmarkStart w:id="40" w:name="_Toc20366952"/>
      <w:r>
        <w:rPr>
          <w:rFonts w:ascii="Times New Roman" w:hAnsi="Times New Roman" w:cs="Times New Roman"/>
          <w:b/>
          <w:color w:val="auto"/>
          <w:sz w:val="24"/>
          <w:szCs w:val="24"/>
        </w:rPr>
        <w:lastRenderedPageBreak/>
        <w:t>CAPÍTULO I</w:t>
      </w:r>
      <w:r w:rsidR="007F7D1B" w:rsidRPr="00877526">
        <w:rPr>
          <w:rFonts w:ascii="Times New Roman" w:hAnsi="Times New Roman" w:cs="Times New Roman"/>
          <w:b/>
          <w:color w:val="auto"/>
          <w:sz w:val="24"/>
          <w:szCs w:val="24"/>
          <w:rPrChange w:id="41" w:author="Sousa" w:date="2019-08-04T19:29:00Z">
            <w:rPr/>
          </w:rPrChange>
        </w:rPr>
        <w:t>. INTRODUÇÃO</w:t>
      </w:r>
      <w:bookmarkEnd w:id="34"/>
      <w:bookmarkEnd w:id="40"/>
      <w:r w:rsidR="007F7D1B" w:rsidRPr="00877526">
        <w:rPr>
          <w:rFonts w:ascii="Times New Roman" w:hAnsi="Times New Roman" w:cs="Times New Roman"/>
          <w:b/>
          <w:color w:val="auto"/>
          <w:sz w:val="24"/>
          <w:szCs w:val="24"/>
          <w:rPrChange w:id="42" w:author="Sousa" w:date="2019-08-04T19:29:00Z">
            <w:rPr/>
          </w:rPrChange>
        </w:rPr>
        <w:t xml:space="preserve"> </w:t>
      </w:r>
    </w:p>
    <w:p w14:paraId="626AD511" w14:textId="77777777" w:rsidR="00877526" w:rsidRPr="004D75B7" w:rsidRDefault="00877526">
      <w:pPr>
        <w:pStyle w:val="SemEspaamento"/>
        <w:pPrChange w:id="43" w:author="Sousa" w:date="2019-08-04T19:29:00Z">
          <w:pPr>
            <w:pStyle w:val="Cabealho1"/>
          </w:pPr>
        </w:pPrChange>
      </w:pPr>
    </w:p>
    <w:p w14:paraId="4E94F2D8" w14:textId="35911539" w:rsidR="007F7D1B" w:rsidRPr="00A04F89" w:rsidRDefault="007F7D1B" w:rsidP="007F7D1B">
      <w:pPr>
        <w:spacing w:line="360" w:lineRule="auto"/>
        <w:jc w:val="both"/>
        <w:rPr>
          <w:rFonts w:ascii="Times New Roman" w:hAnsi="Times New Roman"/>
          <w:sz w:val="24"/>
          <w:szCs w:val="24"/>
        </w:rPr>
      </w:pPr>
      <w:r w:rsidRPr="00276E99">
        <w:rPr>
          <w:rFonts w:ascii="Times New Roman" w:hAnsi="Times New Roman"/>
          <w:sz w:val="24"/>
          <w:szCs w:val="24"/>
        </w:rPr>
        <w:t>Em</w:t>
      </w:r>
      <w:r w:rsidR="00AE62A3" w:rsidRPr="00A04F89">
        <w:rPr>
          <w:rFonts w:ascii="Times New Roman" w:hAnsi="Times New Roman"/>
          <w:sz w:val="24"/>
          <w:szCs w:val="24"/>
        </w:rPr>
        <w:t xml:space="preserve"> Moçambique, a Educação é uma prioridade nacional no conjunto de esforços para reverter o cenário de altos índices de analfabetismo que caracterizavam o país no </w:t>
      </w:r>
      <w:del w:id="44" w:author="Sousa" w:date="2019-08-04T19:08:00Z">
        <w:r w:rsidR="00AE62A3" w:rsidRPr="00A04F89" w:rsidDel="001E1153">
          <w:rPr>
            <w:rFonts w:ascii="Times New Roman" w:hAnsi="Times New Roman"/>
            <w:sz w:val="24"/>
            <w:szCs w:val="24"/>
          </w:rPr>
          <w:delText>pós independência</w:delText>
        </w:r>
      </w:del>
      <w:ins w:id="45" w:author="Sousa" w:date="2019-08-04T19:08:00Z">
        <w:r w:rsidR="001E1153" w:rsidRPr="00A04F89">
          <w:rPr>
            <w:rFonts w:ascii="Times New Roman" w:hAnsi="Times New Roman"/>
            <w:sz w:val="24"/>
            <w:szCs w:val="24"/>
          </w:rPr>
          <w:t>pós-independência</w:t>
        </w:r>
      </w:ins>
      <w:r w:rsidR="00AE62A3" w:rsidRPr="00A04F89">
        <w:rPr>
          <w:rFonts w:ascii="Times New Roman" w:hAnsi="Times New Roman"/>
          <w:sz w:val="24"/>
          <w:szCs w:val="24"/>
        </w:rPr>
        <w:t xml:space="preserve"> do Colonialismo Português, </w:t>
      </w:r>
      <w:r w:rsidRPr="00A04F89">
        <w:rPr>
          <w:rFonts w:ascii="Times New Roman" w:hAnsi="Times New Roman"/>
          <w:sz w:val="24"/>
          <w:szCs w:val="24"/>
        </w:rPr>
        <w:t>Junho de 1975</w:t>
      </w:r>
      <w:r w:rsidR="0094250F" w:rsidRPr="00A04F89">
        <w:rPr>
          <w:rFonts w:ascii="Times New Roman" w:hAnsi="Times New Roman"/>
          <w:sz w:val="24"/>
          <w:szCs w:val="24"/>
        </w:rPr>
        <w:t>. Nessa época</w:t>
      </w:r>
      <w:r w:rsidRPr="00A04F89">
        <w:rPr>
          <w:rFonts w:ascii="Times New Roman" w:hAnsi="Times New Roman"/>
          <w:sz w:val="24"/>
          <w:szCs w:val="24"/>
        </w:rPr>
        <w:t xml:space="preserve">, cerca de 93% de pessoas nunca tinha tido acesso a qualquer tipo de </w:t>
      </w:r>
      <w:r w:rsidR="0094250F" w:rsidRPr="00A04F89">
        <w:rPr>
          <w:rFonts w:ascii="Times New Roman" w:hAnsi="Times New Roman"/>
          <w:sz w:val="24"/>
          <w:szCs w:val="24"/>
        </w:rPr>
        <w:t>Educação Formal</w:t>
      </w:r>
      <w:r w:rsidRPr="00A04F89">
        <w:rPr>
          <w:rFonts w:ascii="Times New Roman" w:hAnsi="Times New Roman"/>
          <w:sz w:val="24"/>
          <w:szCs w:val="24"/>
        </w:rPr>
        <w:t>, segundo relatório do PNUD</w:t>
      </w:r>
      <w:r w:rsidR="0094250F" w:rsidRPr="00A04F89">
        <w:rPr>
          <w:rFonts w:ascii="Times New Roman" w:hAnsi="Times New Roman"/>
          <w:sz w:val="24"/>
          <w:szCs w:val="24"/>
        </w:rPr>
        <w:t xml:space="preserve"> (2001)</w:t>
      </w:r>
      <w:r w:rsidRPr="00A04F89">
        <w:rPr>
          <w:rFonts w:ascii="Times New Roman" w:hAnsi="Times New Roman"/>
          <w:sz w:val="24"/>
          <w:szCs w:val="24"/>
        </w:rPr>
        <w:t xml:space="preserve"> sobre desenvolvimento humano</w:t>
      </w:r>
      <w:ins w:id="46" w:author="HP" w:date="2019-07-12T15:58:00Z">
        <w:r w:rsidR="0094250F" w:rsidRPr="00A04F89">
          <w:rPr>
            <w:rFonts w:ascii="Times New Roman" w:hAnsi="Times New Roman"/>
            <w:sz w:val="24"/>
            <w:szCs w:val="24"/>
          </w:rPr>
          <w:t>.</w:t>
        </w:r>
      </w:ins>
    </w:p>
    <w:p w14:paraId="21DA8B35" w14:textId="642A97BE" w:rsidR="006F065B" w:rsidRPr="00276E99" w:rsidRDefault="007F7D1B" w:rsidP="007F7D1B">
      <w:pPr>
        <w:spacing w:line="360" w:lineRule="auto"/>
        <w:jc w:val="both"/>
        <w:rPr>
          <w:ins w:id="47" w:author="HP" w:date="2019-07-12T16:25:00Z"/>
          <w:rFonts w:ascii="Times New Roman" w:hAnsi="Times New Roman"/>
          <w:sz w:val="24"/>
          <w:szCs w:val="24"/>
        </w:rPr>
      </w:pPr>
      <w:r w:rsidRPr="00A04F89">
        <w:rPr>
          <w:rFonts w:ascii="Times New Roman" w:hAnsi="Times New Roman"/>
          <w:sz w:val="24"/>
          <w:szCs w:val="24"/>
        </w:rPr>
        <w:t xml:space="preserve">A expansão do acesso aos serviços educativos tornou-se numa das principais prioridades do país, após a independência. O </w:t>
      </w:r>
      <w:del w:id="48" w:author="Sousa" w:date="2019-08-04T19:08:00Z">
        <w:r w:rsidRPr="00A04F89" w:rsidDel="001E1153">
          <w:rPr>
            <w:rFonts w:ascii="Times New Roman" w:hAnsi="Times New Roman"/>
            <w:sz w:val="24"/>
            <w:szCs w:val="24"/>
          </w:rPr>
          <w:delText>compromi</w:delText>
        </w:r>
        <w:r w:rsidR="00AD531C" w:rsidRPr="00A04F89" w:rsidDel="001E1153">
          <w:rPr>
            <w:rFonts w:ascii="Times New Roman" w:hAnsi="Times New Roman"/>
            <w:sz w:val="24"/>
            <w:szCs w:val="24"/>
          </w:rPr>
          <w:delText>ss</w:delText>
        </w:r>
        <w:r w:rsidRPr="00A04F89" w:rsidDel="001E1153">
          <w:rPr>
            <w:rFonts w:ascii="Times New Roman" w:hAnsi="Times New Roman"/>
            <w:sz w:val="24"/>
            <w:szCs w:val="24"/>
          </w:rPr>
          <w:delText>o  com</w:delText>
        </w:r>
      </w:del>
      <w:ins w:id="49" w:author="Sousa" w:date="2019-08-04T19:08:00Z">
        <w:r w:rsidR="001E1153" w:rsidRPr="00A04F89">
          <w:rPr>
            <w:rFonts w:ascii="Times New Roman" w:hAnsi="Times New Roman"/>
            <w:sz w:val="24"/>
            <w:szCs w:val="24"/>
          </w:rPr>
          <w:t>compromisso com</w:t>
        </w:r>
      </w:ins>
      <w:r w:rsidRPr="00A04F89">
        <w:rPr>
          <w:rFonts w:ascii="Times New Roman" w:hAnsi="Times New Roman"/>
          <w:sz w:val="24"/>
          <w:szCs w:val="24"/>
        </w:rPr>
        <w:t xml:space="preserve"> a educação nunca saiu da agenda de desenvolvimento de Moçambique, nem mesmo durante o conflito armado e os períodos de dificuld</w:t>
      </w:r>
      <w:r w:rsidR="0001540D">
        <w:rPr>
          <w:rFonts w:ascii="Times New Roman" w:hAnsi="Times New Roman"/>
          <w:sz w:val="24"/>
          <w:szCs w:val="24"/>
        </w:rPr>
        <w:t>ade económica (MOMBASSA, 2013).</w:t>
      </w:r>
      <w:commentRangeStart w:id="50"/>
      <w:del w:id="51" w:author="Sousa" w:date="2019-08-04T09:37:00Z">
        <w:r w:rsidRPr="00A04F89" w:rsidDel="00867CD7">
          <w:rPr>
            <w:rFonts w:ascii="Times New Roman" w:hAnsi="Times New Roman"/>
            <w:sz w:val="24"/>
            <w:szCs w:val="24"/>
          </w:rPr>
          <w:delText>O processo comunicativo entre o professor e o aluno na sala de aula constitui um dos grandes entraves ao desenvolvimento da educação inclusiva em Moçambique, motivado sobretudo pela deficiente formação dos professores para lidar com os alunos com necessidades especiais e pelo défice de recursos educacionais para esta camada.</w:delText>
        </w:r>
        <w:commentRangeEnd w:id="50"/>
        <w:r w:rsidR="00AD531C" w:rsidRPr="00A04F89" w:rsidDel="00867CD7">
          <w:rPr>
            <w:rStyle w:val="Refdecomentrio"/>
            <w:rFonts w:ascii="Times New Roman" w:hAnsi="Times New Roman"/>
            <w:sz w:val="24"/>
            <w:szCs w:val="24"/>
            <w:rPrChange w:id="52" w:author="Sousa" w:date="2019-08-04T19:07:00Z">
              <w:rPr>
                <w:rStyle w:val="Refdecomentrio"/>
                <w:rFonts w:asciiTheme="majorHAnsi" w:eastAsiaTheme="majorEastAsia" w:hAnsiTheme="majorHAnsi" w:cstheme="majorBidi"/>
                <w:color w:val="2E74B5" w:themeColor="accent1" w:themeShade="BF"/>
              </w:rPr>
            </w:rPrChange>
          </w:rPr>
          <w:commentReference w:id="50"/>
        </w:r>
      </w:del>
    </w:p>
    <w:p w14:paraId="63BBF414" w14:textId="79A22FC4" w:rsidR="00AB1370" w:rsidRPr="00A04F89" w:rsidRDefault="006372FB" w:rsidP="007F7D1B">
      <w:pPr>
        <w:spacing w:line="360" w:lineRule="auto"/>
        <w:jc w:val="both"/>
        <w:rPr>
          <w:ins w:id="53" w:author="HP" w:date="2019-07-12T15:48:00Z"/>
          <w:rFonts w:ascii="Times New Roman" w:hAnsi="Times New Roman"/>
          <w:sz w:val="24"/>
          <w:szCs w:val="24"/>
        </w:rPr>
      </w:pPr>
      <w:r>
        <w:rPr>
          <w:rFonts w:ascii="Times New Roman" w:hAnsi="Times New Roman"/>
          <w:sz w:val="24"/>
          <w:szCs w:val="24"/>
        </w:rPr>
        <w:t>O presente trabalho está estruturado em três capítulos. O primeiro capítulo é dedicado a introdução, justificativa, problema objectivos geral e específicos a metodologia usada na presente pesquisa. No segundo capítulo, trata-se da revisão de literatura, onde são apresentados os principais conceitos sobre o tema. No terceiro e último capítulo, faz-se apresentação e discussão dos dados, bem como a conclusão do trabalho.</w:t>
      </w:r>
    </w:p>
    <w:p w14:paraId="565404D6" w14:textId="6E9A6A30" w:rsidR="00AE62A3" w:rsidRPr="00C37F9F" w:rsidDel="00EA23FF" w:rsidRDefault="00AE62A3">
      <w:pPr>
        <w:pStyle w:val="Cabealho1"/>
        <w:rPr>
          <w:del w:id="54" w:author="Sousa" w:date="2019-07-26T12:41:00Z"/>
          <w:rFonts w:ascii="Times New Roman" w:hAnsi="Times New Roman"/>
          <w:b/>
          <w:sz w:val="24"/>
          <w:szCs w:val="24"/>
          <w:rPrChange w:id="55" w:author="Sousa" w:date="2019-08-04T19:31:00Z">
            <w:rPr>
              <w:del w:id="56" w:author="Sousa" w:date="2019-07-26T12:41:00Z"/>
            </w:rPr>
          </w:rPrChange>
        </w:rPr>
        <w:pPrChange w:id="57" w:author="Sousa" w:date="2019-08-04T18:41:00Z">
          <w:pPr>
            <w:spacing w:line="360" w:lineRule="auto"/>
            <w:jc w:val="both"/>
          </w:pPr>
        </w:pPrChange>
      </w:pPr>
    </w:p>
    <w:p w14:paraId="65CAEC5F" w14:textId="139E46BA" w:rsidR="007D09DD" w:rsidRPr="00C37F9F" w:rsidRDefault="00B65981" w:rsidP="00A04F89">
      <w:pPr>
        <w:pStyle w:val="Cabealho1"/>
        <w:rPr>
          <w:ins w:id="58" w:author="Sousa" w:date="2019-08-04T19:29:00Z"/>
          <w:rFonts w:ascii="Times New Roman" w:hAnsi="Times New Roman" w:cs="Times New Roman"/>
          <w:b/>
          <w:color w:val="auto"/>
          <w:sz w:val="24"/>
          <w:szCs w:val="24"/>
        </w:rPr>
      </w:pPr>
      <w:del w:id="59" w:author="HP" w:date="2019-07-12T16:27:00Z">
        <w:r w:rsidRPr="00C37F9F" w:rsidDel="00AD531C">
          <w:rPr>
            <w:rFonts w:ascii="Times New Roman" w:hAnsi="Times New Roman" w:cs="Times New Roman"/>
            <w:b/>
            <w:color w:val="auto"/>
            <w:sz w:val="24"/>
            <w:szCs w:val="24"/>
            <w:rPrChange w:id="60" w:author="Sousa" w:date="2019-08-04T19:31:00Z">
              <w:rPr>
                <w:rFonts w:ascii="Calibri" w:eastAsia="Calibri" w:hAnsi="Calibri" w:cs="Times New Roman"/>
                <w:b/>
                <w:color w:val="auto"/>
                <w:sz w:val="22"/>
                <w:szCs w:val="22"/>
              </w:rPr>
            </w:rPrChange>
          </w:rPr>
          <w:delText>1</w:delText>
        </w:r>
      </w:del>
      <w:r w:rsidR="00853CAF" w:rsidRPr="00C37F9F">
        <w:rPr>
          <w:rFonts w:ascii="Times New Roman" w:hAnsi="Times New Roman" w:cs="Times New Roman"/>
          <w:b/>
          <w:color w:val="auto"/>
          <w:sz w:val="24"/>
          <w:szCs w:val="24"/>
          <w:rPrChange w:id="61" w:author="Sousa" w:date="2019-08-04T19:31:00Z">
            <w:rPr>
              <w:rFonts w:ascii="Calibri" w:eastAsia="Calibri" w:hAnsi="Calibri" w:cs="Times New Roman"/>
              <w:b/>
              <w:color w:val="auto"/>
              <w:sz w:val="22"/>
              <w:szCs w:val="22"/>
            </w:rPr>
          </w:rPrChange>
        </w:rPr>
        <w:t xml:space="preserve"> </w:t>
      </w:r>
      <w:bookmarkStart w:id="62" w:name="_Toc15836568"/>
      <w:bookmarkStart w:id="63" w:name="_Toc20366953"/>
      <w:ins w:id="64" w:author="Sousa" w:date="2019-08-04T19:31:00Z">
        <w:r w:rsidR="00C37F9F" w:rsidRPr="00C37F9F">
          <w:rPr>
            <w:rFonts w:ascii="Times New Roman" w:hAnsi="Times New Roman" w:cs="Times New Roman"/>
            <w:b/>
            <w:color w:val="auto"/>
            <w:sz w:val="24"/>
            <w:szCs w:val="24"/>
          </w:rPr>
          <w:t xml:space="preserve">1.1. </w:t>
        </w:r>
      </w:ins>
      <w:r w:rsidR="00853CAF" w:rsidRPr="00C37F9F">
        <w:rPr>
          <w:rFonts w:ascii="Times New Roman" w:hAnsi="Times New Roman" w:cs="Times New Roman"/>
          <w:b/>
          <w:color w:val="auto"/>
          <w:sz w:val="24"/>
          <w:szCs w:val="24"/>
          <w:rPrChange w:id="65" w:author="Sousa" w:date="2019-08-04T19:31:00Z">
            <w:rPr>
              <w:rFonts w:ascii="Calibri" w:eastAsia="Calibri" w:hAnsi="Calibri" w:cs="Times New Roman"/>
              <w:b/>
              <w:color w:val="auto"/>
              <w:sz w:val="22"/>
              <w:szCs w:val="22"/>
            </w:rPr>
          </w:rPrChange>
        </w:rPr>
        <w:t>J</w:t>
      </w:r>
      <w:r w:rsidR="00E30AC7" w:rsidRPr="00C37F9F">
        <w:rPr>
          <w:rFonts w:ascii="Times New Roman" w:hAnsi="Times New Roman" w:cs="Times New Roman"/>
          <w:b/>
          <w:color w:val="auto"/>
          <w:sz w:val="24"/>
          <w:szCs w:val="24"/>
          <w:rPrChange w:id="66" w:author="Sousa" w:date="2019-08-04T19:31:00Z">
            <w:rPr>
              <w:rFonts w:ascii="Times New Roman" w:eastAsia="Calibri" w:hAnsi="Times New Roman" w:cs="Times New Roman"/>
              <w:b/>
              <w:color w:val="auto"/>
              <w:sz w:val="24"/>
              <w:szCs w:val="24"/>
            </w:rPr>
          </w:rPrChange>
        </w:rPr>
        <w:t>ustificativa</w:t>
      </w:r>
      <w:bookmarkEnd w:id="62"/>
      <w:bookmarkEnd w:id="63"/>
    </w:p>
    <w:p w14:paraId="36D30CAD" w14:textId="77777777" w:rsidR="00877526" w:rsidRPr="00877526" w:rsidRDefault="00877526">
      <w:pPr>
        <w:pStyle w:val="SemEspaamento"/>
        <w:rPr>
          <w:rPrChange w:id="67" w:author="Sousa" w:date="2019-08-04T19:29:00Z">
            <w:rPr>
              <w:b/>
            </w:rPr>
          </w:rPrChange>
        </w:rPr>
        <w:pPrChange w:id="68" w:author="Sousa" w:date="2019-08-04T19:29:00Z">
          <w:pPr>
            <w:pStyle w:val="Cabealho1"/>
          </w:pPr>
        </w:pPrChange>
      </w:pPr>
    </w:p>
    <w:p w14:paraId="34DAE0BD" w14:textId="77777777" w:rsidR="002322F5" w:rsidRPr="00A04F89" w:rsidRDefault="002322F5" w:rsidP="002322F5">
      <w:pPr>
        <w:spacing w:line="360" w:lineRule="auto"/>
        <w:jc w:val="both"/>
        <w:rPr>
          <w:rFonts w:ascii="Times New Roman" w:hAnsi="Times New Roman"/>
          <w:sz w:val="24"/>
          <w:szCs w:val="24"/>
        </w:rPr>
      </w:pPr>
      <w:r w:rsidRPr="00276E99">
        <w:rPr>
          <w:rFonts w:ascii="Times New Roman" w:hAnsi="Times New Roman"/>
          <w:sz w:val="24"/>
          <w:szCs w:val="24"/>
        </w:rPr>
        <w:t>A educação, direito de todos, é garantida ao aluno com necessidades educacionais especiais de forma efectiva, a partir da oferta de condições para sua plena particip</w:t>
      </w:r>
      <w:r w:rsidRPr="00A04F89">
        <w:rPr>
          <w:rFonts w:ascii="Times New Roman" w:hAnsi="Times New Roman"/>
          <w:sz w:val="24"/>
          <w:szCs w:val="24"/>
        </w:rPr>
        <w:t>ação em igualdade com as demais pessoas na comunidade em que vivem, com a promoção de oportunidades de desenvolvimento pessoal, educacional, social e profissional.</w:t>
      </w:r>
    </w:p>
    <w:p w14:paraId="4BEC7F89" w14:textId="4E46E10C" w:rsidR="002322F5" w:rsidRPr="00A04F89" w:rsidRDefault="002322F5" w:rsidP="002322F5">
      <w:pPr>
        <w:spacing w:line="360" w:lineRule="auto"/>
        <w:jc w:val="both"/>
        <w:rPr>
          <w:rFonts w:ascii="Times New Roman" w:hAnsi="Times New Roman"/>
          <w:sz w:val="24"/>
          <w:szCs w:val="24"/>
        </w:rPr>
      </w:pPr>
      <w:r w:rsidRPr="00A04F89">
        <w:rPr>
          <w:rFonts w:ascii="Times New Roman" w:hAnsi="Times New Roman"/>
          <w:sz w:val="24"/>
          <w:szCs w:val="24"/>
        </w:rPr>
        <w:t xml:space="preserve">Para Vygostsky (1987), é sumamente relevante para o desenvolvimento humano o processo de apropriação, por parte do indivíduo, das experiências presentes em sua cultura. O autor destaca que </w:t>
      </w:r>
      <w:r w:rsidR="00B003BD" w:rsidRPr="00A04F89">
        <w:rPr>
          <w:rFonts w:ascii="Times New Roman" w:hAnsi="Times New Roman"/>
          <w:sz w:val="24"/>
          <w:szCs w:val="24"/>
        </w:rPr>
        <w:t>o acesso aos recursos oferecidos pela sociedade, escola, tecnologias, etc., influencia</w:t>
      </w:r>
      <w:r w:rsidR="00B003BD">
        <w:rPr>
          <w:rFonts w:ascii="Times New Roman" w:hAnsi="Times New Roman"/>
          <w:sz w:val="24"/>
          <w:szCs w:val="24"/>
        </w:rPr>
        <w:t>m</w:t>
      </w:r>
      <w:r w:rsidRPr="00A04F89">
        <w:rPr>
          <w:rFonts w:ascii="Times New Roman" w:hAnsi="Times New Roman"/>
          <w:sz w:val="24"/>
          <w:szCs w:val="24"/>
        </w:rPr>
        <w:t xml:space="preserve"> determinantemente nos processos de aprendizagem do indivíduo.</w:t>
      </w:r>
    </w:p>
    <w:p w14:paraId="4AE5928B" w14:textId="77777777" w:rsidR="002322F5" w:rsidRPr="00A04F89" w:rsidRDefault="002322F5" w:rsidP="002322F5">
      <w:pPr>
        <w:spacing w:line="360" w:lineRule="auto"/>
        <w:jc w:val="both"/>
        <w:rPr>
          <w:rFonts w:ascii="Times New Roman" w:hAnsi="Times New Roman"/>
          <w:sz w:val="24"/>
          <w:szCs w:val="24"/>
        </w:rPr>
      </w:pPr>
      <w:r w:rsidRPr="00A04F89">
        <w:rPr>
          <w:rFonts w:ascii="Times New Roman" w:hAnsi="Times New Roman"/>
          <w:sz w:val="24"/>
          <w:szCs w:val="24"/>
        </w:rPr>
        <w:t>A partir dessa perspectiva, entendemos que o ambiente educacional deve assegurar condições de acessibilidade arquitectónica, pedagógica e nas comunicações a fim de garantir o atendimento aos educandos de acordo com suas especificidades.</w:t>
      </w:r>
    </w:p>
    <w:p w14:paraId="6433CE4A" w14:textId="77777777" w:rsidR="00853CAF" w:rsidRPr="00A04F89" w:rsidRDefault="002322F5" w:rsidP="002322F5">
      <w:pPr>
        <w:spacing w:line="360" w:lineRule="auto"/>
        <w:jc w:val="both"/>
        <w:rPr>
          <w:rFonts w:ascii="Times New Roman" w:hAnsi="Times New Roman"/>
          <w:sz w:val="24"/>
          <w:szCs w:val="24"/>
        </w:rPr>
      </w:pPr>
      <w:r w:rsidRPr="00A04F89">
        <w:rPr>
          <w:rFonts w:ascii="Times New Roman" w:hAnsi="Times New Roman"/>
          <w:sz w:val="24"/>
          <w:szCs w:val="24"/>
        </w:rPr>
        <w:lastRenderedPageBreak/>
        <w:t>Sendo assim, cita-se a tecnologia assistida no atendimento educacional especializado, como oferta de ferramentas que permitam a esses estudantes, a igualdade de condições de acesso ao processo de ensino e aprendizagem de forma concreta, a fim de neutralizar as barreiras causadas pelas suas necessidades educacionais especiais, e possibilitar a inserção desses indivíduos nos ambientes estimulantes para a o processo de aprendizagem.</w:t>
      </w:r>
    </w:p>
    <w:p w14:paraId="327DC706" w14:textId="18532D3B" w:rsidR="000C5972" w:rsidRPr="00A04F89" w:rsidRDefault="004369F6" w:rsidP="002322F5">
      <w:pPr>
        <w:spacing w:line="360" w:lineRule="auto"/>
        <w:jc w:val="both"/>
        <w:rPr>
          <w:rFonts w:ascii="Times New Roman" w:hAnsi="Times New Roman"/>
          <w:sz w:val="24"/>
          <w:szCs w:val="24"/>
        </w:rPr>
      </w:pPr>
      <w:r w:rsidRPr="00A04F89">
        <w:rPr>
          <w:rFonts w:ascii="Times New Roman" w:hAnsi="Times New Roman"/>
          <w:sz w:val="24"/>
          <w:szCs w:val="24"/>
        </w:rPr>
        <w:t>Pretende-se com o presente trabalho</w:t>
      </w:r>
      <w:r w:rsidR="000C5972" w:rsidRPr="00A04F89">
        <w:rPr>
          <w:rFonts w:ascii="Times New Roman" w:hAnsi="Times New Roman"/>
          <w:sz w:val="24"/>
          <w:szCs w:val="24"/>
        </w:rPr>
        <w:t xml:space="preserve"> encontrar um aplicativo capaz de auxiliar no processo de comunicação entre professores e alunos com </w:t>
      </w:r>
      <w:r w:rsidR="002B04F2" w:rsidRPr="00A04F89">
        <w:rPr>
          <w:rFonts w:ascii="Times New Roman" w:hAnsi="Times New Roman"/>
          <w:sz w:val="24"/>
          <w:szCs w:val="24"/>
        </w:rPr>
        <w:t>N</w:t>
      </w:r>
      <w:r w:rsidR="000C5972" w:rsidRPr="00A04F89">
        <w:rPr>
          <w:rFonts w:ascii="Times New Roman" w:hAnsi="Times New Roman"/>
          <w:sz w:val="24"/>
          <w:szCs w:val="24"/>
        </w:rPr>
        <w:t xml:space="preserve">ecessidades </w:t>
      </w:r>
      <w:r w:rsidR="002B04F2" w:rsidRPr="00A04F89">
        <w:rPr>
          <w:rFonts w:ascii="Times New Roman" w:hAnsi="Times New Roman"/>
          <w:sz w:val="24"/>
          <w:szCs w:val="24"/>
        </w:rPr>
        <w:t>Educativas E</w:t>
      </w:r>
      <w:r w:rsidR="000C5972" w:rsidRPr="00A04F89">
        <w:rPr>
          <w:rFonts w:ascii="Times New Roman" w:hAnsi="Times New Roman"/>
          <w:sz w:val="24"/>
          <w:szCs w:val="24"/>
        </w:rPr>
        <w:t xml:space="preserve">speciais, tendo em conta a importância e a centralidade da comunicação no processo interactivo entre os seres humanos. </w:t>
      </w:r>
    </w:p>
    <w:p w14:paraId="1E48F85D" w14:textId="75F9BCCD" w:rsidR="002322F5" w:rsidRPr="00A04F89" w:rsidRDefault="000C5972" w:rsidP="002322F5">
      <w:pPr>
        <w:spacing w:line="360" w:lineRule="auto"/>
        <w:jc w:val="both"/>
        <w:rPr>
          <w:rFonts w:ascii="Times New Roman" w:hAnsi="Times New Roman"/>
          <w:sz w:val="24"/>
          <w:szCs w:val="24"/>
        </w:rPr>
      </w:pPr>
      <w:r w:rsidRPr="00A04F89">
        <w:rPr>
          <w:rFonts w:ascii="Times New Roman" w:hAnsi="Times New Roman"/>
          <w:sz w:val="24"/>
          <w:szCs w:val="24"/>
        </w:rPr>
        <w:t xml:space="preserve">Com um aplicativo móvel, compatível com qualquer sistema operativo e </w:t>
      </w:r>
      <w:r w:rsidRPr="00A04F89">
        <w:rPr>
          <w:rFonts w:ascii="Times New Roman" w:hAnsi="Times New Roman"/>
          <w:i/>
          <w:sz w:val="24"/>
          <w:szCs w:val="24"/>
        </w:rPr>
        <w:t xml:space="preserve">smartphone </w:t>
      </w:r>
      <w:r w:rsidRPr="00A04F89">
        <w:rPr>
          <w:rFonts w:ascii="Times New Roman" w:hAnsi="Times New Roman"/>
          <w:sz w:val="24"/>
          <w:szCs w:val="24"/>
        </w:rPr>
        <w:t xml:space="preserve">e sobretudo de fácil acesso aos conteúdos e em termos financeiros, espera-se que o mesmo possa estimular os professores e principalmente o aluno com </w:t>
      </w:r>
      <w:r w:rsidR="002B04F2" w:rsidRPr="00A04F89">
        <w:rPr>
          <w:rFonts w:ascii="Times New Roman" w:hAnsi="Times New Roman"/>
          <w:sz w:val="24"/>
          <w:szCs w:val="24"/>
        </w:rPr>
        <w:t>N</w:t>
      </w:r>
      <w:r w:rsidRPr="00A04F89">
        <w:rPr>
          <w:rFonts w:ascii="Times New Roman" w:hAnsi="Times New Roman"/>
          <w:sz w:val="24"/>
          <w:szCs w:val="24"/>
        </w:rPr>
        <w:t>ecessidade</w:t>
      </w:r>
      <w:r w:rsidR="002B04F2" w:rsidRPr="00A04F89">
        <w:rPr>
          <w:rFonts w:ascii="Times New Roman" w:hAnsi="Times New Roman"/>
          <w:sz w:val="24"/>
          <w:szCs w:val="24"/>
        </w:rPr>
        <w:t xml:space="preserve"> Educativas</w:t>
      </w:r>
      <w:r w:rsidRPr="00A04F89">
        <w:rPr>
          <w:rFonts w:ascii="Times New Roman" w:hAnsi="Times New Roman"/>
          <w:sz w:val="24"/>
          <w:szCs w:val="24"/>
        </w:rPr>
        <w:t xml:space="preserve"> </w:t>
      </w:r>
      <w:r w:rsidR="002B04F2" w:rsidRPr="00A04F89">
        <w:rPr>
          <w:rFonts w:ascii="Times New Roman" w:hAnsi="Times New Roman"/>
          <w:sz w:val="24"/>
          <w:szCs w:val="24"/>
        </w:rPr>
        <w:t>E</w:t>
      </w:r>
      <w:r w:rsidRPr="00A04F89">
        <w:rPr>
          <w:rFonts w:ascii="Times New Roman" w:hAnsi="Times New Roman"/>
          <w:sz w:val="24"/>
          <w:szCs w:val="24"/>
        </w:rPr>
        <w:t>specia</w:t>
      </w:r>
      <w:r w:rsidR="002B04F2" w:rsidRPr="00A04F89">
        <w:rPr>
          <w:rFonts w:ascii="Times New Roman" w:hAnsi="Times New Roman"/>
          <w:sz w:val="24"/>
          <w:szCs w:val="24"/>
        </w:rPr>
        <w:t>is</w:t>
      </w:r>
      <w:r w:rsidRPr="00A04F89">
        <w:rPr>
          <w:rFonts w:ascii="Times New Roman" w:hAnsi="Times New Roman"/>
          <w:sz w:val="24"/>
          <w:szCs w:val="24"/>
        </w:rPr>
        <w:t xml:space="preserve"> a participar activamente </w:t>
      </w:r>
      <w:r w:rsidR="00254048" w:rsidRPr="00A04F89">
        <w:rPr>
          <w:rFonts w:ascii="Times New Roman" w:hAnsi="Times New Roman"/>
          <w:sz w:val="24"/>
          <w:szCs w:val="24"/>
        </w:rPr>
        <w:t>nas actividades curriculares</w:t>
      </w:r>
      <w:r w:rsidR="002B04F2" w:rsidRPr="00A04F89">
        <w:rPr>
          <w:rFonts w:ascii="Times New Roman" w:hAnsi="Times New Roman"/>
          <w:sz w:val="24"/>
          <w:szCs w:val="24"/>
        </w:rPr>
        <w:t xml:space="preserve"> conducentes a sua aprendizagem</w:t>
      </w:r>
      <w:r w:rsidR="00254048" w:rsidRPr="00A04F89">
        <w:rPr>
          <w:rFonts w:ascii="Times New Roman" w:hAnsi="Times New Roman"/>
          <w:sz w:val="24"/>
          <w:szCs w:val="24"/>
        </w:rPr>
        <w:t xml:space="preserve"> e</w:t>
      </w:r>
      <w:r w:rsidR="002B04F2" w:rsidRPr="00A04F89">
        <w:rPr>
          <w:rFonts w:ascii="Times New Roman" w:hAnsi="Times New Roman"/>
          <w:sz w:val="24"/>
          <w:szCs w:val="24"/>
        </w:rPr>
        <w:t>, desta forma, contribuir nas</w:t>
      </w:r>
      <w:r w:rsidR="00254048" w:rsidRPr="00A04F89">
        <w:rPr>
          <w:rFonts w:ascii="Times New Roman" w:hAnsi="Times New Roman"/>
          <w:sz w:val="24"/>
          <w:szCs w:val="24"/>
        </w:rPr>
        <w:t xml:space="preserve"> din</w:t>
      </w:r>
      <w:r w:rsidR="002B04F2" w:rsidRPr="00A04F89">
        <w:rPr>
          <w:rFonts w:ascii="Times New Roman" w:hAnsi="Times New Roman"/>
          <w:sz w:val="24"/>
          <w:szCs w:val="24"/>
        </w:rPr>
        <w:t>â</w:t>
      </w:r>
      <w:r w:rsidR="00254048" w:rsidRPr="00A04F89">
        <w:rPr>
          <w:rFonts w:ascii="Times New Roman" w:hAnsi="Times New Roman"/>
          <w:sz w:val="24"/>
          <w:szCs w:val="24"/>
        </w:rPr>
        <w:t>mi</w:t>
      </w:r>
      <w:r w:rsidR="002B04F2" w:rsidRPr="00A04F89">
        <w:rPr>
          <w:rFonts w:ascii="Times New Roman" w:hAnsi="Times New Roman"/>
          <w:sz w:val="24"/>
          <w:szCs w:val="24"/>
        </w:rPr>
        <w:t>cas</w:t>
      </w:r>
      <w:r w:rsidR="00254048" w:rsidRPr="00A04F89">
        <w:rPr>
          <w:rFonts w:ascii="Times New Roman" w:hAnsi="Times New Roman"/>
          <w:sz w:val="24"/>
          <w:szCs w:val="24"/>
        </w:rPr>
        <w:t xml:space="preserve"> </w:t>
      </w:r>
      <w:r w:rsidR="002B04F2" w:rsidRPr="00A04F89">
        <w:rPr>
          <w:rFonts w:ascii="Times New Roman" w:hAnsi="Times New Roman"/>
          <w:sz w:val="24"/>
          <w:szCs w:val="24"/>
        </w:rPr>
        <w:t>d</w:t>
      </w:r>
      <w:r w:rsidR="00254048" w:rsidRPr="00A04F89">
        <w:rPr>
          <w:rFonts w:ascii="Times New Roman" w:hAnsi="Times New Roman"/>
          <w:sz w:val="24"/>
          <w:szCs w:val="24"/>
        </w:rPr>
        <w:t xml:space="preserve">a Educação Inclusiva </w:t>
      </w:r>
      <w:r w:rsidR="002B04F2" w:rsidRPr="00A04F89">
        <w:rPr>
          <w:rFonts w:ascii="Times New Roman" w:hAnsi="Times New Roman"/>
          <w:sz w:val="24"/>
          <w:szCs w:val="24"/>
        </w:rPr>
        <w:t>em Moçambique</w:t>
      </w:r>
      <w:r w:rsidR="00254048" w:rsidRPr="00A04F89">
        <w:rPr>
          <w:rFonts w:ascii="Times New Roman" w:hAnsi="Times New Roman"/>
          <w:sz w:val="24"/>
          <w:szCs w:val="24"/>
        </w:rPr>
        <w:t>.</w:t>
      </w:r>
    </w:p>
    <w:p w14:paraId="0FB8C8CB" w14:textId="6ED2CE72" w:rsidR="00AD531C" w:rsidDel="00877526" w:rsidRDefault="000C5972">
      <w:pPr>
        <w:spacing w:line="360" w:lineRule="auto"/>
        <w:jc w:val="both"/>
        <w:rPr>
          <w:del w:id="69" w:author="Sousa" w:date="2019-08-04T19:29:00Z"/>
          <w:rFonts w:ascii="Times New Roman" w:hAnsi="Times New Roman"/>
          <w:sz w:val="24"/>
          <w:szCs w:val="24"/>
        </w:rPr>
        <w:pPrChange w:id="70" w:author="Sousa" w:date="2019-08-04T19:29:00Z">
          <w:pPr>
            <w:pStyle w:val="Cabealho1"/>
          </w:pPr>
        </w:pPrChange>
      </w:pPr>
      <w:r w:rsidRPr="004D75B7">
        <w:rPr>
          <w:rFonts w:ascii="Times New Roman" w:hAnsi="Times New Roman"/>
          <w:sz w:val="24"/>
          <w:szCs w:val="24"/>
        </w:rPr>
        <w:t>Acredita-se também com o uso ou implementação de aplicativo móvel</w:t>
      </w:r>
      <w:r w:rsidR="002B04F2" w:rsidRPr="004D75B7">
        <w:rPr>
          <w:rFonts w:ascii="Times New Roman" w:hAnsi="Times New Roman"/>
          <w:sz w:val="24"/>
          <w:szCs w:val="24"/>
        </w:rPr>
        <w:t xml:space="preserve"> – Hand Talk</w:t>
      </w:r>
      <w:r w:rsidR="000E05ED" w:rsidRPr="009A7BF0">
        <w:rPr>
          <w:rFonts w:ascii="Times New Roman" w:hAnsi="Times New Roman"/>
          <w:sz w:val="24"/>
          <w:szCs w:val="24"/>
        </w:rPr>
        <w:t xml:space="preserve"> no ensino de pessoas com </w:t>
      </w:r>
      <w:r w:rsidR="002B04F2" w:rsidRPr="009A7BF0">
        <w:rPr>
          <w:rFonts w:ascii="Times New Roman" w:hAnsi="Times New Roman"/>
          <w:sz w:val="24"/>
          <w:szCs w:val="24"/>
        </w:rPr>
        <w:t>N</w:t>
      </w:r>
      <w:r w:rsidR="000E05ED" w:rsidRPr="009A7BF0">
        <w:rPr>
          <w:rFonts w:ascii="Times New Roman" w:hAnsi="Times New Roman"/>
          <w:sz w:val="24"/>
          <w:szCs w:val="24"/>
        </w:rPr>
        <w:t>ecessidades</w:t>
      </w:r>
      <w:r w:rsidR="002B04F2" w:rsidRPr="009A7BF0">
        <w:rPr>
          <w:rFonts w:ascii="Times New Roman" w:hAnsi="Times New Roman"/>
          <w:sz w:val="24"/>
          <w:szCs w:val="24"/>
        </w:rPr>
        <w:t xml:space="preserve"> Educativas</w:t>
      </w:r>
      <w:r w:rsidR="000E05ED" w:rsidRPr="00B842DE">
        <w:rPr>
          <w:rFonts w:ascii="Times New Roman" w:hAnsi="Times New Roman"/>
          <w:sz w:val="24"/>
          <w:szCs w:val="24"/>
        </w:rPr>
        <w:t xml:space="preserve"> </w:t>
      </w:r>
      <w:r w:rsidR="002B04F2" w:rsidRPr="00B842DE">
        <w:rPr>
          <w:rFonts w:ascii="Times New Roman" w:hAnsi="Times New Roman"/>
          <w:sz w:val="24"/>
          <w:szCs w:val="24"/>
        </w:rPr>
        <w:t>E</w:t>
      </w:r>
      <w:r w:rsidR="000E05ED" w:rsidRPr="00B842DE">
        <w:rPr>
          <w:rFonts w:ascii="Times New Roman" w:hAnsi="Times New Roman"/>
          <w:sz w:val="24"/>
          <w:szCs w:val="24"/>
        </w:rPr>
        <w:t>speciais possa incentivar a produção destes dispositivos tecnológicos a nível local, aproveitando o crescimento que o país vem registando nos últimos anos de programadores e criadores de aplicativos e jogos interactivos.</w:t>
      </w:r>
    </w:p>
    <w:p w14:paraId="016900EC" w14:textId="371CCE79" w:rsidR="00877526" w:rsidRPr="00A04F89" w:rsidRDefault="00877526" w:rsidP="002322F5">
      <w:pPr>
        <w:spacing w:line="360" w:lineRule="auto"/>
        <w:jc w:val="both"/>
        <w:rPr>
          <w:ins w:id="71" w:author="Sousa" w:date="2019-08-04T19:29:00Z"/>
          <w:rFonts w:ascii="Times New Roman" w:hAnsi="Times New Roman"/>
          <w:sz w:val="24"/>
          <w:szCs w:val="24"/>
        </w:rPr>
      </w:pPr>
    </w:p>
    <w:p w14:paraId="198EE607" w14:textId="633E5E60" w:rsidR="00F55210" w:rsidRPr="00877526" w:rsidRDefault="00F55210">
      <w:pPr>
        <w:spacing w:line="360" w:lineRule="auto"/>
        <w:jc w:val="both"/>
        <w:rPr>
          <w:rFonts w:ascii="Times New Roman" w:hAnsi="Times New Roman"/>
          <w:b/>
          <w:sz w:val="24"/>
          <w:szCs w:val="24"/>
          <w:rPrChange w:id="72" w:author="Sousa" w:date="2019-08-04T19:31:00Z">
            <w:rPr/>
          </w:rPrChange>
        </w:rPr>
        <w:pPrChange w:id="73" w:author="Sousa" w:date="2019-08-04T19:29:00Z">
          <w:pPr>
            <w:pStyle w:val="Cabealho1"/>
          </w:pPr>
        </w:pPrChange>
      </w:pPr>
      <w:r w:rsidRPr="005467F4">
        <w:rPr>
          <w:b/>
          <w:rPrChange w:id="74" w:author="Sousa" w:date="2019-08-04T19:32:00Z">
            <w:rPr/>
          </w:rPrChange>
        </w:rPr>
        <w:t xml:space="preserve"> </w:t>
      </w:r>
      <w:bookmarkStart w:id="75" w:name="_Toc15836569"/>
      <w:ins w:id="76" w:author="Sousa" w:date="2019-08-04T19:32:00Z">
        <w:r w:rsidR="00817FD6" w:rsidRPr="005467F4">
          <w:rPr>
            <w:rFonts w:ascii="Times New Roman" w:hAnsi="Times New Roman"/>
            <w:b/>
            <w:sz w:val="24"/>
            <w:szCs w:val="24"/>
            <w:rPrChange w:id="77" w:author="Sousa" w:date="2019-08-04T19:32:00Z">
              <w:rPr>
                <w:rFonts w:ascii="Times New Roman" w:hAnsi="Times New Roman"/>
                <w:sz w:val="24"/>
                <w:szCs w:val="24"/>
              </w:rPr>
            </w:rPrChange>
          </w:rPr>
          <w:t>1.2.</w:t>
        </w:r>
        <w:r w:rsidR="00817FD6">
          <w:rPr>
            <w:rFonts w:ascii="Times New Roman" w:hAnsi="Times New Roman"/>
            <w:sz w:val="24"/>
            <w:szCs w:val="24"/>
          </w:rPr>
          <w:t xml:space="preserve"> </w:t>
        </w:r>
      </w:ins>
      <w:r w:rsidR="00E30AC7" w:rsidRPr="00B003BD">
        <w:rPr>
          <w:rFonts w:ascii="Times New Roman" w:hAnsi="Times New Roman"/>
          <w:b/>
          <w:sz w:val="24"/>
          <w:szCs w:val="24"/>
        </w:rPr>
        <w:t>Delimitação da Pesquisa</w:t>
      </w:r>
      <w:bookmarkEnd w:id="75"/>
    </w:p>
    <w:p w14:paraId="1A1B5836" w14:textId="41B6960B" w:rsidR="00F55210" w:rsidRPr="00877526" w:rsidRDefault="00817FD6" w:rsidP="0020775F">
      <w:pPr>
        <w:pStyle w:val="Cabealho1"/>
        <w:spacing w:after="240"/>
        <w:rPr>
          <w:rFonts w:ascii="Times New Roman" w:hAnsi="Times New Roman" w:cs="Times New Roman"/>
          <w:b/>
          <w:color w:val="auto"/>
          <w:sz w:val="24"/>
          <w:szCs w:val="24"/>
          <w:rPrChange w:id="78" w:author="Sousa" w:date="2019-08-04T19:29:00Z">
            <w:rPr/>
          </w:rPrChange>
        </w:rPr>
      </w:pPr>
      <w:bookmarkStart w:id="79" w:name="_Toc15836570"/>
      <w:bookmarkStart w:id="80" w:name="_Toc20366954"/>
      <w:ins w:id="81" w:author="Sousa" w:date="2019-08-04T19:32:00Z">
        <w:r>
          <w:rPr>
            <w:rFonts w:ascii="Times New Roman" w:hAnsi="Times New Roman" w:cs="Times New Roman"/>
            <w:b/>
            <w:color w:val="auto"/>
            <w:sz w:val="24"/>
            <w:szCs w:val="24"/>
          </w:rPr>
          <w:t xml:space="preserve">1.2.1. </w:t>
        </w:r>
      </w:ins>
      <w:r w:rsidR="00E30AC7" w:rsidRPr="00877526">
        <w:rPr>
          <w:rFonts w:ascii="Times New Roman" w:hAnsi="Times New Roman" w:cs="Times New Roman"/>
          <w:b/>
          <w:color w:val="auto"/>
          <w:sz w:val="24"/>
          <w:szCs w:val="24"/>
        </w:rPr>
        <w:t>Delimitação Geografica</w:t>
      </w:r>
      <w:bookmarkEnd w:id="79"/>
      <w:bookmarkEnd w:id="80"/>
    </w:p>
    <w:p w14:paraId="1CEDE2ED" w14:textId="2846F044" w:rsidR="009F0F5D" w:rsidRPr="00276E99" w:rsidRDefault="002B04F2" w:rsidP="0020775F">
      <w:pPr>
        <w:spacing w:after="240" w:line="360" w:lineRule="auto"/>
        <w:jc w:val="both"/>
        <w:rPr>
          <w:rFonts w:ascii="Times New Roman" w:hAnsi="Times New Roman"/>
          <w:sz w:val="24"/>
          <w:szCs w:val="24"/>
        </w:rPr>
      </w:pPr>
      <w:r w:rsidRPr="00276E99">
        <w:rPr>
          <w:rFonts w:ascii="Times New Roman" w:hAnsi="Times New Roman"/>
          <w:sz w:val="24"/>
          <w:szCs w:val="24"/>
        </w:rPr>
        <w:t>A pesquisa de campo para o</w:t>
      </w:r>
      <w:r w:rsidR="00624A2B" w:rsidRPr="00A04F89">
        <w:rPr>
          <w:rFonts w:ascii="Times New Roman" w:hAnsi="Times New Roman"/>
          <w:sz w:val="24"/>
          <w:szCs w:val="24"/>
        </w:rPr>
        <w:t xml:space="preserve"> presente trabalho </w:t>
      </w:r>
      <w:ins w:id="82" w:author="Sousa" w:date="2019-08-04T19:32:00Z">
        <w:r w:rsidR="00817FD6">
          <w:rPr>
            <w:rFonts w:ascii="Times New Roman" w:hAnsi="Times New Roman"/>
            <w:sz w:val="24"/>
            <w:szCs w:val="24"/>
          </w:rPr>
          <w:t>foi</w:t>
        </w:r>
      </w:ins>
      <w:del w:id="83" w:author="Sousa" w:date="2019-08-04T19:32:00Z">
        <w:r w:rsidR="00624A2B" w:rsidRPr="00A04F89" w:rsidDel="00817FD6">
          <w:rPr>
            <w:rFonts w:ascii="Times New Roman" w:hAnsi="Times New Roman"/>
            <w:sz w:val="24"/>
            <w:szCs w:val="24"/>
          </w:rPr>
          <w:delText>s</w:delText>
        </w:r>
        <w:r w:rsidR="006B3E60" w:rsidRPr="00A04F89" w:rsidDel="00817FD6">
          <w:rPr>
            <w:rFonts w:ascii="Times New Roman" w:hAnsi="Times New Roman"/>
            <w:sz w:val="24"/>
            <w:szCs w:val="24"/>
          </w:rPr>
          <w:delText>erá</w:delText>
        </w:r>
      </w:del>
      <w:r w:rsidR="006B3E60" w:rsidRPr="00A04F89">
        <w:rPr>
          <w:rFonts w:ascii="Times New Roman" w:hAnsi="Times New Roman"/>
          <w:sz w:val="24"/>
          <w:szCs w:val="24"/>
        </w:rPr>
        <w:t xml:space="preserve"> realizado</w:t>
      </w:r>
      <w:r w:rsidRPr="00A04F89">
        <w:rPr>
          <w:rFonts w:ascii="Times New Roman" w:hAnsi="Times New Roman"/>
          <w:sz w:val="24"/>
          <w:szCs w:val="24"/>
        </w:rPr>
        <w:t xml:space="preserve"> em Moçambique - </w:t>
      </w:r>
      <w:r w:rsidR="00011A68" w:rsidRPr="00A04F89">
        <w:rPr>
          <w:rFonts w:ascii="Times New Roman" w:hAnsi="Times New Roman"/>
          <w:b/>
          <w:sz w:val="24"/>
          <w:szCs w:val="24"/>
        </w:rPr>
        <w:t xml:space="preserve">Escola Secundária de Tete - </w:t>
      </w:r>
      <w:r w:rsidR="006B3E60" w:rsidRPr="00A04F89">
        <w:rPr>
          <w:rFonts w:ascii="Times New Roman" w:hAnsi="Times New Roman"/>
          <w:sz w:val="24"/>
          <w:szCs w:val="24"/>
        </w:rPr>
        <w:t>na Cidade de Tete</w:t>
      </w:r>
      <w:r w:rsidR="00011A68" w:rsidRPr="00A04F89">
        <w:rPr>
          <w:rFonts w:ascii="Times New Roman" w:hAnsi="Times New Roman"/>
          <w:sz w:val="24"/>
          <w:szCs w:val="24"/>
        </w:rPr>
        <w:t>, Província</w:t>
      </w:r>
      <w:r w:rsidR="0095013F" w:rsidRPr="00A04F89">
        <w:rPr>
          <w:rFonts w:ascii="Times New Roman" w:hAnsi="Times New Roman"/>
          <w:sz w:val="24"/>
          <w:szCs w:val="24"/>
        </w:rPr>
        <w:t xml:space="preserve"> com o mesmo nome, </w:t>
      </w:r>
      <w:r w:rsidR="00011A68" w:rsidRPr="00A04F89">
        <w:rPr>
          <w:rFonts w:ascii="Times New Roman" w:hAnsi="Times New Roman"/>
          <w:sz w:val="24"/>
          <w:szCs w:val="24"/>
        </w:rPr>
        <w:t>pela possibilidade do autor interagir mais facilmente com o público-alvo</w:t>
      </w:r>
      <w:r w:rsidR="00135A07" w:rsidRPr="00A04F89">
        <w:rPr>
          <w:rFonts w:ascii="Times New Roman" w:hAnsi="Times New Roman"/>
          <w:sz w:val="24"/>
          <w:szCs w:val="24"/>
        </w:rPr>
        <w:t xml:space="preserve"> e por</w:t>
      </w:r>
      <w:r w:rsidR="00011A68" w:rsidRPr="00A04F89">
        <w:rPr>
          <w:rFonts w:ascii="Times New Roman" w:hAnsi="Times New Roman"/>
          <w:sz w:val="24"/>
          <w:szCs w:val="24"/>
        </w:rPr>
        <w:t xml:space="preserve"> ser natural desta cidade</w:t>
      </w:r>
      <w:r w:rsidR="00135A07" w:rsidRPr="00A04F89">
        <w:rPr>
          <w:rFonts w:ascii="Times New Roman" w:hAnsi="Times New Roman"/>
          <w:sz w:val="24"/>
          <w:szCs w:val="24"/>
        </w:rPr>
        <w:t>, por um lado</w:t>
      </w:r>
      <w:r w:rsidR="00011A68" w:rsidRPr="00A04F89">
        <w:rPr>
          <w:rFonts w:ascii="Times New Roman" w:hAnsi="Times New Roman"/>
          <w:sz w:val="24"/>
          <w:szCs w:val="24"/>
        </w:rPr>
        <w:t>.</w:t>
      </w:r>
      <w:r w:rsidR="00135A07" w:rsidRPr="00A04F89">
        <w:rPr>
          <w:rFonts w:ascii="Times New Roman" w:hAnsi="Times New Roman"/>
          <w:sz w:val="24"/>
          <w:szCs w:val="24"/>
        </w:rPr>
        <w:t xml:space="preserve"> Por </w:t>
      </w:r>
      <w:del w:id="84" w:author="Sousa" w:date="2019-08-12T07:49:00Z">
        <w:r w:rsidR="00135A07" w:rsidRPr="00A04F89" w:rsidDel="009A7BF0">
          <w:rPr>
            <w:rFonts w:ascii="Times New Roman" w:hAnsi="Times New Roman"/>
            <w:sz w:val="24"/>
            <w:szCs w:val="24"/>
          </w:rPr>
          <w:delText>outro,  tem</w:delText>
        </w:r>
      </w:del>
      <w:ins w:id="85" w:author="Sousa" w:date="2019-08-12T07:49:00Z">
        <w:r w:rsidR="009A7BF0" w:rsidRPr="00A04F89">
          <w:rPr>
            <w:rFonts w:ascii="Times New Roman" w:hAnsi="Times New Roman"/>
            <w:sz w:val="24"/>
            <w:szCs w:val="24"/>
          </w:rPr>
          <w:t>outro, tem</w:t>
        </w:r>
      </w:ins>
      <w:r w:rsidR="00135A07" w:rsidRPr="00A04F89">
        <w:rPr>
          <w:rFonts w:ascii="Times New Roman" w:hAnsi="Times New Roman"/>
          <w:sz w:val="24"/>
          <w:szCs w:val="24"/>
        </w:rPr>
        <w:t xml:space="preserve"> haver com as questões financeiras do pesquisador de realizar </w:t>
      </w:r>
      <w:r w:rsidR="00DB798E" w:rsidRPr="00A04F89">
        <w:rPr>
          <w:rFonts w:ascii="Times New Roman" w:hAnsi="Times New Roman"/>
          <w:sz w:val="24"/>
          <w:szCs w:val="24"/>
        </w:rPr>
        <w:t>fora da cidade e</w:t>
      </w:r>
      <w:r w:rsidR="00135A07" w:rsidRPr="00A04F89">
        <w:rPr>
          <w:rFonts w:ascii="Times New Roman" w:hAnsi="Times New Roman"/>
          <w:sz w:val="24"/>
          <w:szCs w:val="24"/>
        </w:rPr>
        <w:t xml:space="preserve"> pelo facto da cidade concentrar parte dos serviços e de centro de tomada de decisões.</w:t>
      </w:r>
    </w:p>
    <w:p w14:paraId="265700C1" w14:textId="447C1621" w:rsidR="00877526" w:rsidRPr="00E30AC7" w:rsidRDefault="00713CA2">
      <w:pPr>
        <w:pStyle w:val="Cabealho1"/>
        <w:spacing w:after="240"/>
        <w:rPr>
          <w:rFonts w:ascii="Times New Roman" w:hAnsi="Times New Roman" w:cs="Times New Roman"/>
          <w:b/>
          <w:color w:val="auto"/>
          <w:sz w:val="24"/>
          <w:szCs w:val="24"/>
        </w:rPr>
        <w:pPrChange w:id="86" w:author="Sousa" w:date="2019-08-04T19:30:00Z">
          <w:pPr>
            <w:pStyle w:val="Cabealho1"/>
          </w:pPr>
        </w:pPrChange>
      </w:pPr>
      <w:r w:rsidRPr="00877526">
        <w:rPr>
          <w:rFonts w:ascii="Times New Roman" w:hAnsi="Times New Roman" w:cs="Times New Roman"/>
          <w:b/>
          <w:color w:val="auto"/>
          <w:sz w:val="24"/>
          <w:szCs w:val="24"/>
          <w:rPrChange w:id="87" w:author="Sousa" w:date="2019-08-04T19:30:00Z">
            <w:rPr/>
          </w:rPrChange>
        </w:rPr>
        <w:lastRenderedPageBreak/>
        <w:t xml:space="preserve"> </w:t>
      </w:r>
      <w:bookmarkStart w:id="88" w:name="_Toc15836571"/>
      <w:bookmarkStart w:id="89" w:name="_Toc20366955"/>
      <w:ins w:id="90" w:author="Sousa" w:date="2019-08-04T19:32:00Z">
        <w:r w:rsidR="00E308E4">
          <w:rPr>
            <w:rFonts w:ascii="Times New Roman" w:hAnsi="Times New Roman" w:cs="Times New Roman"/>
            <w:b/>
            <w:color w:val="auto"/>
            <w:sz w:val="24"/>
            <w:szCs w:val="24"/>
          </w:rPr>
          <w:t xml:space="preserve">1.3. </w:t>
        </w:r>
      </w:ins>
      <w:r w:rsidRPr="00877526">
        <w:rPr>
          <w:rFonts w:ascii="Times New Roman" w:hAnsi="Times New Roman" w:cs="Times New Roman"/>
          <w:b/>
          <w:color w:val="auto"/>
          <w:sz w:val="24"/>
          <w:szCs w:val="24"/>
          <w:rPrChange w:id="91" w:author="Sousa" w:date="2019-08-04T19:30:00Z">
            <w:rPr/>
          </w:rPrChange>
        </w:rPr>
        <w:t>P</w:t>
      </w:r>
      <w:r w:rsidR="00E30AC7" w:rsidRPr="00877526">
        <w:rPr>
          <w:rFonts w:ascii="Times New Roman" w:hAnsi="Times New Roman" w:cs="Times New Roman"/>
          <w:b/>
          <w:color w:val="auto"/>
          <w:sz w:val="24"/>
          <w:szCs w:val="24"/>
        </w:rPr>
        <w:t>roblema</w:t>
      </w:r>
      <w:bookmarkEnd w:id="88"/>
      <w:bookmarkEnd w:id="89"/>
      <w:r w:rsidRPr="00877526">
        <w:rPr>
          <w:rFonts w:ascii="Times New Roman" w:hAnsi="Times New Roman" w:cs="Times New Roman"/>
          <w:b/>
          <w:color w:val="auto"/>
          <w:sz w:val="24"/>
          <w:szCs w:val="24"/>
          <w:rPrChange w:id="92" w:author="Sousa" w:date="2019-08-04T19:30:00Z">
            <w:rPr/>
          </w:rPrChange>
        </w:rPr>
        <w:t xml:space="preserve"> </w:t>
      </w:r>
    </w:p>
    <w:p w14:paraId="78534545" w14:textId="4379E6FC" w:rsidR="005C35F8" w:rsidRPr="00A04F89" w:rsidRDefault="00713CA2" w:rsidP="00E30AC7">
      <w:pPr>
        <w:spacing w:after="240" w:line="360" w:lineRule="auto"/>
        <w:jc w:val="both"/>
        <w:rPr>
          <w:rFonts w:ascii="Times New Roman" w:hAnsi="Times New Roman"/>
          <w:sz w:val="24"/>
          <w:szCs w:val="24"/>
        </w:rPr>
      </w:pPr>
      <w:r w:rsidRPr="00276E99">
        <w:rPr>
          <w:rFonts w:ascii="Times New Roman" w:hAnsi="Times New Roman"/>
          <w:sz w:val="24"/>
          <w:szCs w:val="24"/>
        </w:rPr>
        <w:t>O direito à educação está proclamado na Declaração Universal dos Direitos Hum</w:t>
      </w:r>
      <w:r w:rsidR="00DD05F7">
        <w:rPr>
          <w:rFonts w:ascii="Times New Roman" w:hAnsi="Times New Roman"/>
          <w:sz w:val="24"/>
          <w:szCs w:val="24"/>
        </w:rPr>
        <w:t xml:space="preserve">anos. A </w:t>
      </w:r>
      <w:r w:rsidRPr="00A04F89">
        <w:rPr>
          <w:rFonts w:ascii="Times New Roman" w:hAnsi="Times New Roman"/>
          <w:sz w:val="24"/>
          <w:szCs w:val="24"/>
        </w:rPr>
        <w:t xml:space="preserve">Educação Inclusiva, </w:t>
      </w:r>
      <w:r w:rsidR="0001540D">
        <w:rPr>
          <w:rFonts w:ascii="Times New Roman" w:hAnsi="Times New Roman"/>
          <w:sz w:val="24"/>
          <w:szCs w:val="24"/>
        </w:rPr>
        <w:t xml:space="preserve">é assim resultante deste dispositivo. </w:t>
      </w:r>
    </w:p>
    <w:p w14:paraId="2D956DF7" w14:textId="77777777" w:rsidR="00713CA2" w:rsidRPr="00A04F89" w:rsidRDefault="00713CA2" w:rsidP="00713CA2">
      <w:pPr>
        <w:spacing w:line="360" w:lineRule="auto"/>
        <w:jc w:val="both"/>
        <w:rPr>
          <w:rFonts w:ascii="Times New Roman" w:hAnsi="Times New Roman"/>
          <w:sz w:val="24"/>
          <w:szCs w:val="24"/>
        </w:rPr>
      </w:pPr>
      <w:r w:rsidRPr="00A04F89">
        <w:rPr>
          <w:rFonts w:ascii="Times New Roman" w:hAnsi="Times New Roman"/>
          <w:sz w:val="24"/>
          <w:szCs w:val="24"/>
        </w:rPr>
        <w:t>Em Moçambique o processo educacional para esta camada, já vem sendo implementado desde 1975, ano da independência nacional, existindo 4 escolas especiais, mas de âmbito privado. Ao longo dos anos o Estado criou Centros de Recursos de Educação Inclusiva (CREI) orientados para o nível primário, secundário, que, contudo, o processo se mostra desafiante, registando recuos e avanços, seguindo a tendência do processo de ensino no geral. O processo comunicativo entre o professor e o aluno na sala de aula constitui um dos grandes entraves ao desenvolvimento da educação inclusiva em Moçambique, motivado sobretudo pela deficiente formação dos professores para lidar com os alunos com necessidades especiais e pelo défice de recursos educacionais para</w:t>
      </w:r>
      <w:r w:rsidR="009E4FF8" w:rsidRPr="00A04F89">
        <w:rPr>
          <w:rFonts w:ascii="Times New Roman" w:hAnsi="Times New Roman"/>
          <w:sz w:val="24"/>
          <w:szCs w:val="24"/>
        </w:rPr>
        <w:t xml:space="preserve"> o ensino de</w:t>
      </w:r>
      <w:r w:rsidRPr="00A04F89">
        <w:rPr>
          <w:rFonts w:ascii="Times New Roman" w:hAnsi="Times New Roman"/>
          <w:sz w:val="24"/>
          <w:szCs w:val="24"/>
        </w:rPr>
        <w:t>sta camada.</w:t>
      </w:r>
    </w:p>
    <w:p w14:paraId="58A866FC" w14:textId="7C6127C0" w:rsidR="003B4379" w:rsidRPr="00A04F89" w:rsidRDefault="003B4379" w:rsidP="003B4379">
      <w:pPr>
        <w:spacing w:line="360" w:lineRule="auto"/>
        <w:jc w:val="both"/>
        <w:rPr>
          <w:rFonts w:ascii="Times New Roman" w:hAnsi="Times New Roman"/>
          <w:sz w:val="24"/>
          <w:szCs w:val="24"/>
        </w:rPr>
      </w:pPr>
      <w:r w:rsidRPr="00A04F89">
        <w:rPr>
          <w:rFonts w:ascii="Times New Roman" w:hAnsi="Times New Roman"/>
          <w:sz w:val="24"/>
          <w:szCs w:val="24"/>
        </w:rPr>
        <w:t xml:space="preserve">A estratégia de recurso a Tecnologias de Informação e Comunicação no processo de ensino-aprendizagem em Moçambique tem sido dirigido na sua maior parte para o ensino superior, em detrimento dos níveis mais baixos. Este facto pode </w:t>
      </w:r>
      <w:r w:rsidR="00D2382F" w:rsidRPr="00A04F89">
        <w:rPr>
          <w:rFonts w:ascii="Times New Roman" w:hAnsi="Times New Roman"/>
          <w:sz w:val="24"/>
          <w:szCs w:val="24"/>
        </w:rPr>
        <w:t>estar a minar</w:t>
      </w:r>
      <w:r w:rsidRPr="00A04F89">
        <w:rPr>
          <w:rFonts w:ascii="Times New Roman" w:hAnsi="Times New Roman"/>
          <w:sz w:val="24"/>
          <w:szCs w:val="24"/>
        </w:rPr>
        <w:t xml:space="preserve"> o processo de ensino, porque esta estratégia pode ser implementada a partir dos níveis básico e secundário, visto que estes níveis constituem os primeiros passos para aquisição do conhecimento. </w:t>
      </w:r>
      <w:r w:rsidR="00CD6C0D" w:rsidRPr="00A04F89">
        <w:rPr>
          <w:rFonts w:ascii="Times New Roman" w:hAnsi="Times New Roman"/>
          <w:sz w:val="24"/>
          <w:szCs w:val="24"/>
        </w:rPr>
        <w:t>A</w:t>
      </w:r>
      <w:r w:rsidRPr="00A04F89">
        <w:rPr>
          <w:rFonts w:ascii="Times New Roman" w:hAnsi="Times New Roman"/>
          <w:sz w:val="24"/>
          <w:szCs w:val="24"/>
        </w:rPr>
        <w:t xml:space="preserve"> educação inclusiva segue a mesma tendência, registando-se pouca recorrência a tecnologia para melhoramento da qualidade do mesmo. </w:t>
      </w:r>
    </w:p>
    <w:p w14:paraId="4F83AB9C" w14:textId="7D8F65EC" w:rsidR="003B4379" w:rsidRPr="00A04F89" w:rsidRDefault="003B4379" w:rsidP="003B4379">
      <w:pPr>
        <w:spacing w:line="360" w:lineRule="auto"/>
        <w:jc w:val="both"/>
        <w:rPr>
          <w:rFonts w:ascii="Times New Roman" w:hAnsi="Times New Roman"/>
          <w:sz w:val="24"/>
          <w:szCs w:val="24"/>
        </w:rPr>
      </w:pPr>
      <w:r w:rsidRPr="00A04F89">
        <w:rPr>
          <w:rFonts w:ascii="Times New Roman" w:hAnsi="Times New Roman"/>
          <w:sz w:val="24"/>
          <w:szCs w:val="24"/>
        </w:rPr>
        <w:t xml:space="preserve">Entretanto, o número de usuários da rede móvel e acesso aos instrumentos de comunicação com os telefones inteligentes continua aumentando no país. De acordo com </w:t>
      </w:r>
      <w:r w:rsidR="004B5B2E">
        <w:rPr>
          <w:rFonts w:ascii="Times New Roman" w:hAnsi="Times New Roman"/>
          <w:sz w:val="24"/>
          <w:szCs w:val="24"/>
        </w:rPr>
        <w:t xml:space="preserve">o </w:t>
      </w:r>
      <w:r w:rsidRPr="00A04F89">
        <w:rPr>
          <w:rFonts w:ascii="Times New Roman" w:hAnsi="Times New Roman"/>
          <w:sz w:val="24"/>
          <w:szCs w:val="24"/>
        </w:rPr>
        <w:t>Instituto Nacional das Comunicações de Moçambique</w:t>
      </w:r>
      <w:r w:rsidR="00B003BD">
        <w:rPr>
          <w:rFonts w:ascii="Times New Roman" w:hAnsi="Times New Roman"/>
          <w:sz w:val="24"/>
          <w:szCs w:val="24"/>
        </w:rPr>
        <w:t xml:space="preserve"> </w:t>
      </w:r>
      <w:r w:rsidRPr="00A04F89">
        <w:rPr>
          <w:rFonts w:ascii="Times New Roman" w:hAnsi="Times New Roman"/>
          <w:sz w:val="24"/>
          <w:szCs w:val="24"/>
        </w:rPr>
        <w:t xml:space="preserve">(INCM) o mercado das telecomunicações móveis cresceu 11,1 por cento, entre 2015 e </w:t>
      </w:r>
      <w:r w:rsidR="000A0ADA">
        <w:rPr>
          <w:rFonts w:ascii="Times New Roman" w:hAnsi="Times New Roman"/>
          <w:sz w:val="24"/>
          <w:szCs w:val="24"/>
        </w:rPr>
        <w:t>2016. Ainda de acordo com o INCM</w:t>
      </w:r>
      <w:r w:rsidRPr="00A04F89">
        <w:rPr>
          <w:rFonts w:ascii="Times New Roman" w:hAnsi="Times New Roman"/>
          <w:sz w:val="24"/>
          <w:szCs w:val="24"/>
        </w:rPr>
        <w:t xml:space="preserve"> </w:t>
      </w:r>
      <w:r w:rsidR="000A0ADA">
        <w:rPr>
          <w:rFonts w:ascii="Times New Roman" w:hAnsi="Times New Roman"/>
          <w:sz w:val="24"/>
          <w:szCs w:val="24"/>
        </w:rPr>
        <w:t xml:space="preserve">o número de </w:t>
      </w:r>
      <w:r w:rsidR="000A0ADA" w:rsidRPr="00A04F89">
        <w:rPr>
          <w:rFonts w:ascii="Times New Roman" w:hAnsi="Times New Roman"/>
          <w:sz w:val="24"/>
          <w:szCs w:val="24"/>
        </w:rPr>
        <w:t xml:space="preserve">subscritores </w:t>
      </w:r>
      <w:r w:rsidR="000A0ADA">
        <w:rPr>
          <w:rFonts w:ascii="Times New Roman" w:hAnsi="Times New Roman"/>
          <w:sz w:val="24"/>
          <w:szCs w:val="24"/>
        </w:rPr>
        <w:t xml:space="preserve">subiu para </w:t>
      </w:r>
      <w:r w:rsidRPr="00A04F89">
        <w:rPr>
          <w:rFonts w:ascii="Times New Roman" w:hAnsi="Times New Roman"/>
          <w:sz w:val="24"/>
          <w:szCs w:val="24"/>
        </w:rPr>
        <w:t xml:space="preserve">pouco mais de 13 milhões no nosso país, dos quais estavam registados cerca de 12,4 milhões. Esses dados mostram </w:t>
      </w:r>
      <w:r w:rsidR="00112911">
        <w:rPr>
          <w:rFonts w:ascii="Times New Roman" w:hAnsi="Times New Roman"/>
          <w:sz w:val="24"/>
          <w:szCs w:val="24"/>
        </w:rPr>
        <w:t xml:space="preserve">que </w:t>
      </w:r>
      <w:r w:rsidRPr="00A04F89">
        <w:rPr>
          <w:rFonts w:ascii="Times New Roman" w:hAnsi="Times New Roman"/>
          <w:sz w:val="24"/>
          <w:szCs w:val="24"/>
        </w:rPr>
        <w:t xml:space="preserve">há espaço vantagem para utilização da </w:t>
      </w:r>
      <w:r w:rsidR="003811C3">
        <w:rPr>
          <w:rFonts w:ascii="Times New Roman" w:hAnsi="Times New Roman"/>
          <w:sz w:val="24"/>
          <w:szCs w:val="24"/>
        </w:rPr>
        <w:t>tecnologia educacional, usando</w:t>
      </w:r>
      <w:r w:rsidRPr="00A04F89">
        <w:rPr>
          <w:rFonts w:ascii="Times New Roman" w:hAnsi="Times New Roman"/>
          <w:sz w:val="24"/>
          <w:szCs w:val="24"/>
        </w:rPr>
        <w:t xml:space="preserve"> as plataformas comunicacionais no país, que são pouco explorados.</w:t>
      </w:r>
    </w:p>
    <w:p w14:paraId="65AB58F7" w14:textId="77777777" w:rsidR="004C6554" w:rsidRDefault="004C6554" w:rsidP="003B4379">
      <w:pPr>
        <w:spacing w:line="360" w:lineRule="auto"/>
        <w:jc w:val="both"/>
        <w:rPr>
          <w:rFonts w:ascii="Times New Roman" w:hAnsi="Times New Roman"/>
          <w:b/>
          <w:sz w:val="24"/>
          <w:szCs w:val="24"/>
        </w:rPr>
      </w:pPr>
    </w:p>
    <w:p w14:paraId="281677D4" w14:textId="77777777" w:rsidR="004C6554" w:rsidRDefault="004C6554" w:rsidP="003B4379">
      <w:pPr>
        <w:spacing w:line="360" w:lineRule="auto"/>
        <w:jc w:val="both"/>
        <w:rPr>
          <w:rFonts w:ascii="Times New Roman" w:hAnsi="Times New Roman"/>
          <w:b/>
          <w:sz w:val="24"/>
          <w:szCs w:val="24"/>
        </w:rPr>
      </w:pPr>
    </w:p>
    <w:p w14:paraId="095B6641" w14:textId="735BE96A" w:rsidR="002D2435" w:rsidRPr="00A04F89" w:rsidRDefault="002D2435" w:rsidP="003B4379">
      <w:pPr>
        <w:spacing w:line="360" w:lineRule="auto"/>
        <w:jc w:val="both"/>
        <w:rPr>
          <w:rFonts w:ascii="Times New Roman" w:hAnsi="Times New Roman"/>
          <w:b/>
          <w:sz w:val="24"/>
          <w:szCs w:val="24"/>
        </w:rPr>
      </w:pPr>
      <w:r w:rsidRPr="00A04F89">
        <w:rPr>
          <w:rFonts w:ascii="Times New Roman" w:hAnsi="Times New Roman"/>
          <w:b/>
          <w:sz w:val="24"/>
          <w:szCs w:val="24"/>
        </w:rPr>
        <w:lastRenderedPageBreak/>
        <w:t>Pergunta de partida</w:t>
      </w:r>
    </w:p>
    <w:p w14:paraId="6D2762E1" w14:textId="040B6127" w:rsidR="009F0F5D" w:rsidRPr="00A04F89" w:rsidRDefault="008917EE" w:rsidP="003B4379">
      <w:pPr>
        <w:spacing w:line="360" w:lineRule="auto"/>
        <w:jc w:val="both"/>
        <w:rPr>
          <w:rFonts w:ascii="Times New Roman" w:hAnsi="Times New Roman"/>
          <w:sz w:val="24"/>
          <w:szCs w:val="24"/>
        </w:rPr>
      </w:pPr>
      <w:r w:rsidRPr="00A04F89">
        <w:rPr>
          <w:rFonts w:ascii="Times New Roman" w:hAnsi="Times New Roman"/>
          <w:sz w:val="24"/>
          <w:szCs w:val="24"/>
        </w:rPr>
        <w:t xml:space="preserve">Qual é a possibilidade do uso de aplicativo móvel </w:t>
      </w:r>
      <w:r w:rsidR="00CD6C0D" w:rsidRPr="00A04F89">
        <w:rPr>
          <w:rFonts w:ascii="Times New Roman" w:hAnsi="Times New Roman"/>
          <w:sz w:val="24"/>
          <w:szCs w:val="24"/>
        </w:rPr>
        <w:t xml:space="preserve">– Hand Talk – </w:t>
      </w:r>
      <w:r w:rsidRPr="00A04F89">
        <w:rPr>
          <w:rFonts w:ascii="Times New Roman" w:hAnsi="Times New Roman"/>
          <w:sz w:val="24"/>
          <w:szCs w:val="24"/>
        </w:rPr>
        <w:t>para interac</w:t>
      </w:r>
      <w:r w:rsidR="00F93C2D">
        <w:rPr>
          <w:rFonts w:ascii="Times New Roman" w:hAnsi="Times New Roman"/>
          <w:sz w:val="24"/>
          <w:szCs w:val="24"/>
        </w:rPr>
        <w:t>ção entre professor e aluno portador de deficiência auditiva</w:t>
      </w:r>
      <w:r w:rsidRPr="00A04F89">
        <w:rPr>
          <w:rFonts w:ascii="Times New Roman" w:hAnsi="Times New Roman"/>
          <w:sz w:val="24"/>
          <w:szCs w:val="24"/>
        </w:rPr>
        <w:t>?</w:t>
      </w:r>
    </w:p>
    <w:p w14:paraId="3222DD25" w14:textId="7B93C3FE" w:rsidR="008917EE" w:rsidRPr="00877526" w:rsidRDefault="008917EE" w:rsidP="00A04F89">
      <w:pPr>
        <w:pStyle w:val="Cabealho1"/>
        <w:rPr>
          <w:rFonts w:ascii="Times New Roman" w:hAnsi="Times New Roman" w:cs="Times New Roman"/>
          <w:b/>
          <w:color w:val="auto"/>
          <w:sz w:val="24"/>
          <w:szCs w:val="24"/>
          <w:rPrChange w:id="93" w:author="Sousa" w:date="2019-08-04T19:30:00Z">
            <w:rPr/>
          </w:rPrChange>
        </w:rPr>
      </w:pPr>
      <w:r w:rsidRPr="00877526">
        <w:rPr>
          <w:rFonts w:ascii="Times New Roman" w:hAnsi="Times New Roman" w:cs="Times New Roman"/>
          <w:b/>
          <w:color w:val="auto"/>
          <w:sz w:val="24"/>
          <w:szCs w:val="24"/>
          <w:rPrChange w:id="94" w:author="Sousa" w:date="2019-08-04T19:30:00Z">
            <w:rPr/>
          </w:rPrChange>
        </w:rPr>
        <w:t xml:space="preserve"> </w:t>
      </w:r>
      <w:bookmarkStart w:id="95" w:name="_Toc15836572"/>
      <w:bookmarkStart w:id="96" w:name="_Toc20366956"/>
      <w:ins w:id="97" w:author="Sousa" w:date="2019-08-04T19:33:00Z">
        <w:r w:rsidR="00E308E4">
          <w:rPr>
            <w:rFonts w:ascii="Times New Roman" w:hAnsi="Times New Roman" w:cs="Times New Roman"/>
            <w:b/>
            <w:color w:val="auto"/>
            <w:sz w:val="24"/>
            <w:szCs w:val="24"/>
          </w:rPr>
          <w:t xml:space="preserve">1.4. </w:t>
        </w:r>
      </w:ins>
      <w:r w:rsidRPr="00877526">
        <w:rPr>
          <w:rFonts w:ascii="Times New Roman" w:hAnsi="Times New Roman" w:cs="Times New Roman"/>
          <w:b/>
          <w:color w:val="auto"/>
          <w:sz w:val="24"/>
          <w:szCs w:val="24"/>
          <w:rPrChange w:id="98" w:author="Sousa" w:date="2019-08-04T19:30:00Z">
            <w:rPr/>
          </w:rPrChange>
        </w:rPr>
        <w:t>O</w:t>
      </w:r>
      <w:r w:rsidR="00E30AC7" w:rsidRPr="00877526">
        <w:rPr>
          <w:rFonts w:ascii="Times New Roman" w:hAnsi="Times New Roman" w:cs="Times New Roman"/>
          <w:b/>
          <w:color w:val="auto"/>
          <w:sz w:val="24"/>
          <w:szCs w:val="24"/>
        </w:rPr>
        <w:t>bjectivos</w:t>
      </w:r>
      <w:bookmarkEnd w:id="95"/>
      <w:bookmarkEnd w:id="96"/>
    </w:p>
    <w:p w14:paraId="1139F531" w14:textId="7BBC8373" w:rsidR="00E30AC7" w:rsidRPr="00E30AC7" w:rsidRDefault="00E308E4" w:rsidP="00E30AC7">
      <w:pPr>
        <w:pStyle w:val="Cabealho1"/>
        <w:spacing w:after="240"/>
        <w:rPr>
          <w:rFonts w:ascii="Times New Roman" w:hAnsi="Times New Roman" w:cs="Times New Roman"/>
          <w:b/>
          <w:color w:val="auto"/>
          <w:sz w:val="24"/>
          <w:szCs w:val="24"/>
          <w:rPrChange w:id="99" w:author="Sousa" w:date="2019-08-04T19:33:00Z">
            <w:rPr/>
          </w:rPrChange>
        </w:rPr>
      </w:pPr>
      <w:bookmarkStart w:id="100" w:name="_Toc15836573"/>
      <w:bookmarkStart w:id="101" w:name="_Toc20366957"/>
      <w:ins w:id="102" w:author="Sousa" w:date="2019-08-04T19:33:00Z">
        <w:r w:rsidRPr="00E308E4">
          <w:rPr>
            <w:rFonts w:ascii="Times New Roman" w:hAnsi="Times New Roman" w:cs="Times New Roman"/>
            <w:b/>
            <w:color w:val="auto"/>
            <w:sz w:val="24"/>
            <w:szCs w:val="24"/>
            <w:rPrChange w:id="103" w:author="Sousa" w:date="2019-08-04T19:33:00Z">
              <w:rPr>
                <w:rFonts w:ascii="Times New Roman" w:hAnsi="Times New Roman" w:cs="Times New Roman"/>
                <w:color w:val="auto"/>
                <w:sz w:val="24"/>
                <w:szCs w:val="24"/>
              </w:rPr>
            </w:rPrChange>
          </w:rPr>
          <w:t xml:space="preserve">1.4.1. </w:t>
        </w:r>
      </w:ins>
      <w:r w:rsidR="008917EE" w:rsidRPr="00E308E4">
        <w:rPr>
          <w:rFonts w:ascii="Times New Roman" w:hAnsi="Times New Roman" w:cs="Times New Roman"/>
          <w:b/>
          <w:color w:val="auto"/>
          <w:sz w:val="24"/>
          <w:szCs w:val="24"/>
          <w:rPrChange w:id="104" w:author="Sousa" w:date="2019-08-04T19:33:00Z">
            <w:rPr/>
          </w:rPrChange>
        </w:rPr>
        <w:t>Gera</w:t>
      </w:r>
      <w:bookmarkEnd w:id="100"/>
      <w:r w:rsidR="00E30AC7">
        <w:rPr>
          <w:rFonts w:ascii="Times New Roman" w:hAnsi="Times New Roman" w:cs="Times New Roman"/>
          <w:b/>
          <w:color w:val="auto"/>
          <w:sz w:val="24"/>
          <w:szCs w:val="24"/>
        </w:rPr>
        <w:t>l</w:t>
      </w:r>
      <w:bookmarkEnd w:id="101"/>
    </w:p>
    <w:p w14:paraId="435C9D5A" w14:textId="74ABAB39" w:rsidR="005B001F" w:rsidRPr="00E30AC7" w:rsidRDefault="00CD6C0D" w:rsidP="00E30AC7">
      <w:pPr>
        <w:pStyle w:val="PargrafodaLista"/>
        <w:numPr>
          <w:ilvl w:val="0"/>
          <w:numId w:val="41"/>
        </w:numPr>
        <w:spacing w:after="240" w:line="360" w:lineRule="auto"/>
        <w:jc w:val="both"/>
        <w:rPr>
          <w:rFonts w:ascii="Times New Roman" w:hAnsi="Times New Roman"/>
          <w:sz w:val="24"/>
          <w:szCs w:val="24"/>
        </w:rPr>
      </w:pPr>
      <w:r w:rsidRPr="00E30AC7">
        <w:rPr>
          <w:rFonts w:ascii="Times New Roman" w:hAnsi="Times New Roman"/>
          <w:sz w:val="24"/>
          <w:szCs w:val="24"/>
        </w:rPr>
        <w:t xml:space="preserve">Propor </w:t>
      </w:r>
      <w:r w:rsidR="008917EE" w:rsidRPr="00E30AC7">
        <w:rPr>
          <w:rFonts w:ascii="Times New Roman" w:hAnsi="Times New Roman"/>
          <w:sz w:val="24"/>
          <w:szCs w:val="24"/>
        </w:rPr>
        <w:t>o uso d</w:t>
      </w:r>
      <w:r w:rsidRPr="00E30AC7">
        <w:rPr>
          <w:rFonts w:ascii="Times New Roman" w:hAnsi="Times New Roman"/>
          <w:sz w:val="24"/>
          <w:szCs w:val="24"/>
        </w:rPr>
        <w:t>o</w:t>
      </w:r>
      <w:r w:rsidR="008917EE" w:rsidRPr="00E30AC7">
        <w:rPr>
          <w:rFonts w:ascii="Times New Roman" w:hAnsi="Times New Roman"/>
          <w:sz w:val="24"/>
          <w:szCs w:val="24"/>
        </w:rPr>
        <w:t xml:space="preserve"> aplicativo móve</w:t>
      </w:r>
      <w:r w:rsidR="00BF6A51" w:rsidRPr="00E30AC7">
        <w:rPr>
          <w:rFonts w:ascii="Times New Roman" w:hAnsi="Times New Roman"/>
          <w:sz w:val="24"/>
          <w:szCs w:val="24"/>
        </w:rPr>
        <w:t>l</w:t>
      </w:r>
      <w:r w:rsidRPr="00E30AC7">
        <w:rPr>
          <w:rFonts w:ascii="Times New Roman" w:hAnsi="Times New Roman"/>
          <w:sz w:val="24"/>
          <w:szCs w:val="24"/>
        </w:rPr>
        <w:t xml:space="preserve"> – Hand Talk </w:t>
      </w:r>
      <w:r w:rsidR="00E30AC7" w:rsidRPr="00E30AC7">
        <w:rPr>
          <w:rFonts w:ascii="Times New Roman" w:hAnsi="Times New Roman"/>
          <w:sz w:val="24"/>
          <w:szCs w:val="24"/>
        </w:rPr>
        <w:t>- no</w:t>
      </w:r>
      <w:r w:rsidR="008917EE" w:rsidRPr="00E30AC7">
        <w:rPr>
          <w:rFonts w:ascii="Times New Roman" w:hAnsi="Times New Roman"/>
          <w:sz w:val="24"/>
          <w:szCs w:val="24"/>
        </w:rPr>
        <w:t xml:space="preserve"> </w:t>
      </w:r>
      <w:r w:rsidRPr="00E30AC7">
        <w:rPr>
          <w:rFonts w:ascii="Times New Roman" w:hAnsi="Times New Roman"/>
          <w:sz w:val="24"/>
          <w:szCs w:val="24"/>
        </w:rPr>
        <w:t>Processo de E</w:t>
      </w:r>
      <w:r w:rsidR="008917EE" w:rsidRPr="00E30AC7">
        <w:rPr>
          <w:rFonts w:ascii="Times New Roman" w:hAnsi="Times New Roman"/>
          <w:sz w:val="24"/>
          <w:szCs w:val="24"/>
        </w:rPr>
        <w:t>nsino</w:t>
      </w:r>
      <w:r w:rsidRPr="00E30AC7">
        <w:rPr>
          <w:rFonts w:ascii="Times New Roman" w:hAnsi="Times New Roman"/>
          <w:sz w:val="24"/>
          <w:szCs w:val="24"/>
        </w:rPr>
        <w:t>-Aprendizagem</w:t>
      </w:r>
      <w:r w:rsidR="001D6EFE">
        <w:rPr>
          <w:rFonts w:ascii="Times New Roman" w:hAnsi="Times New Roman"/>
          <w:sz w:val="24"/>
          <w:szCs w:val="24"/>
        </w:rPr>
        <w:t xml:space="preserve"> de alunos portadores de deficiência auditiva</w:t>
      </w:r>
      <w:r w:rsidRPr="00E30AC7">
        <w:rPr>
          <w:rFonts w:ascii="Times New Roman" w:hAnsi="Times New Roman"/>
          <w:sz w:val="24"/>
          <w:szCs w:val="24"/>
        </w:rPr>
        <w:t>.</w:t>
      </w:r>
      <w:r w:rsidR="008917EE" w:rsidRPr="00E30AC7">
        <w:rPr>
          <w:rFonts w:ascii="Times New Roman" w:hAnsi="Times New Roman"/>
          <w:sz w:val="24"/>
          <w:szCs w:val="24"/>
        </w:rPr>
        <w:t xml:space="preserve"> </w:t>
      </w:r>
    </w:p>
    <w:p w14:paraId="49D0F427" w14:textId="7D717125" w:rsidR="00E30AC7" w:rsidRPr="00E30AC7" w:rsidRDefault="00E308E4" w:rsidP="00E30AC7">
      <w:pPr>
        <w:pStyle w:val="Cabealho1"/>
        <w:spacing w:after="240"/>
        <w:rPr>
          <w:rFonts w:ascii="Times New Roman" w:hAnsi="Times New Roman" w:cs="Times New Roman"/>
          <w:b/>
          <w:color w:val="auto"/>
          <w:sz w:val="24"/>
          <w:szCs w:val="24"/>
          <w:rPrChange w:id="105" w:author="Sousa" w:date="2019-08-04T19:33:00Z">
            <w:rPr/>
          </w:rPrChange>
        </w:rPr>
      </w:pPr>
      <w:bookmarkStart w:id="106" w:name="_Toc15836574"/>
      <w:bookmarkStart w:id="107" w:name="_Toc20366958"/>
      <w:ins w:id="108" w:author="Sousa" w:date="2019-08-04T19:33:00Z">
        <w:r w:rsidRPr="00E308E4">
          <w:rPr>
            <w:rFonts w:ascii="Times New Roman" w:hAnsi="Times New Roman" w:cs="Times New Roman"/>
            <w:b/>
            <w:color w:val="auto"/>
            <w:sz w:val="24"/>
            <w:szCs w:val="24"/>
            <w:rPrChange w:id="109" w:author="Sousa" w:date="2019-08-04T19:33:00Z">
              <w:rPr>
                <w:rFonts w:ascii="Times New Roman" w:hAnsi="Times New Roman" w:cs="Times New Roman"/>
                <w:color w:val="auto"/>
                <w:sz w:val="24"/>
                <w:szCs w:val="24"/>
              </w:rPr>
            </w:rPrChange>
          </w:rPr>
          <w:t xml:space="preserve">1.4.2. </w:t>
        </w:r>
      </w:ins>
      <w:r w:rsidR="008917EE" w:rsidRPr="00E308E4">
        <w:rPr>
          <w:rFonts w:ascii="Times New Roman" w:hAnsi="Times New Roman" w:cs="Times New Roman"/>
          <w:b/>
          <w:color w:val="auto"/>
          <w:sz w:val="24"/>
          <w:szCs w:val="24"/>
          <w:rPrChange w:id="110" w:author="Sousa" w:date="2019-08-04T19:33:00Z">
            <w:rPr/>
          </w:rPrChange>
        </w:rPr>
        <w:t>Específicos</w:t>
      </w:r>
      <w:bookmarkEnd w:id="106"/>
      <w:bookmarkEnd w:id="107"/>
    </w:p>
    <w:p w14:paraId="2226D693" w14:textId="3775499F" w:rsidR="00871FDE" w:rsidRPr="00A04F89" w:rsidRDefault="00871FDE" w:rsidP="00E30AC7">
      <w:pPr>
        <w:pStyle w:val="PargrafodaLista"/>
        <w:numPr>
          <w:ilvl w:val="0"/>
          <w:numId w:val="41"/>
        </w:numPr>
        <w:spacing w:after="240" w:line="360" w:lineRule="auto"/>
        <w:jc w:val="both"/>
        <w:rPr>
          <w:rFonts w:ascii="Times New Roman" w:hAnsi="Times New Roman"/>
          <w:sz w:val="24"/>
          <w:szCs w:val="24"/>
        </w:rPr>
      </w:pPr>
      <w:r w:rsidRPr="00276E99">
        <w:rPr>
          <w:rFonts w:ascii="Times New Roman" w:hAnsi="Times New Roman"/>
          <w:sz w:val="24"/>
          <w:szCs w:val="24"/>
        </w:rPr>
        <w:t xml:space="preserve">Sistematizar os tipos de Necessidades Educativas Especiais em </w:t>
      </w:r>
      <w:del w:id="111" w:author="Sousa" w:date="2019-08-04T19:37:00Z">
        <w:r w:rsidRPr="00276E99" w:rsidDel="00494431">
          <w:rPr>
            <w:rFonts w:ascii="Times New Roman" w:hAnsi="Times New Roman"/>
            <w:sz w:val="24"/>
            <w:szCs w:val="24"/>
          </w:rPr>
          <w:delText>alunos  na</w:delText>
        </w:r>
      </w:del>
      <w:ins w:id="112" w:author="Sousa" w:date="2019-08-04T19:37:00Z">
        <w:r w:rsidR="00494431" w:rsidRPr="00276E99">
          <w:rPr>
            <w:rFonts w:ascii="Times New Roman" w:hAnsi="Times New Roman"/>
            <w:sz w:val="24"/>
            <w:szCs w:val="24"/>
          </w:rPr>
          <w:t>alunos na</w:t>
        </w:r>
      </w:ins>
      <w:r w:rsidRPr="00276E99">
        <w:rPr>
          <w:rFonts w:ascii="Times New Roman" w:hAnsi="Times New Roman"/>
          <w:sz w:val="24"/>
          <w:szCs w:val="24"/>
        </w:rPr>
        <w:t xml:space="preserve"> Escola Secundári</w:t>
      </w:r>
      <w:r w:rsidR="009F38EE" w:rsidRPr="00A04F89">
        <w:rPr>
          <w:rFonts w:ascii="Times New Roman" w:hAnsi="Times New Roman"/>
          <w:sz w:val="24"/>
          <w:szCs w:val="24"/>
        </w:rPr>
        <w:t>a</w:t>
      </w:r>
      <w:r w:rsidRPr="00A04F89">
        <w:rPr>
          <w:rFonts w:ascii="Times New Roman" w:hAnsi="Times New Roman"/>
          <w:sz w:val="24"/>
          <w:szCs w:val="24"/>
        </w:rPr>
        <w:t xml:space="preserve"> de Tete.</w:t>
      </w:r>
    </w:p>
    <w:p w14:paraId="6F52B02A" w14:textId="1FEABF2E" w:rsidR="008917EE" w:rsidRPr="00A04F89" w:rsidRDefault="00ED1611" w:rsidP="00E30AC7">
      <w:pPr>
        <w:pStyle w:val="PargrafodaLista"/>
        <w:numPr>
          <w:ilvl w:val="0"/>
          <w:numId w:val="41"/>
        </w:numPr>
        <w:spacing w:line="360" w:lineRule="auto"/>
        <w:jc w:val="both"/>
        <w:rPr>
          <w:rFonts w:ascii="Times New Roman" w:hAnsi="Times New Roman"/>
          <w:sz w:val="24"/>
          <w:szCs w:val="24"/>
        </w:rPr>
      </w:pPr>
      <w:r w:rsidRPr="00A04F89">
        <w:rPr>
          <w:rFonts w:ascii="Times New Roman" w:hAnsi="Times New Roman"/>
          <w:sz w:val="24"/>
          <w:szCs w:val="24"/>
        </w:rPr>
        <w:t xml:space="preserve">Identificar as possibilidades uso de aplicativos móveis, no </w:t>
      </w:r>
      <w:r w:rsidR="00871FDE" w:rsidRPr="00A04F89">
        <w:rPr>
          <w:rFonts w:ascii="Times New Roman" w:hAnsi="Times New Roman"/>
          <w:sz w:val="24"/>
          <w:szCs w:val="24"/>
        </w:rPr>
        <w:t xml:space="preserve">Processo de Ensino-Aprendizagem </w:t>
      </w:r>
      <w:r w:rsidR="00871A6C">
        <w:rPr>
          <w:rFonts w:ascii="Times New Roman" w:hAnsi="Times New Roman"/>
          <w:sz w:val="24"/>
          <w:szCs w:val="24"/>
        </w:rPr>
        <w:t>de alunos portadores de def</w:t>
      </w:r>
      <w:r w:rsidR="001D6EFE">
        <w:rPr>
          <w:rFonts w:ascii="Times New Roman" w:hAnsi="Times New Roman"/>
          <w:sz w:val="24"/>
          <w:szCs w:val="24"/>
        </w:rPr>
        <w:t>iciência auditiva</w:t>
      </w:r>
      <w:r w:rsidRPr="00A04F89">
        <w:rPr>
          <w:rFonts w:ascii="Times New Roman" w:hAnsi="Times New Roman"/>
          <w:sz w:val="24"/>
          <w:szCs w:val="24"/>
        </w:rPr>
        <w:t xml:space="preserve"> na Escola </w:t>
      </w:r>
      <w:r w:rsidR="008568F0" w:rsidRPr="00A04F89">
        <w:rPr>
          <w:rFonts w:ascii="Times New Roman" w:hAnsi="Times New Roman"/>
          <w:sz w:val="24"/>
          <w:szCs w:val="24"/>
        </w:rPr>
        <w:t xml:space="preserve">Secundaria </w:t>
      </w:r>
      <w:r w:rsidR="00CD6C0D" w:rsidRPr="00A04F89">
        <w:rPr>
          <w:rFonts w:ascii="Times New Roman" w:hAnsi="Times New Roman"/>
          <w:sz w:val="24"/>
          <w:szCs w:val="24"/>
        </w:rPr>
        <w:t>Tete.</w:t>
      </w:r>
      <w:r w:rsidR="008568F0" w:rsidRPr="00A04F89">
        <w:rPr>
          <w:rFonts w:ascii="Times New Roman" w:hAnsi="Times New Roman"/>
          <w:sz w:val="24"/>
          <w:szCs w:val="24"/>
        </w:rPr>
        <w:t xml:space="preserve"> </w:t>
      </w:r>
    </w:p>
    <w:p w14:paraId="108C81B9" w14:textId="5410A3E2" w:rsidR="0063091A" w:rsidRPr="00A04F89" w:rsidRDefault="00CD6C0D" w:rsidP="00E30AC7">
      <w:pPr>
        <w:pStyle w:val="PargrafodaLista"/>
        <w:numPr>
          <w:ilvl w:val="0"/>
          <w:numId w:val="41"/>
        </w:numPr>
        <w:spacing w:line="360" w:lineRule="auto"/>
        <w:jc w:val="both"/>
        <w:rPr>
          <w:rFonts w:ascii="Times New Roman" w:hAnsi="Times New Roman"/>
          <w:sz w:val="24"/>
          <w:szCs w:val="24"/>
        </w:rPr>
      </w:pPr>
      <w:r w:rsidRPr="00A04F89">
        <w:rPr>
          <w:rFonts w:ascii="Times New Roman" w:hAnsi="Times New Roman"/>
          <w:sz w:val="24"/>
          <w:szCs w:val="24"/>
        </w:rPr>
        <w:t xml:space="preserve">Testar </w:t>
      </w:r>
      <w:r w:rsidR="00871FDE" w:rsidRPr="00A04F89">
        <w:rPr>
          <w:rFonts w:ascii="Times New Roman" w:hAnsi="Times New Roman"/>
          <w:sz w:val="24"/>
          <w:szCs w:val="24"/>
        </w:rPr>
        <w:t xml:space="preserve">o uso de Hand Talk com alunos com deficiência auditiva </w:t>
      </w:r>
      <w:r w:rsidR="009F38EE" w:rsidRPr="00A04F89">
        <w:rPr>
          <w:rFonts w:ascii="Times New Roman" w:hAnsi="Times New Roman"/>
          <w:sz w:val="24"/>
          <w:szCs w:val="24"/>
        </w:rPr>
        <w:t>na</w:t>
      </w:r>
      <w:r w:rsidR="00871FDE" w:rsidRPr="00A04F89">
        <w:rPr>
          <w:rFonts w:ascii="Times New Roman" w:hAnsi="Times New Roman"/>
          <w:sz w:val="24"/>
          <w:szCs w:val="24"/>
        </w:rPr>
        <w:t xml:space="preserve"> disciplina </w:t>
      </w:r>
      <w:r w:rsidR="009F38EE" w:rsidRPr="00A04F89">
        <w:rPr>
          <w:rFonts w:ascii="Times New Roman" w:hAnsi="Times New Roman"/>
          <w:sz w:val="24"/>
          <w:szCs w:val="24"/>
        </w:rPr>
        <w:t>de Matemática</w:t>
      </w:r>
      <w:r w:rsidR="00871FDE" w:rsidRPr="00A04F89">
        <w:rPr>
          <w:rFonts w:ascii="Times New Roman" w:hAnsi="Times New Roman"/>
          <w:sz w:val="24"/>
          <w:szCs w:val="24"/>
        </w:rPr>
        <w:t>.</w:t>
      </w:r>
    </w:p>
    <w:p w14:paraId="40B3EB65" w14:textId="203A0EDA" w:rsidR="00871FDE" w:rsidRDefault="00871FDE">
      <w:pPr>
        <w:pStyle w:val="PargrafodaLista"/>
        <w:numPr>
          <w:ilvl w:val="0"/>
          <w:numId w:val="41"/>
        </w:numPr>
        <w:spacing w:line="360" w:lineRule="auto"/>
        <w:jc w:val="both"/>
        <w:rPr>
          <w:rFonts w:ascii="Times New Roman" w:hAnsi="Times New Roman"/>
          <w:sz w:val="24"/>
          <w:szCs w:val="24"/>
        </w:rPr>
        <w:pPrChange w:id="113" w:author="Sousa" w:date="2019-08-04T19:30:00Z">
          <w:pPr>
            <w:pStyle w:val="PargrafodaLista"/>
            <w:spacing w:line="360" w:lineRule="auto"/>
            <w:jc w:val="both"/>
          </w:pPr>
        </w:pPrChange>
      </w:pPr>
      <w:r w:rsidRPr="00A04F89">
        <w:rPr>
          <w:rFonts w:ascii="Times New Roman" w:hAnsi="Times New Roman"/>
          <w:sz w:val="24"/>
          <w:szCs w:val="24"/>
        </w:rPr>
        <w:t>Discutir os aspectos positivos e os desafios da utilização do Hand Talk no Proc</w:t>
      </w:r>
      <w:r w:rsidRPr="00494431">
        <w:rPr>
          <w:rFonts w:ascii="Times New Roman" w:hAnsi="Times New Roman"/>
          <w:sz w:val="24"/>
          <w:szCs w:val="24"/>
        </w:rPr>
        <w:t xml:space="preserve">esso de Ensino-Aprendizagem de alunos com Necessidades </w:t>
      </w:r>
      <w:del w:id="114" w:author="Sousa" w:date="2019-08-04T19:37:00Z">
        <w:r w:rsidRPr="00494431" w:rsidDel="00494431">
          <w:rPr>
            <w:rFonts w:ascii="Times New Roman" w:hAnsi="Times New Roman"/>
            <w:sz w:val="24"/>
            <w:szCs w:val="24"/>
          </w:rPr>
          <w:delText>Educativas  Especiais</w:delText>
        </w:r>
      </w:del>
      <w:ins w:id="115" w:author="Sousa" w:date="2019-08-04T19:37:00Z">
        <w:r w:rsidR="00494431" w:rsidRPr="00494431">
          <w:rPr>
            <w:rFonts w:ascii="Times New Roman" w:hAnsi="Times New Roman"/>
            <w:sz w:val="24"/>
            <w:szCs w:val="24"/>
          </w:rPr>
          <w:t>Educativas Especiais</w:t>
        </w:r>
      </w:ins>
      <w:r w:rsidRPr="00494431">
        <w:rPr>
          <w:rFonts w:ascii="Times New Roman" w:hAnsi="Times New Roman"/>
          <w:sz w:val="24"/>
          <w:szCs w:val="24"/>
        </w:rPr>
        <w:t xml:space="preserve">. </w:t>
      </w:r>
    </w:p>
    <w:p w14:paraId="1B094834" w14:textId="14FEF21C" w:rsidR="009F0F5D" w:rsidRPr="00860D73" w:rsidRDefault="00860D73" w:rsidP="00385244">
      <w:pPr>
        <w:pStyle w:val="Cabealho1"/>
        <w:spacing w:after="240" w:line="360" w:lineRule="auto"/>
        <w:rPr>
          <w:rFonts w:ascii="Times New Roman" w:hAnsi="Times New Roman"/>
          <w:b/>
          <w:color w:val="auto"/>
          <w:sz w:val="24"/>
          <w:szCs w:val="24"/>
        </w:rPr>
      </w:pPr>
      <w:r w:rsidRPr="00860D73">
        <w:rPr>
          <w:rFonts w:ascii="Times New Roman" w:hAnsi="Times New Roman"/>
          <w:b/>
          <w:color w:val="auto"/>
          <w:sz w:val="24"/>
          <w:szCs w:val="24"/>
        </w:rPr>
        <w:t>1.5. Hipóteses</w:t>
      </w:r>
    </w:p>
    <w:p w14:paraId="3F2A0D51" w14:textId="74BDBDDD" w:rsidR="00385244" w:rsidRPr="00385244" w:rsidRDefault="00860D73" w:rsidP="00385244">
      <w:pPr>
        <w:pStyle w:val="PargrafodaLista"/>
        <w:numPr>
          <w:ilvl w:val="0"/>
          <w:numId w:val="44"/>
        </w:numPr>
        <w:spacing w:line="360" w:lineRule="auto"/>
        <w:rPr>
          <w:rFonts w:ascii="Times New Roman" w:hAnsi="Times New Roman"/>
          <w:sz w:val="24"/>
          <w:szCs w:val="24"/>
        </w:rPr>
      </w:pPr>
      <w:r w:rsidRPr="00385244">
        <w:rPr>
          <w:rFonts w:ascii="Times New Roman" w:hAnsi="Times New Roman"/>
          <w:sz w:val="24"/>
          <w:szCs w:val="24"/>
        </w:rPr>
        <w:t xml:space="preserve">Proporciona maior interacção entre professor e aluno portador de deficiência </w:t>
      </w:r>
      <w:r w:rsidR="00385244" w:rsidRPr="00385244">
        <w:rPr>
          <w:rFonts w:ascii="Times New Roman" w:hAnsi="Times New Roman"/>
          <w:sz w:val="24"/>
          <w:szCs w:val="24"/>
        </w:rPr>
        <w:t>auditiva</w:t>
      </w:r>
    </w:p>
    <w:p w14:paraId="2E29B415" w14:textId="48477179" w:rsidR="00385244" w:rsidRPr="00385244" w:rsidRDefault="00385244" w:rsidP="00385244">
      <w:pPr>
        <w:pStyle w:val="PargrafodaLista"/>
        <w:numPr>
          <w:ilvl w:val="0"/>
          <w:numId w:val="44"/>
        </w:numPr>
        <w:spacing w:line="360" w:lineRule="auto"/>
        <w:rPr>
          <w:rFonts w:ascii="Times New Roman" w:hAnsi="Times New Roman"/>
          <w:sz w:val="24"/>
          <w:szCs w:val="24"/>
        </w:rPr>
      </w:pPr>
      <w:r w:rsidRPr="00385244">
        <w:rPr>
          <w:rFonts w:ascii="Times New Roman" w:hAnsi="Times New Roman"/>
          <w:sz w:val="24"/>
          <w:szCs w:val="24"/>
        </w:rPr>
        <w:t>Maior possibilidade devido ao crescente número de utilizadores da rede móvel em particular de dados no país</w:t>
      </w:r>
    </w:p>
    <w:p w14:paraId="77D910A9" w14:textId="0D3C5E08" w:rsidR="00385244" w:rsidRPr="00385244" w:rsidRDefault="00385244" w:rsidP="00385244">
      <w:pPr>
        <w:pStyle w:val="PargrafodaLista"/>
        <w:numPr>
          <w:ilvl w:val="0"/>
          <w:numId w:val="44"/>
        </w:numPr>
        <w:spacing w:line="360" w:lineRule="auto"/>
        <w:rPr>
          <w:rFonts w:ascii="Times New Roman" w:hAnsi="Times New Roman"/>
          <w:sz w:val="24"/>
          <w:szCs w:val="24"/>
        </w:rPr>
      </w:pPr>
      <w:r w:rsidRPr="00385244">
        <w:rPr>
          <w:rFonts w:ascii="Times New Roman" w:hAnsi="Times New Roman"/>
          <w:sz w:val="24"/>
          <w:szCs w:val="24"/>
        </w:rPr>
        <w:t>Devido a facilidade de acesso ao aplicativo Hand Talk e por ser gratuito</w:t>
      </w:r>
    </w:p>
    <w:p w14:paraId="19E2ACDE" w14:textId="3F69C5B0" w:rsidR="00860D73" w:rsidRDefault="00860D73" w:rsidP="00385244"/>
    <w:p w14:paraId="57D1CE5F" w14:textId="1D8808C2" w:rsidR="00213FC3" w:rsidRDefault="00213FC3" w:rsidP="00385244"/>
    <w:p w14:paraId="06C4C136" w14:textId="14C09EBC" w:rsidR="00213FC3" w:rsidRDefault="00213FC3" w:rsidP="00385244"/>
    <w:p w14:paraId="3C965369" w14:textId="3348C598" w:rsidR="00213FC3" w:rsidRDefault="00213FC3" w:rsidP="00385244"/>
    <w:p w14:paraId="09D12613" w14:textId="77777777" w:rsidR="00213FC3" w:rsidRPr="00860D73" w:rsidDel="00877526" w:rsidRDefault="00213FC3" w:rsidP="00385244">
      <w:pPr>
        <w:rPr>
          <w:del w:id="116" w:author="Sousa" w:date="2019-08-04T19:30:00Z"/>
        </w:rPr>
      </w:pPr>
    </w:p>
    <w:p w14:paraId="2859AF06" w14:textId="736F55AE" w:rsidR="00877526" w:rsidRPr="00877526" w:rsidRDefault="00E83B30" w:rsidP="00385244">
      <w:pPr>
        <w:rPr>
          <w:rPrChange w:id="117" w:author="Sousa" w:date="2019-08-04T19:30:00Z">
            <w:rPr>
              <w:b/>
            </w:rPr>
          </w:rPrChange>
        </w:rPr>
      </w:pPr>
      <w:bookmarkStart w:id="118" w:name="_Toc20366959"/>
      <w:bookmarkStart w:id="119" w:name="_Toc15836575"/>
      <w:r>
        <w:rPr>
          <w:rFonts w:ascii="Times New Roman" w:hAnsi="Times New Roman"/>
          <w:b/>
          <w:sz w:val="24"/>
          <w:szCs w:val="24"/>
        </w:rPr>
        <w:t xml:space="preserve">2. </w:t>
      </w:r>
      <w:r w:rsidR="00B003BD">
        <w:rPr>
          <w:rFonts w:ascii="Times New Roman" w:hAnsi="Times New Roman"/>
          <w:b/>
          <w:sz w:val="24"/>
          <w:szCs w:val="24"/>
        </w:rPr>
        <w:t>M</w:t>
      </w:r>
      <w:r w:rsidR="00F325F7">
        <w:rPr>
          <w:rFonts w:ascii="Times New Roman" w:hAnsi="Times New Roman"/>
          <w:b/>
          <w:sz w:val="24"/>
          <w:szCs w:val="24"/>
        </w:rPr>
        <w:t>etodologia</w:t>
      </w:r>
      <w:bookmarkEnd w:id="118"/>
      <w:r w:rsidR="00B003BD">
        <w:rPr>
          <w:rFonts w:ascii="Times New Roman" w:hAnsi="Times New Roman"/>
          <w:b/>
          <w:sz w:val="24"/>
          <w:szCs w:val="24"/>
        </w:rPr>
        <w:t xml:space="preserve"> </w:t>
      </w:r>
      <w:bookmarkEnd w:id="119"/>
    </w:p>
    <w:p w14:paraId="34B4FA4C" w14:textId="183420F1" w:rsidR="00F71DAC" w:rsidRPr="00F71DAC" w:rsidRDefault="00E83B30" w:rsidP="00E30AC7">
      <w:pPr>
        <w:spacing w:after="240" w:line="360" w:lineRule="auto"/>
        <w:jc w:val="both"/>
        <w:rPr>
          <w:rFonts w:ascii="Times New Roman" w:hAnsi="Times New Roman"/>
          <w:b/>
          <w:sz w:val="24"/>
          <w:szCs w:val="24"/>
        </w:rPr>
      </w:pPr>
      <w:r>
        <w:rPr>
          <w:rFonts w:ascii="Times New Roman" w:hAnsi="Times New Roman"/>
          <w:b/>
          <w:sz w:val="24"/>
          <w:szCs w:val="24"/>
        </w:rPr>
        <w:t>2</w:t>
      </w:r>
      <w:r w:rsidR="00F71DAC" w:rsidRPr="00F71DAC">
        <w:rPr>
          <w:rFonts w:ascii="Times New Roman" w:hAnsi="Times New Roman"/>
          <w:b/>
          <w:sz w:val="24"/>
          <w:szCs w:val="24"/>
        </w:rPr>
        <w:t>.1. Tipo de pesquisa quanto à:</w:t>
      </w:r>
    </w:p>
    <w:p w14:paraId="0AE02AC7" w14:textId="09D619B4" w:rsidR="00F71DAC" w:rsidRPr="00F71DAC" w:rsidRDefault="00E83B30" w:rsidP="00E30AC7">
      <w:pPr>
        <w:spacing w:after="240" w:line="360" w:lineRule="auto"/>
        <w:jc w:val="both"/>
        <w:rPr>
          <w:rFonts w:ascii="Times New Roman" w:hAnsi="Times New Roman"/>
          <w:b/>
          <w:sz w:val="24"/>
          <w:szCs w:val="24"/>
        </w:rPr>
      </w:pPr>
      <w:r>
        <w:rPr>
          <w:rFonts w:ascii="Times New Roman" w:hAnsi="Times New Roman"/>
          <w:b/>
          <w:sz w:val="24"/>
          <w:szCs w:val="24"/>
        </w:rPr>
        <w:t>2</w:t>
      </w:r>
      <w:r w:rsidR="00F71DAC" w:rsidRPr="00F71DAC">
        <w:rPr>
          <w:rFonts w:ascii="Times New Roman" w:hAnsi="Times New Roman"/>
          <w:b/>
          <w:sz w:val="24"/>
          <w:szCs w:val="24"/>
        </w:rPr>
        <w:t>.1.1. Natureza</w:t>
      </w:r>
    </w:p>
    <w:p w14:paraId="2D4D8D32" w14:textId="63AEEB84" w:rsidR="00F71DAC" w:rsidRPr="00F71DAC" w:rsidRDefault="00F71DAC" w:rsidP="00F71DAC">
      <w:pPr>
        <w:spacing w:after="240" w:line="360" w:lineRule="auto"/>
        <w:jc w:val="both"/>
        <w:rPr>
          <w:rFonts w:ascii="Times New Roman" w:hAnsi="Times New Roman"/>
          <w:sz w:val="24"/>
          <w:szCs w:val="24"/>
        </w:rPr>
      </w:pPr>
      <w:r>
        <w:rPr>
          <w:rFonts w:ascii="Times New Roman" w:hAnsi="Times New Roman"/>
          <w:sz w:val="24"/>
          <w:szCs w:val="24"/>
        </w:rPr>
        <w:t xml:space="preserve">Quanto à natureza a pesquisa é aplicada. </w:t>
      </w:r>
      <w:r w:rsidR="00202605">
        <w:rPr>
          <w:rFonts w:ascii="Times New Roman" w:hAnsi="Times New Roman"/>
          <w:sz w:val="24"/>
          <w:szCs w:val="24"/>
        </w:rPr>
        <w:t>Segundo Gil (2007</w:t>
      </w:r>
      <w:r w:rsidRPr="00F71DAC">
        <w:rPr>
          <w:rFonts w:ascii="Times New Roman" w:hAnsi="Times New Roman"/>
          <w:sz w:val="24"/>
          <w:szCs w:val="24"/>
        </w:rPr>
        <w:t>), pesquisa aplicada é aquela que objectiva gerar conhecimentos para aplicação prática e dirigidos à solução de problemas específicos, envolve verdades e interesses locais.</w:t>
      </w:r>
    </w:p>
    <w:p w14:paraId="4B37E941" w14:textId="57F09F66" w:rsidR="00F71DAC" w:rsidRDefault="00F71DAC" w:rsidP="00F71DAC">
      <w:pPr>
        <w:spacing w:after="240" w:line="360" w:lineRule="auto"/>
        <w:jc w:val="both"/>
        <w:rPr>
          <w:rFonts w:ascii="Times New Roman" w:hAnsi="Times New Roman"/>
          <w:sz w:val="24"/>
          <w:szCs w:val="24"/>
        </w:rPr>
      </w:pPr>
      <w:r w:rsidRPr="00F71DAC">
        <w:rPr>
          <w:rFonts w:ascii="Times New Roman" w:hAnsi="Times New Roman"/>
          <w:sz w:val="24"/>
          <w:szCs w:val="24"/>
        </w:rPr>
        <w:t>Faz-se necessário a utilização desta pesquisa uma vez que, após a realização do estudo em causa espera-se que aplique as possíveis soluções encontradas ou que contribua para o melhoramento do local em estudo.</w:t>
      </w:r>
    </w:p>
    <w:p w14:paraId="452003DD" w14:textId="53442082" w:rsidR="00C1633F" w:rsidRPr="00C1633F" w:rsidRDefault="00E83B30" w:rsidP="00F71DAC">
      <w:pPr>
        <w:spacing w:after="240" w:line="360" w:lineRule="auto"/>
        <w:jc w:val="both"/>
        <w:rPr>
          <w:rFonts w:ascii="Times New Roman" w:hAnsi="Times New Roman"/>
          <w:b/>
          <w:sz w:val="24"/>
          <w:szCs w:val="24"/>
        </w:rPr>
      </w:pPr>
      <w:r>
        <w:rPr>
          <w:rFonts w:ascii="Times New Roman" w:hAnsi="Times New Roman"/>
          <w:b/>
          <w:sz w:val="24"/>
          <w:szCs w:val="24"/>
        </w:rPr>
        <w:t>2</w:t>
      </w:r>
      <w:r w:rsidR="00C1633F" w:rsidRPr="00C1633F">
        <w:rPr>
          <w:rFonts w:ascii="Times New Roman" w:hAnsi="Times New Roman"/>
          <w:b/>
          <w:sz w:val="24"/>
          <w:szCs w:val="24"/>
        </w:rPr>
        <w:t xml:space="preserve">.1.2. Abordagem do problema </w:t>
      </w:r>
    </w:p>
    <w:p w14:paraId="608EF052" w14:textId="2536AF24" w:rsidR="00C1633F" w:rsidRDefault="00C1633F" w:rsidP="00E047A7">
      <w:pPr>
        <w:spacing w:line="360" w:lineRule="auto"/>
        <w:jc w:val="both"/>
        <w:rPr>
          <w:rFonts w:ascii="Times New Roman" w:hAnsi="Times New Roman"/>
          <w:sz w:val="24"/>
          <w:szCs w:val="24"/>
        </w:rPr>
      </w:pPr>
      <w:r>
        <w:rPr>
          <w:rFonts w:ascii="Times New Roman" w:hAnsi="Times New Roman"/>
          <w:sz w:val="24"/>
          <w:szCs w:val="24"/>
        </w:rPr>
        <w:t xml:space="preserve">Quanto à abordagem do problema, a pesquisa é do tipo qualitativa. De </w:t>
      </w:r>
      <w:r w:rsidRPr="00C1633F">
        <w:rPr>
          <w:rFonts w:ascii="Times New Roman" w:hAnsi="Times New Roman"/>
          <w:sz w:val="24"/>
          <w:szCs w:val="24"/>
        </w:rPr>
        <w:t>acordo com Da Silva e Menezes (2005) permite a interpretação dos fenómenos e a atribuição de significados e não requer necessariamente o uso de métodos e técnicas estatísticas para a sua interpretação.</w:t>
      </w:r>
    </w:p>
    <w:p w14:paraId="52A52801" w14:textId="08F536F3" w:rsidR="009B3D3D" w:rsidRPr="009B3D3D" w:rsidRDefault="00E83B30" w:rsidP="00E047A7">
      <w:pPr>
        <w:spacing w:line="360" w:lineRule="auto"/>
        <w:jc w:val="both"/>
        <w:rPr>
          <w:rFonts w:ascii="Times New Roman" w:hAnsi="Times New Roman"/>
          <w:b/>
          <w:sz w:val="24"/>
          <w:szCs w:val="24"/>
        </w:rPr>
      </w:pPr>
      <w:r>
        <w:rPr>
          <w:rFonts w:ascii="Times New Roman" w:hAnsi="Times New Roman"/>
          <w:b/>
          <w:sz w:val="24"/>
          <w:szCs w:val="24"/>
        </w:rPr>
        <w:t>2</w:t>
      </w:r>
      <w:r w:rsidR="003811C3">
        <w:rPr>
          <w:rFonts w:ascii="Times New Roman" w:hAnsi="Times New Roman"/>
          <w:b/>
          <w:sz w:val="24"/>
          <w:szCs w:val="24"/>
        </w:rPr>
        <w:t xml:space="preserve">.1.3. </w:t>
      </w:r>
      <w:r w:rsidR="009B3D3D" w:rsidRPr="009B3D3D">
        <w:rPr>
          <w:rFonts w:ascii="Times New Roman" w:hAnsi="Times New Roman"/>
          <w:b/>
          <w:sz w:val="24"/>
          <w:szCs w:val="24"/>
        </w:rPr>
        <w:t>Quanto aos objectivos</w:t>
      </w:r>
    </w:p>
    <w:p w14:paraId="49CF59BA" w14:textId="09019573" w:rsidR="00E047A7" w:rsidRPr="00A60BC2" w:rsidRDefault="00E047A7" w:rsidP="0075536E">
      <w:pPr>
        <w:spacing w:line="360" w:lineRule="auto"/>
        <w:jc w:val="both"/>
        <w:rPr>
          <w:rFonts w:ascii="Times New Roman" w:hAnsi="Times New Roman"/>
          <w:sz w:val="24"/>
          <w:szCs w:val="24"/>
        </w:rPr>
      </w:pPr>
      <w:r w:rsidRPr="00A60BC2">
        <w:rPr>
          <w:rFonts w:ascii="Times New Roman" w:hAnsi="Times New Roman"/>
          <w:sz w:val="24"/>
          <w:szCs w:val="24"/>
        </w:rPr>
        <w:t xml:space="preserve">Quanto aos objectivos, </w:t>
      </w:r>
      <w:r w:rsidR="0048315D" w:rsidRPr="00A60BC2">
        <w:rPr>
          <w:rFonts w:ascii="Times New Roman" w:hAnsi="Times New Roman"/>
          <w:sz w:val="24"/>
          <w:szCs w:val="24"/>
        </w:rPr>
        <w:t>ela é</w:t>
      </w:r>
      <w:r w:rsidR="003F0056" w:rsidRPr="00A60BC2">
        <w:rPr>
          <w:rFonts w:ascii="Times New Roman" w:hAnsi="Times New Roman"/>
          <w:sz w:val="24"/>
          <w:szCs w:val="24"/>
        </w:rPr>
        <w:t xml:space="preserve"> </w:t>
      </w:r>
      <w:r w:rsidR="0048315D" w:rsidRPr="00A60BC2">
        <w:rPr>
          <w:rFonts w:ascii="Times New Roman" w:hAnsi="Times New Roman"/>
          <w:sz w:val="24"/>
          <w:szCs w:val="24"/>
        </w:rPr>
        <w:t>um</w:t>
      </w:r>
      <w:r w:rsidRPr="00A60BC2">
        <w:rPr>
          <w:rFonts w:ascii="Times New Roman" w:hAnsi="Times New Roman"/>
          <w:sz w:val="24"/>
          <w:szCs w:val="24"/>
        </w:rPr>
        <w:t>a pesquisa exploratória</w:t>
      </w:r>
      <w:r w:rsidR="003F0056" w:rsidRPr="00A60BC2">
        <w:rPr>
          <w:rFonts w:ascii="Times New Roman" w:hAnsi="Times New Roman"/>
          <w:sz w:val="24"/>
          <w:szCs w:val="24"/>
        </w:rPr>
        <w:t>.</w:t>
      </w:r>
      <w:r w:rsidR="0048315D" w:rsidRPr="00A60BC2">
        <w:rPr>
          <w:rFonts w:ascii="Times New Roman" w:hAnsi="Times New Roman"/>
          <w:sz w:val="24"/>
          <w:szCs w:val="24"/>
        </w:rPr>
        <w:t xml:space="preserve"> </w:t>
      </w:r>
      <w:r w:rsidR="0075536E" w:rsidRPr="00A60BC2">
        <w:rPr>
          <w:rFonts w:ascii="Times New Roman" w:hAnsi="Times New Roman"/>
          <w:sz w:val="24"/>
          <w:szCs w:val="24"/>
        </w:rPr>
        <w:t>Este tipo de pesquisa tem como objetivo proporcionar maior familiaridade com o problema, com vistas a torná-lo mais explícito ou a construir hipóteses. A grande maioria dessas pesquisas envolve: (a) levantamento bibliográfico; (b) entrevistas com pessoas que tiveram experiências práticas com o problema pesquisado; e (c) análise de exemplos que estimulem a compreensão (GIL, 2007).</w:t>
      </w:r>
    </w:p>
    <w:p w14:paraId="44E973D8" w14:textId="440EC5DF" w:rsidR="003F0056" w:rsidRPr="00A60BC2" w:rsidRDefault="00E83B30" w:rsidP="0075536E">
      <w:pPr>
        <w:spacing w:line="360" w:lineRule="auto"/>
        <w:jc w:val="both"/>
        <w:rPr>
          <w:rFonts w:ascii="Times New Roman" w:hAnsi="Times New Roman"/>
          <w:b/>
          <w:sz w:val="24"/>
          <w:szCs w:val="24"/>
        </w:rPr>
      </w:pPr>
      <w:r>
        <w:rPr>
          <w:rFonts w:ascii="Times New Roman" w:hAnsi="Times New Roman"/>
          <w:b/>
          <w:sz w:val="24"/>
          <w:szCs w:val="24"/>
        </w:rPr>
        <w:t>2</w:t>
      </w:r>
      <w:r w:rsidR="003F0056" w:rsidRPr="00A60BC2">
        <w:rPr>
          <w:rFonts w:ascii="Times New Roman" w:hAnsi="Times New Roman"/>
          <w:b/>
          <w:sz w:val="24"/>
          <w:szCs w:val="24"/>
        </w:rPr>
        <w:t>.1.4. Quanto aos métodos de procedimento</w:t>
      </w:r>
    </w:p>
    <w:p w14:paraId="7A3ABAA2" w14:textId="30A18348" w:rsidR="003F0056" w:rsidRDefault="003F0056" w:rsidP="0020753F">
      <w:pPr>
        <w:spacing w:line="360" w:lineRule="auto"/>
        <w:jc w:val="both"/>
        <w:rPr>
          <w:rFonts w:ascii="Times New Roman" w:hAnsi="Times New Roman"/>
          <w:sz w:val="24"/>
          <w:szCs w:val="24"/>
        </w:rPr>
      </w:pPr>
      <w:r w:rsidRPr="00A60BC2">
        <w:rPr>
          <w:rFonts w:ascii="Times New Roman" w:hAnsi="Times New Roman"/>
          <w:sz w:val="24"/>
          <w:szCs w:val="24"/>
        </w:rPr>
        <w:t>Em relação aos métodos de procedime</w:t>
      </w:r>
      <w:r w:rsidR="0020753F" w:rsidRPr="00A60BC2">
        <w:rPr>
          <w:rFonts w:ascii="Times New Roman" w:hAnsi="Times New Roman"/>
          <w:sz w:val="24"/>
          <w:szCs w:val="24"/>
        </w:rPr>
        <w:t xml:space="preserve">nto, recorreu-se a pesquisa bibliográfica, complementada com o estudo de caso. Segundo Fonseca (2002, p.32) a pesquisa bibliográfica é feita a partir do levantamento de referências teóricas já analisadas, e publicadas por meios escritos e eletrônicos, como livros, artigos científicos, páginas de web sites. Qualquer trabalho científico inicia-se com uma pesquisa bibliográfica, que permite ao pesquisador conhecer o que já se estudou sobre o assunto. Já a estudo de </w:t>
      </w:r>
      <w:r w:rsidR="00A60BC2" w:rsidRPr="00A60BC2">
        <w:rPr>
          <w:rFonts w:ascii="Times New Roman" w:hAnsi="Times New Roman"/>
          <w:sz w:val="24"/>
          <w:szCs w:val="24"/>
        </w:rPr>
        <w:t xml:space="preserve">caso, </w:t>
      </w:r>
      <w:r w:rsidR="00A60BC2" w:rsidRPr="00A60BC2">
        <w:rPr>
          <w:rFonts w:ascii="Times New Roman" w:hAnsi="Times New Roman"/>
          <w:sz w:val="24"/>
          <w:szCs w:val="24"/>
        </w:rPr>
        <w:lastRenderedPageBreak/>
        <w:t>ainda</w:t>
      </w:r>
      <w:r w:rsidR="00187336" w:rsidRPr="00A60BC2">
        <w:rPr>
          <w:rFonts w:ascii="Times New Roman" w:hAnsi="Times New Roman"/>
          <w:sz w:val="24"/>
          <w:szCs w:val="24"/>
        </w:rPr>
        <w:t xml:space="preserve"> segundo Fonseca (2002, p.33) p</w:t>
      </w:r>
      <w:r w:rsidR="0020753F" w:rsidRPr="00A60BC2">
        <w:rPr>
          <w:rFonts w:ascii="Times New Roman" w:hAnsi="Times New Roman"/>
          <w:sz w:val="24"/>
          <w:szCs w:val="24"/>
        </w:rPr>
        <w:t>ode ser caracterizado como um estudo de uma entidade bem definida como um programa, uma instituição, um sistema educativo, uma pessoa, ou uma unidade social. Visa conhecer em profundidade o como e o porquê de uma determinada situação que se supõe ser única em muitos aspectos, procurando descobrir o que há nela de mais essencial e característico. O pesquisador não pretende intervir sobre o objeto a ser estudado, mas revelá-lo tal como ele o percebe.</w:t>
      </w:r>
    </w:p>
    <w:p w14:paraId="54DA177E" w14:textId="293DE8DE" w:rsidR="00982718" w:rsidRPr="00982718" w:rsidRDefault="00E83B30" w:rsidP="00E047A7">
      <w:pPr>
        <w:spacing w:line="360" w:lineRule="auto"/>
        <w:jc w:val="both"/>
        <w:rPr>
          <w:rFonts w:ascii="Times New Roman" w:hAnsi="Times New Roman"/>
          <w:b/>
          <w:sz w:val="24"/>
          <w:szCs w:val="24"/>
        </w:rPr>
      </w:pPr>
      <w:r>
        <w:rPr>
          <w:rFonts w:ascii="Times New Roman" w:hAnsi="Times New Roman"/>
          <w:b/>
          <w:sz w:val="24"/>
          <w:szCs w:val="24"/>
        </w:rPr>
        <w:t>2</w:t>
      </w:r>
      <w:r w:rsidR="00A60BC2" w:rsidRPr="00982718">
        <w:rPr>
          <w:rFonts w:ascii="Times New Roman" w:hAnsi="Times New Roman"/>
          <w:b/>
          <w:sz w:val="24"/>
          <w:szCs w:val="24"/>
        </w:rPr>
        <w:t xml:space="preserve">.1.5. </w:t>
      </w:r>
      <w:r w:rsidR="00982718" w:rsidRPr="00982718">
        <w:rPr>
          <w:rFonts w:ascii="Times New Roman" w:hAnsi="Times New Roman"/>
          <w:b/>
          <w:sz w:val="24"/>
          <w:szCs w:val="24"/>
        </w:rPr>
        <w:t>Tecnicas de coleta de dados</w:t>
      </w:r>
    </w:p>
    <w:p w14:paraId="0FF4412F" w14:textId="48505287" w:rsidR="00F649D0" w:rsidRPr="00A149B7" w:rsidRDefault="00527F3B" w:rsidP="00A149B7">
      <w:pPr>
        <w:spacing w:line="360" w:lineRule="auto"/>
        <w:jc w:val="both"/>
        <w:rPr>
          <w:rFonts w:ascii="Times New Roman" w:hAnsi="Times New Roman"/>
          <w:sz w:val="24"/>
          <w:szCs w:val="24"/>
          <w:rPrChange w:id="120" w:author="Sousa" w:date="2019-08-04T19:07:00Z">
            <w:rPr>
              <w:rFonts w:ascii="Lapidary333BT-Roman" w:eastAsiaTheme="minorHAnsi" w:hAnsi="Lapidary333BT-Roman" w:cs="Lapidary333BT-Roman"/>
              <w:sz w:val="24"/>
              <w:szCs w:val="24"/>
            </w:rPr>
          </w:rPrChange>
        </w:rPr>
      </w:pPr>
      <w:r>
        <w:rPr>
          <w:rFonts w:ascii="Times New Roman" w:hAnsi="Times New Roman"/>
          <w:sz w:val="24"/>
          <w:szCs w:val="24"/>
        </w:rPr>
        <w:t xml:space="preserve">Para </w:t>
      </w:r>
      <w:r w:rsidR="00E047A7" w:rsidRPr="00A04F89">
        <w:rPr>
          <w:rFonts w:ascii="Times New Roman" w:hAnsi="Times New Roman"/>
          <w:sz w:val="24"/>
          <w:szCs w:val="24"/>
          <w:rPrChange w:id="121" w:author="Sousa" w:date="2019-08-04T19:07:00Z">
            <w:rPr>
              <w:rFonts w:ascii="Lapidary333BT-Roman" w:hAnsi="Lapidary333BT-Roman" w:cs="Lapidary333BT-Roman"/>
              <w:sz w:val="24"/>
              <w:szCs w:val="24"/>
            </w:rPr>
          </w:rPrChange>
        </w:rPr>
        <w:t>o presente</w:t>
      </w:r>
      <w:r w:rsidR="00982718">
        <w:rPr>
          <w:rFonts w:ascii="Times New Roman" w:hAnsi="Times New Roman"/>
          <w:sz w:val="24"/>
          <w:szCs w:val="24"/>
        </w:rPr>
        <w:t xml:space="preserve"> trabalho recorreu</w:t>
      </w:r>
      <w:r>
        <w:rPr>
          <w:rFonts w:ascii="Times New Roman" w:hAnsi="Times New Roman"/>
          <w:sz w:val="24"/>
          <w:szCs w:val="24"/>
        </w:rPr>
        <w:t>-se</w:t>
      </w:r>
      <w:r w:rsidR="00E047A7" w:rsidRPr="00A04F89">
        <w:rPr>
          <w:rFonts w:ascii="Times New Roman" w:hAnsi="Times New Roman"/>
          <w:sz w:val="24"/>
          <w:szCs w:val="24"/>
          <w:rPrChange w:id="122" w:author="Sousa" w:date="2019-08-04T19:07:00Z">
            <w:rPr>
              <w:rFonts w:ascii="Lapidary333BT-Roman" w:hAnsi="Lapidary333BT-Roman" w:cs="Lapidary333BT-Roman"/>
              <w:sz w:val="24"/>
              <w:szCs w:val="24"/>
            </w:rPr>
          </w:rPrChange>
        </w:rPr>
        <w:t xml:space="preserve"> a observação sistemática. “Também conhecida como observação passiva. O pesquisador não se integra ao grupo observado, permanecendo de fora. Presencia o fato, mas não participa dele, não se deixa envolver pelas situações, faz mais o papel de espectador” </w:t>
      </w:r>
      <w:r>
        <w:rPr>
          <w:rFonts w:ascii="Times New Roman" w:hAnsi="Times New Roman"/>
          <w:sz w:val="24"/>
          <w:szCs w:val="24"/>
        </w:rPr>
        <w:t>(GERHARDT e SILVEIRA, 2009, p.74</w:t>
      </w:r>
      <w:r w:rsidR="00E047A7" w:rsidRPr="00276E99">
        <w:rPr>
          <w:rFonts w:ascii="Times New Roman" w:hAnsi="Times New Roman"/>
          <w:sz w:val="24"/>
          <w:szCs w:val="24"/>
        </w:rPr>
        <w:t>).</w:t>
      </w:r>
      <w:r>
        <w:rPr>
          <w:rFonts w:ascii="Times New Roman" w:hAnsi="Times New Roman"/>
          <w:sz w:val="24"/>
          <w:szCs w:val="24"/>
        </w:rPr>
        <w:t xml:space="preserve"> Já para Lakatos (2003, p.192</w:t>
      </w:r>
      <w:r w:rsidR="00E047A7" w:rsidRPr="00A04F89">
        <w:rPr>
          <w:rFonts w:ascii="Times New Roman" w:hAnsi="Times New Roman"/>
          <w:sz w:val="24"/>
          <w:szCs w:val="24"/>
          <w:rPrChange w:id="123" w:author="Sousa" w:date="2019-08-04T19:07:00Z">
            <w:rPr>
              <w:rFonts w:ascii="Lapidary333BT-Roman" w:hAnsi="Lapidary333BT-Roman" w:cs="Lapidary333BT-Roman"/>
              <w:sz w:val="24"/>
              <w:szCs w:val="24"/>
            </w:rPr>
          </w:rPrChange>
        </w:rPr>
        <w:t xml:space="preserve">), refere que </w:t>
      </w:r>
      <w:r w:rsidR="00AF1F0F">
        <w:rPr>
          <w:rFonts w:ascii="Times New Roman" w:hAnsi="Times New Roman"/>
          <w:sz w:val="24"/>
          <w:szCs w:val="24"/>
        </w:rPr>
        <w:t>n</w:t>
      </w:r>
      <w:r w:rsidR="00E047A7" w:rsidRPr="00A04F89">
        <w:rPr>
          <w:rFonts w:ascii="Times New Roman" w:hAnsi="Times New Roman"/>
          <w:sz w:val="24"/>
          <w:szCs w:val="24"/>
          <w:rPrChange w:id="124" w:author="Sousa" w:date="2019-08-04T19:07:00Z">
            <w:rPr>
              <w:rFonts w:ascii="Lapidary333BT-Roman" w:hAnsi="Lapidary333BT-Roman" w:cs="Lapidary333BT-Roman"/>
              <w:sz w:val="24"/>
              <w:szCs w:val="24"/>
            </w:rPr>
          </w:rPrChange>
        </w:rPr>
        <w:t>a observação sistemática, o observador sabe o que procura e o que carece de importância em determinada situação; deve ser objetivo, reconhecer possíveis erros e eliminar sua influ</w:t>
      </w:r>
      <w:r w:rsidR="002346B9">
        <w:rPr>
          <w:rFonts w:ascii="Times New Roman" w:hAnsi="Times New Roman"/>
          <w:sz w:val="24"/>
          <w:szCs w:val="24"/>
        </w:rPr>
        <w:t>ência sobre o que vê ou recolhe</w:t>
      </w:r>
      <w:r w:rsidR="00E047A7" w:rsidRPr="00A04F89">
        <w:rPr>
          <w:rFonts w:ascii="Times New Roman" w:hAnsi="Times New Roman"/>
          <w:sz w:val="24"/>
          <w:szCs w:val="24"/>
          <w:rPrChange w:id="125" w:author="Sousa" w:date="2019-08-04T19:07:00Z">
            <w:rPr>
              <w:rFonts w:ascii="Lapidary333BT-Roman" w:hAnsi="Lapidary333BT-Roman" w:cs="Lapidary333BT-Roman"/>
              <w:sz w:val="24"/>
              <w:szCs w:val="24"/>
            </w:rPr>
          </w:rPrChange>
        </w:rPr>
        <w:t>.</w:t>
      </w:r>
      <w:r w:rsidR="00A149B7">
        <w:rPr>
          <w:rFonts w:ascii="Times New Roman" w:hAnsi="Times New Roman"/>
          <w:sz w:val="24"/>
          <w:szCs w:val="24"/>
        </w:rPr>
        <w:t xml:space="preserve"> </w:t>
      </w:r>
    </w:p>
    <w:p w14:paraId="551422F4" w14:textId="2AFD0968" w:rsidR="00A149B7" w:rsidRDefault="00982718" w:rsidP="00E047A7">
      <w:pPr>
        <w:spacing w:line="360" w:lineRule="auto"/>
        <w:jc w:val="both"/>
        <w:rPr>
          <w:rFonts w:ascii="Times New Roman" w:hAnsi="Times New Roman"/>
          <w:sz w:val="24"/>
          <w:szCs w:val="24"/>
        </w:rPr>
      </w:pPr>
      <w:r>
        <w:rPr>
          <w:rFonts w:ascii="Times New Roman" w:hAnsi="Times New Roman"/>
          <w:sz w:val="24"/>
          <w:szCs w:val="24"/>
        </w:rPr>
        <w:t>A entrevista foi o outro instrumento usado para a colecta dedados. E</w:t>
      </w:r>
      <w:r w:rsidRPr="00982718">
        <w:rPr>
          <w:rFonts w:ascii="Times New Roman" w:hAnsi="Times New Roman"/>
          <w:sz w:val="24"/>
          <w:szCs w:val="24"/>
        </w:rPr>
        <w:t xml:space="preserve">ntrevista é um encontro entre duas pessoas, a fim de que uma delas obtenha informações a respeito de determinado assunto, mediante uma conversação de natureza profissional. É um procedimento utilizado na investigação social, para a colecta de dados ou para ajudar no diagnóstico ou no tratamento de um </w:t>
      </w:r>
      <w:r>
        <w:rPr>
          <w:rFonts w:ascii="Times New Roman" w:hAnsi="Times New Roman"/>
          <w:sz w:val="24"/>
          <w:szCs w:val="24"/>
        </w:rPr>
        <w:t xml:space="preserve">problema social (LAKATOS, 2003, p. </w:t>
      </w:r>
      <w:r w:rsidRPr="00982718">
        <w:rPr>
          <w:rFonts w:ascii="Times New Roman" w:hAnsi="Times New Roman"/>
          <w:sz w:val="24"/>
          <w:szCs w:val="24"/>
        </w:rPr>
        <w:t>174).</w:t>
      </w:r>
      <w:r>
        <w:rPr>
          <w:rFonts w:ascii="Times New Roman" w:hAnsi="Times New Roman"/>
          <w:sz w:val="24"/>
          <w:szCs w:val="24"/>
        </w:rPr>
        <w:t xml:space="preserve"> </w:t>
      </w:r>
      <w:r w:rsidR="00A149B7">
        <w:rPr>
          <w:rFonts w:ascii="Times New Roman" w:hAnsi="Times New Roman"/>
          <w:sz w:val="24"/>
          <w:szCs w:val="24"/>
        </w:rPr>
        <w:t xml:space="preserve">Entretanto, dos vários tipos de entrevista, a pesquisa recorreu a entrevista semiestruturada, aquela que </w:t>
      </w:r>
      <w:r w:rsidR="00A149B7" w:rsidRPr="00A149B7">
        <w:rPr>
          <w:rFonts w:ascii="Times New Roman" w:hAnsi="Times New Roman"/>
          <w:sz w:val="24"/>
          <w:szCs w:val="24"/>
        </w:rPr>
        <w:t xml:space="preserve">Gerhardt e Silveira, </w:t>
      </w:r>
      <w:r w:rsidR="00A149B7">
        <w:rPr>
          <w:rFonts w:ascii="Times New Roman" w:hAnsi="Times New Roman"/>
          <w:sz w:val="24"/>
          <w:szCs w:val="24"/>
        </w:rPr>
        <w:t>(</w:t>
      </w:r>
      <w:r w:rsidR="00F9452E" w:rsidRPr="00A149B7">
        <w:rPr>
          <w:rFonts w:ascii="Times New Roman" w:hAnsi="Times New Roman"/>
          <w:sz w:val="24"/>
          <w:szCs w:val="24"/>
        </w:rPr>
        <w:t>op. cit</w:t>
      </w:r>
      <w:r w:rsidR="00F9452E">
        <w:rPr>
          <w:rFonts w:ascii="Times New Roman" w:hAnsi="Times New Roman"/>
          <w:sz w:val="24"/>
          <w:szCs w:val="24"/>
        </w:rPr>
        <w:t>., p.</w:t>
      </w:r>
      <w:r w:rsidR="00A149B7">
        <w:rPr>
          <w:rFonts w:ascii="Times New Roman" w:hAnsi="Times New Roman"/>
          <w:sz w:val="24"/>
          <w:szCs w:val="24"/>
        </w:rPr>
        <w:t xml:space="preserve">72) </w:t>
      </w:r>
      <w:r w:rsidR="00A149B7" w:rsidRPr="00A149B7">
        <w:rPr>
          <w:rFonts w:ascii="Times New Roman" w:hAnsi="Times New Roman"/>
          <w:sz w:val="24"/>
          <w:szCs w:val="24"/>
        </w:rPr>
        <w:t>O pesquisador organiza um conjunto de ques</w:t>
      </w:r>
      <w:r w:rsidR="00A149B7">
        <w:rPr>
          <w:rFonts w:ascii="Times New Roman" w:hAnsi="Times New Roman"/>
          <w:sz w:val="24"/>
          <w:szCs w:val="24"/>
        </w:rPr>
        <w:t xml:space="preserve">tões (roteiro) sobre o tema que </w:t>
      </w:r>
      <w:r w:rsidR="00A149B7" w:rsidRPr="00A149B7">
        <w:rPr>
          <w:rFonts w:ascii="Times New Roman" w:hAnsi="Times New Roman"/>
          <w:sz w:val="24"/>
          <w:szCs w:val="24"/>
        </w:rPr>
        <w:t>está sendo estudado, mas permite, e às vezes até incentiva, que</w:t>
      </w:r>
      <w:r w:rsidR="00A149B7">
        <w:rPr>
          <w:rFonts w:ascii="Times New Roman" w:hAnsi="Times New Roman"/>
          <w:sz w:val="24"/>
          <w:szCs w:val="24"/>
        </w:rPr>
        <w:t xml:space="preserve"> o entrevistado fale livremente </w:t>
      </w:r>
      <w:r w:rsidR="00A149B7" w:rsidRPr="00A149B7">
        <w:rPr>
          <w:rFonts w:ascii="Times New Roman" w:hAnsi="Times New Roman"/>
          <w:sz w:val="24"/>
          <w:szCs w:val="24"/>
        </w:rPr>
        <w:t>sobre assuntos que vão surgindo como desdobramentos do tema principal.</w:t>
      </w:r>
      <w:r w:rsidR="00A149B7">
        <w:rPr>
          <w:rFonts w:ascii="Times New Roman" w:hAnsi="Times New Roman"/>
          <w:sz w:val="24"/>
          <w:szCs w:val="24"/>
        </w:rPr>
        <w:t xml:space="preserve"> </w:t>
      </w:r>
    </w:p>
    <w:p w14:paraId="0EA94DB8" w14:textId="055AB7E4" w:rsidR="0048315D" w:rsidRPr="00A04F89" w:rsidRDefault="00A149B7" w:rsidP="00E047A7">
      <w:pPr>
        <w:spacing w:line="360" w:lineRule="auto"/>
        <w:jc w:val="both"/>
        <w:rPr>
          <w:rFonts w:ascii="Times New Roman" w:hAnsi="Times New Roman"/>
          <w:sz w:val="24"/>
          <w:szCs w:val="24"/>
          <w:rPrChange w:id="126" w:author="Sousa" w:date="2019-08-04T19:07:00Z">
            <w:rPr>
              <w:rFonts w:ascii="Lapidary333BT-Roman" w:hAnsi="Lapidary333BT-Roman" w:cs="Lapidary333BT-Roman"/>
              <w:sz w:val="24"/>
              <w:szCs w:val="24"/>
            </w:rPr>
          </w:rPrChange>
        </w:rPr>
      </w:pPr>
      <w:r>
        <w:rPr>
          <w:rFonts w:ascii="Times New Roman" w:hAnsi="Times New Roman"/>
          <w:sz w:val="24"/>
          <w:szCs w:val="24"/>
        </w:rPr>
        <w:t>Assim</w:t>
      </w:r>
      <w:r w:rsidR="00E047A7" w:rsidRPr="00A04F89">
        <w:rPr>
          <w:rFonts w:ascii="Times New Roman" w:hAnsi="Times New Roman"/>
          <w:sz w:val="24"/>
          <w:szCs w:val="24"/>
          <w:rPrChange w:id="127" w:author="Sousa" w:date="2019-08-04T19:07:00Z">
            <w:rPr>
              <w:rFonts w:ascii="Lapidary333BT-Roman" w:hAnsi="Lapidary333BT-Roman" w:cs="Lapidary333BT-Roman"/>
              <w:sz w:val="24"/>
              <w:szCs w:val="24"/>
            </w:rPr>
          </w:rPrChange>
        </w:rPr>
        <w:t>, a entrev</w:t>
      </w:r>
      <w:r w:rsidR="00E61190">
        <w:rPr>
          <w:rFonts w:ascii="Times New Roman" w:hAnsi="Times New Roman"/>
          <w:sz w:val="24"/>
          <w:szCs w:val="24"/>
        </w:rPr>
        <w:t>ista foi</w:t>
      </w:r>
      <w:r w:rsidR="00925F3C" w:rsidRPr="00A04F89">
        <w:rPr>
          <w:rFonts w:ascii="Times New Roman" w:hAnsi="Times New Roman"/>
          <w:sz w:val="24"/>
          <w:szCs w:val="24"/>
          <w:rPrChange w:id="128" w:author="Sousa" w:date="2019-08-04T19:07:00Z">
            <w:rPr>
              <w:rFonts w:ascii="Lapidary333BT-Roman" w:hAnsi="Lapidary333BT-Roman" w:cs="Lapidary333BT-Roman"/>
              <w:sz w:val="24"/>
              <w:szCs w:val="24"/>
            </w:rPr>
          </w:rPrChange>
        </w:rPr>
        <w:t xml:space="preserve"> direccionada ao Director </w:t>
      </w:r>
      <w:r w:rsidR="00E047A7" w:rsidRPr="00A04F89">
        <w:rPr>
          <w:rFonts w:ascii="Times New Roman" w:hAnsi="Times New Roman"/>
          <w:sz w:val="24"/>
          <w:szCs w:val="24"/>
          <w:rPrChange w:id="129" w:author="Sousa" w:date="2019-08-04T19:07:00Z">
            <w:rPr>
              <w:rFonts w:ascii="Lapidary333BT-Roman" w:hAnsi="Lapidary333BT-Roman" w:cs="Lapidary333BT-Roman"/>
              <w:sz w:val="24"/>
              <w:szCs w:val="24"/>
            </w:rPr>
          </w:rPrChange>
        </w:rPr>
        <w:t>da Es</w:t>
      </w:r>
      <w:r w:rsidR="00925F3C" w:rsidRPr="00A04F89">
        <w:rPr>
          <w:rFonts w:ascii="Times New Roman" w:hAnsi="Times New Roman"/>
          <w:sz w:val="24"/>
          <w:szCs w:val="24"/>
          <w:rPrChange w:id="130" w:author="Sousa" w:date="2019-08-04T19:07:00Z">
            <w:rPr>
              <w:rFonts w:ascii="Lapidary333BT-Roman" w:hAnsi="Lapidary333BT-Roman" w:cs="Lapidary333BT-Roman"/>
              <w:sz w:val="24"/>
              <w:szCs w:val="24"/>
            </w:rPr>
          </w:rPrChange>
        </w:rPr>
        <w:t>cola Secundária de Tete e um (1) funcionário sénior da</w:t>
      </w:r>
      <w:r w:rsidR="00034E9D" w:rsidRPr="00A04F89">
        <w:rPr>
          <w:rFonts w:ascii="Times New Roman" w:hAnsi="Times New Roman"/>
          <w:sz w:val="24"/>
          <w:szCs w:val="24"/>
          <w:rPrChange w:id="131" w:author="Sousa" w:date="2019-08-04T19:07:00Z">
            <w:rPr>
              <w:rFonts w:ascii="Lapidary333BT-Roman" w:hAnsi="Lapidary333BT-Roman" w:cs="Lapidary333BT-Roman"/>
              <w:sz w:val="24"/>
              <w:szCs w:val="24"/>
            </w:rPr>
          </w:rPrChange>
        </w:rPr>
        <w:t xml:space="preserve"> Direcção Provincial de Educação e Desenvolvimento Humano</w:t>
      </w:r>
      <w:r w:rsidR="00925F3C" w:rsidRPr="00A04F89">
        <w:rPr>
          <w:rFonts w:ascii="Times New Roman" w:hAnsi="Times New Roman"/>
          <w:sz w:val="24"/>
          <w:szCs w:val="24"/>
          <w:rPrChange w:id="132" w:author="Sousa" w:date="2019-08-04T19:07:00Z">
            <w:rPr>
              <w:rFonts w:ascii="Lapidary333BT-Roman" w:hAnsi="Lapidary333BT-Roman" w:cs="Lapidary333BT-Roman"/>
              <w:sz w:val="24"/>
              <w:szCs w:val="24"/>
            </w:rPr>
          </w:rPrChange>
        </w:rPr>
        <w:t xml:space="preserve"> da </w:t>
      </w:r>
      <w:r w:rsidR="009F09B5" w:rsidRPr="00A04F89">
        <w:rPr>
          <w:rFonts w:ascii="Times New Roman" w:hAnsi="Times New Roman"/>
          <w:sz w:val="24"/>
          <w:szCs w:val="24"/>
          <w:rPrChange w:id="133" w:author="Sousa" w:date="2019-08-04T19:07:00Z">
            <w:rPr>
              <w:rFonts w:ascii="Lapidary333BT-Roman" w:hAnsi="Lapidary333BT-Roman" w:cs="Lapidary333BT-Roman"/>
              <w:sz w:val="24"/>
              <w:szCs w:val="24"/>
            </w:rPr>
          </w:rPrChange>
        </w:rPr>
        <w:t>Província</w:t>
      </w:r>
      <w:r w:rsidR="00925F3C" w:rsidRPr="00A04F89">
        <w:rPr>
          <w:rFonts w:ascii="Times New Roman" w:hAnsi="Times New Roman"/>
          <w:sz w:val="24"/>
          <w:szCs w:val="24"/>
          <w:rPrChange w:id="134" w:author="Sousa" w:date="2019-08-04T19:07:00Z">
            <w:rPr>
              <w:rFonts w:ascii="Lapidary333BT-Roman" w:hAnsi="Lapidary333BT-Roman" w:cs="Lapidary333BT-Roman"/>
              <w:sz w:val="24"/>
              <w:szCs w:val="24"/>
            </w:rPr>
          </w:rPrChange>
        </w:rPr>
        <w:t xml:space="preserve"> de Tete</w:t>
      </w:r>
      <w:r w:rsidR="00E047A7" w:rsidRPr="00A04F89">
        <w:rPr>
          <w:rFonts w:ascii="Times New Roman" w:hAnsi="Times New Roman"/>
          <w:sz w:val="24"/>
          <w:szCs w:val="24"/>
          <w:rPrChange w:id="135" w:author="Sousa" w:date="2019-08-04T19:07:00Z">
            <w:rPr>
              <w:rFonts w:ascii="Lapidary333BT-Roman" w:hAnsi="Lapidary333BT-Roman" w:cs="Lapidary333BT-Roman"/>
              <w:sz w:val="24"/>
              <w:szCs w:val="24"/>
            </w:rPr>
          </w:rPrChange>
        </w:rPr>
        <w:t>, sendo que a técnic</w:t>
      </w:r>
      <w:r>
        <w:rPr>
          <w:rFonts w:ascii="Times New Roman" w:hAnsi="Times New Roman"/>
          <w:sz w:val="24"/>
          <w:szCs w:val="24"/>
        </w:rPr>
        <w:t>a de observação sistemática foi</w:t>
      </w:r>
      <w:r w:rsidR="00E047A7" w:rsidRPr="00A04F89">
        <w:rPr>
          <w:rFonts w:ascii="Times New Roman" w:hAnsi="Times New Roman"/>
          <w:sz w:val="24"/>
          <w:szCs w:val="24"/>
          <w:rPrChange w:id="136" w:author="Sousa" w:date="2019-08-04T19:07:00Z">
            <w:rPr>
              <w:rFonts w:ascii="Lapidary333BT-Roman" w:hAnsi="Lapidary333BT-Roman" w:cs="Lapidary333BT-Roman"/>
              <w:sz w:val="24"/>
              <w:szCs w:val="24"/>
            </w:rPr>
          </w:rPrChange>
        </w:rPr>
        <w:t xml:space="preserve"> direccionada aos alunos, onde serão observados o envolvimento dos alunos nas aulas, o interesse pelas mesmas, o nível de percepção em relação aos exercícios práticos e teóricos e a interacção professor-aluno e vice-versa.</w:t>
      </w:r>
      <w:r w:rsidR="003772BE" w:rsidRPr="00A04F89">
        <w:rPr>
          <w:rFonts w:ascii="Times New Roman" w:hAnsi="Times New Roman"/>
          <w:sz w:val="24"/>
          <w:szCs w:val="24"/>
          <w:rPrChange w:id="137" w:author="Sousa" w:date="2019-08-04T19:07:00Z">
            <w:rPr>
              <w:rFonts w:ascii="Lapidary333BT-Roman" w:hAnsi="Lapidary333BT-Roman" w:cs="Lapidary333BT-Roman"/>
              <w:sz w:val="24"/>
              <w:szCs w:val="24"/>
            </w:rPr>
          </w:rPrChange>
        </w:rPr>
        <w:t xml:space="preserve"> </w:t>
      </w:r>
    </w:p>
    <w:p w14:paraId="3CAA1AD7" w14:textId="7F97E0E4" w:rsidR="009F09B5" w:rsidRPr="008E652C" w:rsidRDefault="009F0F5D" w:rsidP="00F325F7">
      <w:pPr>
        <w:spacing w:after="160" w:line="259" w:lineRule="auto"/>
        <w:rPr>
          <w:rFonts w:ascii="Times New Roman" w:hAnsi="Times New Roman"/>
          <w:b/>
          <w:sz w:val="24"/>
          <w:szCs w:val="24"/>
          <w:rPrChange w:id="138" w:author="Sousa" w:date="2019-08-04T19:10:00Z">
            <w:rPr/>
          </w:rPrChange>
        </w:rPr>
      </w:pPr>
      <w:bookmarkStart w:id="139" w:name="_Toc15836576"/>
      <w:r>
        <w:rPr>
          <w:rFonts w:ascii="Times New Roman" w:hAnsi="Times New Roman"/>
          <w:b/>
          <w:sz w:val="24"/>
          <w:szCs w:val="24"/>
        </w:rPr>
        <w:br w:type="page"/>
      </w:r>
      <w:bookmarkStart w:id="140" w:name="_Toc20366960"/>
      <w:r w:rsidR="001D3B0D">
        <w:rPr>
          <w:rFonts w:ascii="Times New Roman" w:hAnsi="Times New Roman"/>
          <w:b/>
          <w:sz w:val="24"/>
          <w:szCs w:val="24"/>
        </w:rPr>
        <w:lastRenderedPageBreak/>
        <w:t xml:space="preserve">CAPÍTULO </w:t>
      </w:r>
      <w:r w:rsidR="00F325F7">
        <w:rPr>
          <w:rFonts w:ascii="Times New Roman" w:hAnsi="Times New Roman"/>
          <w:b/>
          <w:sz w:val="24"/>
          <w:szCs w:val="24"/>
        </w:rPr>
        <w:t>I</w:t>
      </w:r>
      <w:r w:rsidR="000C7D2C">
        <w:rPr>
          <w:rFonts w:ascii="Times New Roman" w:hAnsi="Times New Roman"/>
          <w:b/>
          <w:sz w:val="24"/>
          <w:szCs w:val="24"/>
        </w:rPr>
        <w:t>I</w:t>
      </w:r>
      <w:del w:id="141" w:author="Sousa" w:date="2019-08-04T19:10:00Z">
        <w:r w:rsidR="00B357B6" w:rsidRPr="008E652C" w:rsidDel="008E652C">
          <w:rPr>
            <w:rFonts w:ascii="Times New Roman" w:eastAsiaTheme="majorEastAsia" w:hAnsi="Times New Roman"/>
            <w:b/>
            <w:sz w:val="24"/>
            <w:szCs w:val="24"/>
            <w:rPrChange w:id="142" w:author="Sousa" w:date="2019-08-04T19:10:00Z">
              <w:rPr/>
            </w:rPrChange>
          </w:rPr>
          <w:delText>2</w:delText>
        </w:r>
      </w:del>
      <w:r w:rsidR="00B357B6" w:rsidRPr="008E652C">
        <w:rPr>
          <w:rFonts w:ascii="Times New Roman" w:eastAsiaTheme="majorEastAsia" w:hAnsi="Times New Roman"/>
          <w:b/>
          <w:sz w:val="24"/>
          <w:szCs w:val="24"/>
          <w:rPrChange w:id="143" w:author="Sousa" w:date="2019-08-04T19:10:00Z">
            <w:rPr/>
          </w:rPrChange>
        </w:rPr>
        <w:t>. REVISÃO DE LITERATURA</w:t>
      </w:r>
      <w:bookmarkEnd w:id="139"/>
      <w:bookmarkEnd w:id="140"/>
    </w:p>
    <w:p w14:paraId="64D4728F" w14:textId="5A1F14CC" w:rsidR="001B7997" w:rsidRDefault="008E652C" w:rsidP="00A04F89">
      <w:pPr>
        <w:pStyle w:val="Cabealho1"/>
        <w:rPr>
          <w:rFonts w:ascii="Times New Roman" w:hAnsi="Times New Roman" w:cs="Times New Roman"/>
          <w:b/>
          <w:color w:val="auto"/>
          <w:sz w:val="24"/>
          <w:szCs w:val="24"/>
        </w:rPr>
      </w:pPr>
      <w:bookmarkStart w:id="144" w:name="_Toc15836577"/>
      <w:bookmarkStart w:id="145" w:name="_Toc20366961"/>
      <w:ins w:id="146" w:author="Sousa" w:date="2019-08-04T19:10:00Z">
        <w:r w:rsidRPr="008E652C">
          <w:rPr>
            <w:rFonts w:ascii="Times New Roman" w:hAnsi="Times New Roman" w:cs="Times New Roman"/>
            <w:b/>
            <w:color w:val="auto"/>
            <w:sz w:val="24"/>
            <w:szCs w:val="24"/>
            <w:rPrChange w:id="147" w:author="Sousa" w:date="2019-08-04T19:10:00Z">
              <w:rPr>
                <w:rFonts w:ascii="Times New Roman" w:eastAsia="Calibri" w:hAnsi="Times New Roman" w:cs="Times New Roman"/>
                <w:color w:val="auto"/>
                <w:sz w:val="24"/>
                <w:szCs w:val="24"/>
              </w:rPr>
            </w:rPrChange>
          </w:rPr>
          <w:t>3</w:t>
        </w:r>
      </w:ins>
      <w:del w:id="148" w:author="Sousa" w:date="2019-08-04T19:10:00Z">
        <w:r w:rsidR="00161B51" w:rsidRPr="008E652C" w:rsidDel="008E652C">
          <w:rPr>
            <w:rFonts w:ascii="Times New Roman" w:hAnsi="Times New Roman" w:cs="Times New Roman"/>
            <w:b/>
            <w:color w:val="auto"/>
            <w:sz w:val="24"/>
            <w:szCs w:val="24"/>
            <w:rPrChange w:id="149" w:author="Sousa" w:date="2019-08-04T19:10:00Z">
              <w:rPr>
                <w:rFonts w:ascii="Calibri" w:eastAsia="Calibri" w:hAnsi="Calibri" w:cs="Times New Roman"/>
                <w:color w:val="auto"/>
                <w:sz w:val="22"/>
                <w:szCs w:val="22"/>
              </w:rPr>
            </w:rPrChange>
          </w:rPr>
          <w:delText>2</w:delText>
        </w:r>
      </w:del>
      <w:r w:rsidR="00161B51" w:rsidRPr="008E652C">
        <w:rPr>
          <w:rFonts w:ascii="Times New Roman" w:hAnsi="Times New Roman" w:cs="Times New Roman"/>
          <w:b/>
          <w:color w:val="auto"/>
          <w:sz w:val="24"/>
          <w:szCs w:val="24"/>
          <w:rPrChange w:id="150" w:author="Sousa" w:date="2019-08-04T19:10:00Z">
            <w:rPr>
              <w:rFonts w:ascii="Calibri" w:eastAsia="Calibri" w:hAnsi="Calibri" w:cs="Times New Roman"/>
              <w:color w:val="auto"/>
              <w:sz w:val="22"/>
              <w:szCs w:val="22"/>
            </w:rPr>
          </w:rPrChange>
        </w:rPr>
        <w:t>.1. Educação</w:t>
      </w:r>
      <w:bookmarkEnd w:id="144"/>
      <w:bookmarkEnd w:id="145"/>
      <w:r w:rsidR="00161B51" w:rsidRPr="008E652C">
        <w:rPr>
          <w:rFonts w:ascii="Times New Roman" w:hAnsi="Times New Roman" w:cs="Times New Roman"/>
          <w:b/>
          <w:color w:val="auto"/>
          <w:sz w:val="24"/>
          <w:szCs w:val="24"/>
          <w:rPrChange w:id="151" w:author="Sousa" w:date="2019-08-04T19:10:00Z">
            <w:rPr>
              <w:rFonts w:ascii="Calibri" w:eastAsia="Calibri" w:hAnsi="Calibri" w:cs="Times New Roman"/>
              <w:color w:val="auto"/>
              <w:sz w:val="22"/>
              <w:szCs w:val="22"/>
            </w:rPr>
          </w:rPrChange>
        </w:rPr>
        <w:t xml:space="preserve"> </w:t>
      </w:r>
    </w:p>
    <w:p w14:paraId="756DCD05" w14:textId="77777777" w:rsidR="00A16C63" w:rsidRPr="00B842DE" w:rsidRDefault="00A16C63" w:rsidP="00A16C63">
      <w:pPr>
        <w:pStyle w:val="SemEspaamento"/>
      </w:pPr>
    </w:p>
    <w:p w14:paraId="453BCA97" w14:textId="77777777" w:rsidR="0029130A" w:rsidRPr="00A04F89" w:rsidRDefault="0029130A" w:rsidP="0029130A">
      <w:pPr>
        <w:spacing w:line="360" w:lineRule="auto"/>
        <w:jc w:val="both"/>
        <w:rPr>
          <w:rFonts w:ascii="Times New Roman" w:eastAsia="Times New Roman" w:hAnsi="Times New Roman"/>
          <w:sz w:val="24"/>
          <w:szCs w:val="24"/>
        </w:rPr>
      </w:pPr>
      <w:r w:rsidRPr="00276E99">
        <w:rPr>
          <w:rFonts w:ascii="Times New Roman" w:eastAsia="Times New Roman" w:hAnsi="Times New Roman"/>
          <w:sz w:val="24"/>
          <w:szCs w:val="24"/>
        </w:rPr>
        <w:t>O direito à educação está proclamado na Declaração Universal dos Direitos Humanos e foi reafirmado com veemência pela Declaração sobre Educação para t</w:t>
      </w:r>
      <w:r w:rsidRPr="00A04F89">
        <w:rPr>
          <w:rFonts w:ascii="Times New Roman" w:eastAsia="Times New Roman" w:hAnsi="Times New Roman"/>
          <w:sz w:val="24"/>
          <w:szCs w:val="24"/>
        </w:rPr>
        <w:t>odos, segundo a qual "</w:t>
      </w:r>
      <w:r w:rsidRPr="00A04F89">
        <w:rPr>
          <w:rFonts w:ascii="Times New Roman" w:eastAsia="Times New Roman" w:hAnsi="Times New Roman"/>
          <w:iCs/>
          <w:sz w:val="24"/>
          <w:szCs w:val="24"/>
        </w:rPr>
        <w:t>Todas as pessoas têm direito de expressar os seus desejos em relação à sua educação; os pais têm o direito inerente de serem consultados sobre a forma de educação que melhor se adapte às necessidades, circunstâncias e aspirações dos seus filhos</w:t>
      </w:r>
      <w:r w:rsidRPr="00A04F89">
        <w:rPr>
          <w:rFonts w:ascii="Times New Roman" w:eastAsia="Times New Roman" w:hAnsi="Times New Roman"/>
          <w:sz w:val="24"/>
          <w:szCs w:val="24"/>
        </w:rPr>
        <w:t>" (UNESCO, 1994:4).</w:t>
      </w:r>
    </w:p>
    <w:p w14:paraId="21D7D940" w14:textId="77777777" w:rsidR="0029130A" w:rsidRPr="00A04F89" w:rsidRDefault="0029130A" w:rsidP="0029130A">
      <w:pPr>
        <w:spacing w:line="360" w:lineRule="auto"/>
        <w:jc w:val="both"/>
        <w:rPr>
          <w:rFonts w:ascii="Times New Roman" w:eastAsia="Times New Roman" w:hAnsi="Times New Roman"/>
          <w:sz w:val="24"/>
          <w:szCs w:val="24"/>
        </w:rPr>
      </w:pPr>
      <w:r w:rsidRPr="00A04F89">
        <w:rPr>
          <w:rFonts w:ascii="Times New Roman" w:eastAsia="Times New Roman" w:hAnsi="Times New Roman"/>
          <w:sz w:val="24"/>
          <w:szCs w:val="24"/>
        </w:rPr>
        <w:t xml:space="preserve">A educação no geral e a escola em particular é uma realidade histórica em processo contínuo que deve ser entendida como uma instituição voltada para a realização pessoal e social, contextualizada nas dimensões espacial e temporal, revestida de carácter contraditório e complexo, </w:t>
      </w:r>
      <w:r w:rsidR="00B357B6" w:rsidRPr="00A04F89">
        <w:rPr>
          <w:rFonts w:ascii="Times New Roman" w:eastAsia="Times New Roman" w:hAnsi="Times New Roman"/>
          <w:sz w:val="24"/>
          <w:szCs w:val="24"/>
        </w:rPr>
        <w:t>sendo, por conseguinte,</w:t>
      </w:r>
      <w:r w:rsidRPr="00A04F89">
        <w:rPr>
          <w:rFonts w:ascii="Times New Roman" w:eastAsia="Times New Roman" w:hAnsi="Times New Roman"/>
          <w:sz w:val="24"/>
          <w:szCs w:val="24"/>
        </w:rPr>
        <w:t xml:space="preserve"> importante privilegiar a sua abordagem como processo e não como um produto acabado (SANTOS &amp; MORATO, 2002). É nesta ordem de ideia que deve ser entendida a inclusão na educação.</w:t>
      </w:r>
    </w:p>
    <w:p w14:paraId="70B63048" w14:textId="77777777" w:rsidR="00B4533B" w:rsidRPr="00A04F89" w:rsidRDefault="0029130A" w:rsidP="0029130A">
      <w:pPr>
        <w:spacing w:line="360" w:lineRule="auto"/>
        <w:jc w:val="both"/>
        <w:rPr>
          <w:rFonts w:ascii="Times New Roman" w:eastAsia="Times New Roman" w:hAnsi="Times New Roman"/>
          <w:sz w:val="24"/>
          <w:szCs w:val="24"/>
        </w:rPr>
      </w:pPr>
      <w:r w:rsidRPr="00A04F89">
        <w:rPr>
          <w:rFonts w:ascii="Times New Roman" w:eastAsia="Times New Roman" w:hAnsi="Times New Roman"/>
          <w:sz w:val="24"/>
          <w:szCs w:val="24"/>
        </w:rPr>
        <w:t xml:space="preserve">Os </w:t>
      </w:r>
      <w:r w:rsidR="00B357B6" w:rsidRPr="00A04F89">
        <w:rPr>
          <w:rFonts w:ascii="Times New Roman" w:eastAsia="Times New Roman" w:hAnsi="Times New Roman"/>
          <w:sz w:val="24"/>
          <w:szCs w:val="24"/>
        </w:rPr>
        <w:t>desafios actuais colocados</w:t>
      </w:r>
      <w:r w:rsidRPr="00A04F89">
        <w:rPr>
          <w:rFonts w:ascii="Times New Roman" w:eastAsia="Times New Roman" w:hAnsi="Times New Roman"/>
          <w:sz w:val="24"/>
          <w:szCs w:val="24"/>
        </w:rPr>
        <w:t xml:space="preserve"> pela globalização olhando para o conceito como “educação para todos” que defende a existência de uma escola inclusiva, cujos pressupostos são a expansão e educação de qualidade e a comunicação é o instrumento norteador na criação de expansão de mais intervenientes. De acordo com a Declaração de Salamanca, “</w:t>
      </w:r>
      <w:r w:rsidRPr="00A04F89">
        <w:rPr>
          <w:rFonts w:ascii="Times New Roman" w:eastAsia="Times New Roman" w:hAnsi="Times New Roman"/>
          <w:iCs/>
          <w:sz w:val="24"/>
          <w:szCs w:val="24"/>
        </w:rPr>
        <w:t>o planeamento educativo elaborado pelos governos deverá concentrar-se na educação para todas as pessoas, em todas as regiões do país e em todas as condições económicas, através das escolas públicas e privadas</w:t>
      </w:r>
      <w:r w:rsidRPr="00A04F89">
        <w:rPr>
          <w:rFonts w:ascii="Times New Roman" w:eastAsia="Times New Roman" w:hAnsi="Times New Roman"/>
          <w:sz w:val="24"/>
          <w:szCs w:val="24"/>
        </w:rPr>
        <w:t xml:space="preserve">” (UNESCO, 1994:13). </w:t>
      </w:r>
    </w:p>
    <w:p w14:paraId="186737AA" w14:textId="45929A05" w:rsidR="00901551" w:rsidRPr="00A04F89" w:rsidRDefault="00667AD5" w:rsidP="0020775F">
      <w:pPr>
        <w:pStyle w:val="Cabealho1"/>
        <w:spacing w:after="240"/>
        <w:rPr>
          <w:rFonts w:ascii="Times New Roman" w:eastAsia="Times New Roman" w:hAnsi="Times New Roman" w:cs="Times New Roman"/>
          <w:b/>
          <w:color w:val="auto"/>
          <w:sz w:val="24"/>
          <w:szCs w:val="24"/>
          <w:rPrChange w:id="152" w:author="Sousa" w:date="2019-08-04T19:07:00Z">
            <w:rPr>
              <w:rFonts w:eastAsia="Times New Roman"/>
              <w:b/>
            </w:rPr>
          </w:rPrChange>
        </w:rPr>
      </w:pPr>
      <w:bookmarkStart w:id="153" w:name="_Toc15836578"/>
      <w:del w:id="154" w:author="Sousa" w:date="2019-08-04T19:10:00Z">
        <w:r w:rsidRPr="00A04F89" w:rsidDel="008E652C">
          <w:rPr>
            <w:rFonts w:ascii="Times New Roman" w:eastAsia="Times New Roman" w:hAnsi="Times New Roman" w:cs="Times New Roman"/>
            <w:b/>
            <w:color w:val="auto"/>
            <w:sz w:val="24"/>
            <w:szCs w:val="24"/>
            <w:rPrChange w:id="155" w:author="Sousa" w:date="2019-08-04T19:07:00Z">
              <w:rPr>
                <w:rFonts w:ascii="Calibri" w:eastAsia="Times New Roman" w:hAnsi="Calibri" w:cs="Times New Roman"/>
                <w:b/>
                <w:color w:val="auto"/>
                <w:sz w:val="22"/>
                <w:szCs w:val="22"/>
              </w:rPr>
            </w:rPrChange>
          </w:rPr>
          <w:delText>2</w:delText>
        </w:r>
      </w:del>
      <w:bookmarkStart w:id="156" w:name="_Toc20366962"/>
      <w:ins w:id="157" w:author="Sousa" w:date="2019-08-04T19:10:00Z">
        <w:r w:rsidR="008E652C">
          <w:rPr>
            <w:rFonts w:ascii="Times New Roman" w:eastAsia="Times New Roman" w:hAnsi="Times New Roman" w:cs="Times New Roman"/>
            <w:b/>
            <w:color w:val="auto"/>
            <w:sz w:val="24"/>
            <w:szCs w:val="24"/>
          </w:rPr>
          <w:t>3</w:t>
        </w:r>
      </w:ins>
      <w:r w:rsidRPr="00A04F89">
        <w:rPr>
          <w:rFonts w:ascii="Times New Roman" w:eastAsia="Times New Roman" w:hAnsi="Times New Roman" w:cs="Times New Roman"/>
          <w:b/>
          <w:color w:val="auto"/>
          <w:sz w:val="24"/>
          <w:szCs w:val="24"/>
          <w:rPrChange w:id="158" w:author="Sousa" w:date="2019-08-04T19:07:00Z">
            <w:rPr>
              <w:rFonts w:ascii="Calibri" w:eastAsia="Times New Roman" w:hAnsi="Calibri" w:cs="Times New Roman"/>
              <w:b/>
              <w:color w:val="auto"/>
              <w:sz w:val="22"/>
              <w:szCs w:val="22"/>
            </w:rPr>
          </w:rPrChange>
        </w:rPr>
        <w:t xml:space="preserve">.1.1. </w:t>
      </w:r>
      <w:r w:rsidR="00901551" w:rsidRPr="00A04F89">
        <w:rPr>
          <w:rFonts w:ascii="Times New Roman" w:eastAsia="Times New Roman" w:hAnsi="Times New Roman" w:cs="Times New Roman"/>
          <w:b/>
          <w:color w:val="auto"/>
          <w:sz w:val="24"/>
          <w:szCs w:val="24"/>
          <w:rPrChange w:id="159" w:author="Sousa" w:date="2019-08-04T19:07:00Z">
            <w:rPr>
              <w:rFonts w:ascii="Calibri" w:eastAsia="Times New Roman" w:hAnsi="Calibri" w:cs="Times New Roman"/>
              <w:b/>
              <w:color w:val="auto"/>
              <w:sz w:val="22"/>
              <w:szCs w:val="22"/>
            </w:rPr>
          </w:rPrChange>
        </w:rPr>
        <w:t>Educação inclusiva</w:t>
      </w:r>
      <w:bookmarkEnd w:id="153"/>
      <w:bookmarkEnd w:id="156"/>
    </w:p>
    <w:p w14:paraId="4ACF31D3" w14:textId="07ADCB8C" w:rsidR="00FB7047" w:rsidRPr="00A04F89" w:rsidRDefault="000B337F" w:rsidP="0020775F">
      <w:pPr>
        <w:spacing w:after="240" w:line="360" w:lineRule="auto"/>
        <w:jc w:val="both"/>
        <w:rPr>
          <w:rFonts w:ascii="Times New Roman" w:eastAsia="Times New Roman" w:hAnsi="Times New Roman"/>
          <w:sz w:val="24"/>
          <w:szCs w:val="24"/>
        </w:rPr>
      </w:pPr>
      <w:r w:rsidRPr="00276E99">
        <w:rPr>
          <w:rFonts w:ascii="Times New Roman" w:eastAsia="Times New Roman" w:hAnsi="Times New Roman"/>
          <w:sz w:val="24"/>
          <w:szCs w:val="24"/>
        </w:rPr>
        <w:t xml:space="preserve">Segundo </w:t>
      </w:r>
      <w:r w:rsidR="00307C24" w:rsidRPr="00A04F89">
        <w:rPr>
          <w:rFonts w:ascii="Times New Roman" w:eastAsia="Times New Roman" w:hAnsi="Times New Roman"/>
          <w:sz w:val="24"/>
          <w:szCs w:val="24"/>
        </w:rPr>
        <w:t>Stubbs (</w:t>
      </w:r>
      <w:r w:rsidRPr="00A04F89">
        <w:rPr>
          <w:rFonts w:ascii="Times New Roman" w:eastAsia="Times New Roman" w:hAnsi="Times New Roman"/>
          <w:sz w:val="24"/>
          <w:szCs w:val="24"/>
        </w:rPr>
        <w:t>2008</w:t>
      </w:r>
      <w:r w:rsidR="00F31D65" w:rsidRPr="00A04F89">
        <w:rPr>
          <w:rFonts w:ascii="Times New Roman" w:eastAsia="Times New Roman" w:hAnsi="Times New Roman"/>
          <w:sz w:val="24"/>
          <w:szCs w:val="24"/>
        </w:rPr>
        <w:t>, p.48</w:t>
      </w:r>
      <w:r w:rsidRPr="00A04F89">
        <w:rPr>
          <w:rFonts w:ascii="Times New Roman" w:eastAsia="Times New Roman" w:hAnsi="Times New Roman"/>
          <w:sz w:val="24"/>
          <w:szCs w:val="24"/>
        </w:rPr>
        <w:t>) as definições da UNESCO sobre a inclusão derivam da pioneira Conferência de Salamanca em 1994, e demonstra que a inclusão é um movimento, directamente ligado a melhorias no sistema de educação como um todo:</w:t>
      </w:r>
    </w:p>
    <w:p w14:paraId="63A1FFC5" w14:textId="55CECE54" w:rsidR="004C5A61" w:rsidRPr="00A04F89" w:rsidRDefault="000B337F" w:rsidP="004C5A61">
      <w:pPr>
        <w:spacing w:line="360" w:lineRule="auto"/>
        <w:ind w:left="2832"/>
        <w:jc w:val="both"/>
        <w:rPr>
          <w:rFonts w:ascii="Times New Roman" w:eastAsia="Times New Roman" w:hAnsi="Times New Roman"/>
          <w:sz w:val="24"/>
          <w:szCs w:val="24"/>
          <w:rPrChange w:id="160" w:author="Sousa" w:date="2019-08-04T19:07:00Z">
            <w:rPr>
              <w:rFonts w:ascii="Times New Roman" w:eastAsia="Times New Roman" w:hAnsi="Times New Roman"/>
              <w:sz w:val="20"/>
              <w:szCs w:val="20"/>
            </w:rPr>
          </w:rPrChange>
        </w:rPr>
      </w:pPr>
      <w:r w:rsidRPr="00A04F89">
        <w:rPr>
          <w:rFonts w:ascii="Times New Roman" w:eastAsia="Times New Roman" w:hAnsi="Times New Roman"/>
          <w:sz w:val="24"/>
          <w:szCs w:val="24"/>
          <w:rPrChange w:id="161" w:author="Sousa" w:date="2019-08-04T19:07:00Z">
            <w:rPr>
              <w:rFonts w:ascii="Times New Roman" w:eastAsia="Times New Roman" w:hAnsi="Times New Roman"/>
              <w:sz w:val="20"/>
              <w:szCs w:val="20"/>
            </w:rPr>
          </w:rPrChange>
        </w:rPr>
        <w:t>"</w:t>
      </w:r>
      <w:r w:rsidR="00FB7047" w:rsidRPr="00A04F89">
        <w:rPr>
          <w:rFonts w:ascii="Times New Roman" w:eastAsia="Times New Roman" w:hAnsi="Times New Roman"/>
          <w:sz w:val="24"/>
          <w:szCs w:val="24"/>
          <w:rPrChange w:id="162" w:author="Sousa" w:date="2019-08-04T19:07:00Z">
            <w:rPr>
              <w:rFonts w:ascii="Times New Roman" w:eastAsia="Times New Roman" w:hAnsi="Times New Roman"/>
              <w:sz w:val="20"/>
              <w:szCs w:val="20"/>
            </w:rPr>
          </w:rPrChange>
        </w:rPr>
        <w:t>A</w:t>
      </w:r>
      <w:r w:rsidRPr="00A04F89">
        <w:rPr>
          <w:rFonts w:ascii="Times New Roman" w:eastAsia="Times New Roman" w:hAnsi="Times New Roman"/>
          <w:sz w:val="24"/>
          <w:szCs w:val="24"/>
          <w:rPrChange w:id="163" w:author="Sousa" w:date="2019-08-04T19:07:00Z">
            <w:rPr>
              <w:rFonts w:ascii="Times New Roman" w:eastAsia="Times New Roman" w:hAnsi="Times New Roman"/>
              <w:sz w:val="20"/>
              <w:szCs w:val="20"/>
            </w:rPr>
          </w:rPrChange>
        </w:rPr>
        <w:t xml:space="preserve"> inclusão é vista como um </w:t>
      </w:r>
      <w:r w:rsidRPr="00A04F89">
        <w:rPr>
          <w:rFonts w:ascii="Times New Roman" w:eastAsia="Times New Roman" w:hAnsi="Times New Roman"/>
          <w:bCs/>
          <w:sz w:val="24"/>
          <w:szCs w:val="24"/>
          <w:rPrChange w:id="164" w:author="Sousa" w:date="2019-08-04T19:07:00Z">
            <w:rPr>
              <w:rFonts w:ascii="Times New Roman" w:eastAsia="Times New Roman" w:hAnsi="Times New Roman"/>
              <w:bCs/>
              <w:sz w:val="20"/>
              <w:szCs w:val="20"/>
            </w:rPr>
          </w:rPrChange>
        </w:rPr>
        <w:t xml:space="preserve">processo </w:t>
      </w:r>
      <w:r w:rsidRPr="00A04F89">
        <w:rPr>
          <w:rFonts w:ascii="Times New Roman" w:eastAsia="Times New Roman" w:hAnsi="Times New Roman"/>
          <w:sz w:val="24"/>
          <w:szCs w:val="24"/>
          <w:rPrChange w:id="165" w:author="Sousa" w:date="2019-08-04T19:07:00Z">
            <w:rPr>
              <w:rFonts w:ascii="Times New Roman" w:eastAsia="Times New Roman" w:hAnsi="Times New Roman"/>
              <w:sz w:val="20"/>
              <w:szCs w:val="20"/>
            </w:rPr>
          </w:rPrChange>
        </w:rPr>
        <w:t xml:space="preserve">que consiste em atender e dar resposta à diversidade de necessidades de todos os alunos através de uma participação cada vez maior na aprendizagem, culturas e comunidades, e reduzir a exclusão da educação e no âmbito da educação. Isso </w:t>
      </w:r>
      <w:r w:rsidRPr="00A04F89">
        <w:rPr>
          <w:rFonts w:ascii="Times New Roman" w:eastAsia="Times New Roman" w:hAnsi="Times New Roman"/>
          <w:sz w:val="24"/>
          <w:szCs w:val="24"/>
          <w:rPrChange w:id="166" w:author="Sousa" w:date="2019-08-04T19:07:00Z">
            <w:rPr>
              <w:rFonts w:ascii="Times New Roman" w:eastAsia="Times New Roman" w:hAnsi="Times New Roman"/>
              <w:sz w:val="20"/>
              <w:szCs w:val="20"/>
            </w:rPr>
          </w:rPrChange>
        </w:rPr>
        <w:lastRenderedPageBreak/>
        <w:t>envolve modificação de conteúdos, abordagens, estruturas e estratégias, com uma visão comum que abranja todas as crianças de um nível etário apropriado e a convicção de que educar todas as crianças é responsabilidade do sistema regular de ensino"</w:t>
      </w:r>
      <w:r w:rsidR="005A26CB" w:rsidRPr="00A04F89">
        <w:rPr>
          <w:rFonts w:ascii="Times New Roman" w:hAnsi="Times New Roman"/>
          <w:sz w:val="24"/>
          <w:szCs w:val="24"/>
          <w:rPrChange w:id="167" w:author="Sousa" w:date="2019-08-04T19:07:00Z">
            <w:rPr>
              <w:rFonts w:ascii="Times New Roman" w:hAnsi="Times New Roman"/>
              <w:sz w:val="20"/>
              <w:szCs w:val="20"/>
            </w:rPr>
          </w:rPrChange>
        </w:rPr>
        <w:t xml:space="preserve"> (</w:t>
      </w:r>
      <w:r w:rsidR="005A26CB" w:rsidRPr="00A04F89">
        <w:rPr>
          <w:rFonts w:ascii="Times New Roman" w:eastAsia="Times New Roman" w:hAnsi="Times New Roman"/>
          <w:sz w:val="24"/>
          <w:szCs w:val="24"/>
          <w:rPrChange w:id="168" w:author="Sousa" w:date="2019-08-04T19:07:00Z">
            <w:rPr>
              <w:rFonts w:ascii="Times New Roman" w:eastAsia="Times New Roman" w:hAnsi="Times New Roman"/>
              <w:sz w:val="20"/>
              <w:szCs w:val="20"/>
            </w:rPr>
          </w:rPrChange>
        </w:rPr>
        <w:t>UNESCO, 1994)</w:t>
      </w:r>
      <w:r w:rsidRPr="00A04F89">
        <w:rPr>
          <w:rFonts w:ascii="Times New Roman" w:eastAsia="Times New Roman" w:hAnsi="Times New Roman"/>
          <w:sz w:val="24"/>
          <w:szCs w:val="24"/>
          <w:rPrChange w:id="169" w:author="Sousa" w:date="2019-08-04T19:07:00Z">
            <w:rPr>
              <w:rFonts w:ascii="Times New Roman" w:eastAsia="Times New Roman" w:hAnsi="Times New Roman"/>
              <w:sz w:val="20"/>
              <w:szCs w:val="20"/>
            </w:rPr>
          </w:rPrChange>
        </w:rPr>
        <w:t>.</w:t>
      </w:r>
      <w:r w:rsidR="00D24CCD" w:rsidRPr="00A04F89">
        <w:rPr>
          <w:rFonts w:ascii="Times New Roman" w:eastAsia="Times New Roman" w:hAnsi="Times New Roman"/>
          <w:sz w:val="24"/>
          <w:szCs w:val="24"/>
          <w:rPrChange w:id="170" w:author="Sousa" w:date="2019-08-04T19:07:00Z">
            <w:rPr>
              <w:rFonts w:ascii="Times New Roman" w:eastAsia="Times New Roman" w:hAnsi="Times New Roman"/>
              <w:sz w:val="20"/>
              <w:szCs w:val="20"/>
            </w:rPr>
          </w:rPrChange>
        </w:rPr>
        <w:t xml:space="preserve"> </w:t>
      </w:r>
    </w:p>
    <w:p w14:paraId="09B746EB" w14:textId="3ACDB208" w:rsidR="00064B8D" w:rsidRPr="00A04F89" w:rsidRDefault="00952F93" w:rsidP="00952F93">
      <w:pPr>
        <w:spacing w:line="360" w:lineRule="auto"/>
        <w:jc w:val="both"/>
        <w:rPr>
          <w:rFonts w:ascii="Times New Roman" w:eastAsia="Times New Roman" w:hAnsi="Times New Roman"/>
          <w:sz w:val="24"/>
          <w:szCs w:val="24"/>
        </w:rPr>
      </w:pPr>
      <w:r w:rsidRPr="00276E99">
        <w:rPr>
          <w:rFonts w:ascii="Times New Roman" w:eastAsia="Times New Roman" w:hAnsi="Times New Roman"/>
          <w:sz w:val="24"/>
          <w:szCs w:val="24"/>
        </w:rPr>
        <w:t xml:space="preserve">Segundo </w:t>
      </w:r>
      <w:r w:rsidR="00237292" w:rsidRPr="00A04F89">
        <w:rPr>
          <w:rFonts w:ascii="Times New Roman" w:eastAsia="Times New Roman" w:hAnsi="Times New Roman"/>
          <w:sz w:val="24"/>
          <w:szCs w:val="24"/>
        </w:rPr>
        <w:t>Simbine</w:t>
      </w:r>
      <w:r w:rsidRPr="00A04F89">
        <w:rPr>
          <w:rFonts w:ascii="Times New Roman" w:eastAsia="Times New Roman" w:hAnsi="Times New Roman"/>
          <w:sz w:val="24"/>
          <w:szCs w:val="24"/>
        </w:rPr>
        <w:t xml:space="preserve"> (2011) </w:t>
      </w:r>
      <w:r w:rsidRPr="00276E99">
        <w:rPr>
          <w:rFonts w:ascii="Times New Roman" w:eastAsia="Times New Roman" w:hAnsi="Times New Roman"/>
          <w:sz w:val="24"/>
          <w:szCs w:val="24"/>
        </w:rPr>
        <w:t>a noção de inclusão não é compatível com a de uma forma mais radical, completa e sistemática. O conceito refere-se à vida social e educativa e defe</w:t>
      </w:r>
      <w:r w:rsidRPr="00A04F89">
        <w:rPr>
          <w:rFonts w:ascii="Times New Roman" w:eastAsia="Times New Roman" w:hAnsi="Times New Roman"/>
          <w:sz w:val="24"/>
          <w:szCs w:val="24"/>
        </w:rPr>
        <w:t>nde que todos os alunos devem ser incluídos nas escolas regulares e não somente colocados nestas. A inclusão é uma modalidade de ensino destinada não apenas ao grupo de portadores de necessidades educativas especiais, mas especializada no aluno e dedicada ao desenvolvimento de novos modelos de ensino adequados à heterogeneidade dos alunos e compatível com os princípios de uma educação para todos.</w:t>
      </w:r>
    </w:p>
    <w:p w14:paraId="572861FD" w14:textId="77777777" w:rsidR="00572F7B" w:rsidRPr="00A04F89" w:rsidRDefault="00572F7B" w:rsidP="00572F7B">
      <w:pPr>
        <w:spacing w:line="360" w:lineRule="auto"/>
        <w:jc w:val="both"/>
        <w:rPr>
          <w:rFonts w:ascii="Times New Roman" w:eastAsia="Times New Roman" w:hAnsi="Times New Roman"/>
          <w:sz w:val="24"/>
          <w:szCs w:val="24"/>
        </w:rPr>
      </w:pPr>
      <w:r w:rsidRPr="00A04F89">
        <w:rPr>
          <w:rFonts w:ascii="Times New Roman" w:eastAsia="Times New Roman" w:hAnsi="Times New Roman"/>
          <w:sz w:val="24"/>
          <w:szCs w:val="24"/>
        </w:rPr>
        <w:t>A meta primordial da inclusão é fazer com que toda a criança em idade escolar esteja matriculada e assistida na escola regular, independentemente,</w:t>
      </w:r>
      <w:r w:rsidR="00D360FF" w:rsidRPr="00A04F89">
        <w:rPr>
          <w:rFonts w:ascii="Times New Roman" w:eastAsia="Times New Roman" w:hAnsi="Times New Roman"/>
          <w:sz w:val="24"/>
          <w:szCs w:val="24"/>
        </w:rPr>
        <w:t xml:space="preserve"> </w:t>
      </w:r>
      <w:r w:rsidRPr="00A04F89">
        <w:rPr>
          <w:rFonts w:ascii="Times New Roman" w:eastAsia="Times New Roman" w:hAnsi="Times New Roman"/>
          <w:sz w:val="24"/>
          <w:szCs w:val="24"/>
        </w:rPr>
        <w:t>das suas características. As escolas inclusivas propõem um modo de se desenvolver o sistema educacional que considere as necessidades</w:t>
      </w:r>
      <w:r w:rsidR="00D360FF" w:rsidRPr="00A04F89">
        <w:rPr>
          <w:rFonts w:ascii="Times New Roman" w:eastAsia="Times New Roman" w:hAnsi="Times New Roman"/>
          <w:sz w:val="24"/>
          <w:szCs w:val="24"/>
        </w:rPr>
        <w:t xml:space="preserve"> </w:t>
      </w:r>
      <w:r w:rsidRPr="00A04F89">
        <w:rPr>
          <w:rFonts w:ascii="Times New Roman" w:eastAsia="Times New Roman" w:hAnsi="Times New Roman"/>
          <w:sz w:val="24"/>
          <w:szCs w:val="24"/>
        </w:rPr>
        <w:t>e diversidades de todos os alunos e que seja estruturado em função destas. A prática de inclusão causa uma mudança de perspectiva educacional,</w:t>
      </w:r>
      <w:r w:rsidR="00D360FF" w:rsidRPr="00A04F89">
        <w:rPr>
          <w:rFonts w:ascii="Times New Roman" w:eastAsia="Times New Roman" w:hAnsi="Times New Roman"/>
          <w:sz w:val="24"/>
          <w:szCs w:val="24"/>
        </w:rPr>
        <w:t xml:space="preserve"> </w:t>
      </w:r>
      <w:r w:rsidRPr="00A04F89">
        <w:rPr>
          <w:rFonts w:ascii="Times New Roman" w:eastAsia="Times New Roman" w:hAnsi="Times New Roman"/>
          <w:sz w:val="24"/>
          <w:szCs w:val="24"/>
        </w:rPr>
        <w:t>pois não se limita a ajudar somente os alunos que apresentam dificuldades na escola, mas apoia a todos – professores, alunos e pessoal</w:t>
      </w:r>
      <w:r w:rsidR="00D360FF" w:rsidRPr="00A04F89">
        <w:rPr>
          <w:rFonts w:ascii="Times New Roman" w:eastAsia="Times New Roman" w:hAnsi="Times New Roman"/>
          <w:sz w:val="24"/>
          <w:szCs w:val="24"/>
        </w:rPr>
        <w:t xml:space="preserve"> </w:t>
      </w:r>
      <w:r w:rsidRPr="00A04F89">
        <w:rPr>
          <w:rFonts w:ascii="Times New Roman" w:eastAsia="Times New Roman" w:hAnsi="Times New Roman"/>
          <w:sz w:val="24"/>
          <w:szCs w:val="24"/>
        </w:rPr>
        <w:t xml:space="preserve">administrativo – para que obtenham sucesso no processo educativo em geral. O seu impacto é considerável porque supõe a abolição completa dos serviços segregados. </w:t>
      </w:r>
    </w:p>
    <w:p w14:paraId="4343FEBA" w14:textId="255999C0" w:rsidR="00572F7B" w:rsidRPr="00A04F89" w:rsidRDefault="004F33A7" w:rsidP="00572F7B">
      <w:pPr>
        <w:spacing w:line="360" w:lineRule="auto"/>
        <w:jc w:val="both"/>
        <w:rPr>
          <w:rFonts w:ascii="Times New Roman" w:eastAsia="Times New Roman" w:hAnsi="Times New Roman"/>
          <w:sz w:val="24"/>
          <w:szCs w:val="24"/>
        </w:rPr>
      </w:pPr>
      <w:r w:rsidRPr="00A04F89">
        <w:rPr>
          <w:rFonts w:ascii="Times New Roman" w:eastAsia="Times New Roman" w:hAnsi="Times New Roman"/>
          <w:sz w:val="24"/>
          <w:szCs w:val="24"/>
        </w:rPr>
        <w:t>Segundo o Simbine (2011, p.13) e</w:t>
      </w:r>
      <w:r w:rsidR="00572F7B" w:rsidRPr="00A04F89">
        <w:rPr>
          <w:rFonts w:ascii="Times New Roman" w:eastAsia="Times New Roman" w:hAnsi="Times New Roman"/>
          <w:sz w:val="24"/>
          <w:szCs w:val="24"/>
        </w:rPr>
        <w:t xml:space="preserve">xistem várias modalidades de inclusão, a inclusão total aplica-se a todas as crianças, sem excluir as severamente incapacitadas. Há, contudo, outras variedades, que optam pela inclusão apenas dos que apresentam quadros menos graves de capacidades. A abordagem inclusiva pode ser igualmente considerada uma educação integrada na comunidade. Nela, o aluno insere-se totalmente na comunidade, isto é, em certos momentos, ele está na escola e em outros fora dela, mas sempre buscando aprender os mesmos conteúdos de aprendizagem que os demais colegas. </w:t>
      </w:r>
    </w:p>
    <w:p w14:paraId="228FFAEA" w14:textId="282042CE" w:rsidR="00572F7B" w:rsidRPr="00A04F89" w:rsidRDefault="00572F7B" w:rsidP="00572F7B">
      <w:pPr>
        <w:spacing w:line="360" w:lineRule="auto"/>
        <w:jc w:val="both"/>
        <w:rPr>
          <w:rFonts w:ascii="Times New Roman" w:eastAsia="Times New Roman" w:hAnsi="Times New Roman"/>
          <w:sz w:val="24"/>
          <w:szCs w:val="24"/>
        </w:rPr>
      </w:pPr>
      <w:r w:rsidRPr="00A04F89">
        <w:rPr>
          <w:rFonts w:ascii="Times New Roman" w:eastAsia="Times New Roman" w:hAnsi="Times New Roman"/>
          <w:sz w:val="24"/>
          <w:szCs w:val="24"/>
        </w:rPr>
        <w:t xml:space="preserve">A inclusão pressupõe e propicia a criação de inúmeras maneiras de realizar a educação de alunos com necessidades especiais mais acentuadas nos sistemas de ensino regular. A meta da inclusão é, desde sempre, incluir e manter todas as crianças dentro do sistema </w:t>
      </w:r>
      <w:r w:rsidRPr="00A04F89">
        <w:rPr>
          <w:rFonts w:ascii="Times New Roman" w:eastAsia="Times New Roman" w:hAnsi="Times New Roman"/>
          <w:sz w:val="24"/>
          <w:szCs w:val="24"/>
        </w:rPr>
        <w:lastRenderedPageBreak/>
        <w:t>escolar, cabendo a este adaptar-se às particularidades destes, conciliando-se com a educação para todos na perspectiva de satisfação de neces</w:t>
      </w:r>
      <w:r w:rsidR="006627EC" w:rsidRPr="00A04F89">
        <w:rPr>
          <w:rFonts w:ascii="Times New Roman" w:eastAsia="Times New Roman" w:hAnsi="Times New Roman"/>
          <w:sz w:val="24"/>
          <w:szCs w:val="24"/>
        </w:rPr>
        <w:t>sidades básicas de aprendizagem (</w:t>
      </w:r>
      <w:r w:rsidR="006627EC" w:rsidRPr="00A04F89">
        <w:rPr>
          <w:rFonts w:ascii="Times New Roman" w:eastAsia="Times New Roman" w:hAnsi="Times New Roman"/>
          <w:i/>
          <w:sz w:val="24"/>
          <w:szCs w:val="24"/>
        </w:rPr>
        <w:t>ibidem</w:t>
      </w:r>
      <w:r w:rsidR="006627EC" w:rsidRPr="00A04F89">
        <w:rPr>
          <w:rFonts w:ascii="Times New Roman" w:eastAsia="Times New Roman" w:hAnsi="Times New Roman"/>
          <w:sz w:val="24"/>
          <w:szCs w:val="24"/>
        </w:rPr>
        <w:t xml:space="preserve">, p.13). </w:t>
      </w:r>
    </w:p>
    <w:p w14:paraId="03A27129" w14:textId="77777777" w:rsidR="00EA1C7E" w:rsidRPr="00A04F89" w:rsidRDefault="00EA1C7E" w:rsidP="00EA1C7E">
      <w:pPr>
        <w:spacing w:line="360" w:lineRule="auto"/>
        <w:jc w:val="both"/>
        <w:rPr>
          <w:rFonts w:ascii="Times New Roman" w:eastAsia="Times New Roman" w:hAnsi="Times New Roman"/>
          <w:sz w:val="24"/>
          <w:szCs w:val="24"/>
        </w:rPr>
      </w:pPr>
      <w:r w:rsidRPr="00A04F89">
        <w:rPr>
          <w:rFonts w:ascii="Times New Roman" w:eastAsia="Times New Roman" w:hAnsi="Times New Roman"/>
          <w:sz w:val="24"/>
          <w:szCs w:val="24"/>
        </w:rPr>
        <w:t>A prática da inclusão actua a muitos níveis:</w:t>
      </w:r>
    </w:p>
    <w:p w14:paraId="40F65EB1" w14:textId="552E1627" w:rsidR="00EA1C7E" w:rsidRPr="00A04F89" w:rsidRDefault="00EA1C7E" w:rsidP="00F742CE">
      <w:pPr>
        <w:pStyle w:val="PargrafodaLista"/>
        <w:numPr>
          <w:ilvl w:val="0"/>
          <w:numId w:val="15"/>
        </w:numPr>
        <w:spacing w:line="360" w:lineRule="auto"/>
        <w:jc w:val="both"/>
        <w:rPr>
          <w:rFonts w:ascii="Times New Roman" w:eastAsia="Times New Roman" w:hAnsi="Times New Roman"/>
          <w:sz w:val="24"/>
          <w:szCs w:val="24"/>
        </w:rPr>
      </w:pPr>
      <w:r w:rsidRPr="00A04F89">
        <w:rPr>
          <w:rFonts w:ascii="Times New Roman" w:eastAsia="Times New Roman" w:hAnsi="Times New Roman"/>
          <w:sz w:val="24"/>
          <w:szCs w:val="24"/>
        </w:rPr>
        <w:t>Em relação ao sistema de educação como um todo – assegura que todos os tipos de alunos e todos os grupos estejam sinalizados e envolvidos, a todos os níveis e em diferentes programas;</w:t>
      </w:r>
    </w:p>
    <w:p w14:paraId="54E3A25D" w14:textId="6375753A" w:rsidR="00EA1C7E" w:rsidRPr="00A04F89" w:rsidRDefault="00EA1C7E" w:rsidP="00F742CE">
      <w:pPr>
        <w:pStyle w:val="PargrafodaLista"/>
        <w:numPr>
          <w:ilvl w:val="0"/>
          <w:numId w:val="15"/>
        </w:numPr>
        <w:spacing w:line="360" w:lineRule="auto"/>
        <w:jc w:val="both"/>
        <w:rPr>
          <w:rFonts w:ascii="Times New Roman" w:eastAsia="Times New Roman" w:hAnsi="Times New Roman"/>
          <w:sz w:val="24"/>
          <w:szCs w:val="24"/>
        </w:rPr>
      </w:pPr>
      <w:r w:rsidRPr="00A04F89">
        <w:rPr>
          <w:rFonts w:ascii="Times New Roman" w:eastAsia="Times New Roman" w:hAnsi="Times New Roman"/>
          <w:sz w:val="24"/>
          <w:szCs w:val="24"/>
        </w:rPr>
        <w:t>Em relação às escolas – ao criar ambientes, sistemas e estruturas que são flexíveis e que dão resposta à diversidade;</w:t>
      </w:r>
    </w:p>
    <w:p w14:paraId="390D817B" w14:textId="360722AC" w:rsidR="00F92241" w:rsidRPr="00A04F89" w:rsidRDefault="00EA1C7E" w:rsidP="00F742CE">
      <w:pPr>
        <w:pStyle w:val="PargrafodaLista"/>
        <w:numPr>
          <w:ilvl w:val="0"/>
          <w:numId w:val="15"/>
        </w:numPr>
        <w:spacing w:line="360" w:lineRule="auto"/>
        <w:jc w:val="both"/>
        <w:rPr>
          <w:rFonts w:ascii="Times New Roman" w:eastAsia="Times New Roman" w:hAnsi="Times New Roman"/>
          <w:sz w:val="24"/>
          <w:szCs w:val="24"/>
        </w:rPr>
      </w:pPr>
      <w:r w:rsidRPr="00A04F89">
        <w:rPr>
          <w:rFonts w:ascii="Times New Roman" w:eastAsia="Times New Roman" w:hAnsi="Times New Roman"/>
          <w:sz w:val="24"/>
          <w:szCs w:val="24"/>
        </w:rPr>
        <w:t>Em relação a grupos específicos que são marginalizados ou grupos excluídos – oferece conhecimento, experiência e aptidões para apoiar a aprendizagem e total participação deste aluno</w:t>
      </w:r>
      <w:r w:rsidR="00E70B19" w:rsidRPr="00A04F89">
        <w:rPr>
          <w:rFonts w:ascii="Times New Roman" w:eastAsia="Times New Roman" w:hAnsi="Times New Roman"/>
          <w:sz w:val="24"/>
          <w:szCs w:val="24"/>
        </w:rPr>
        <w:t>.</w:t>
      </w:r>
    </w:p>
    <w:p w14:paraId="0C4AC9E1" w14:textId="77777777" w:rsidR="00FB7047" w:rsidRPr="00A04F89" w:rsidRDefault="0024302D" w:rsidP="00FB7047">
      <w:pPr>
        <w:spacing w:line="360" w:lineRule="auto"/>
        <w:jc w:val="both"/>
        <w:rPr>
          <w:rFonts w:ascii="Times New Roman" w:eastAsia="Times New Roman" w:hAnsi="Times New Roman"/>
          <w:sz w:val="24"/>
          <w:szCs w:val="24"/>
        </w:rPr>
      </w:pPr>
      <w:r w:rsidRPr="00A04F89">
        <w:rPr>
          <w:rFonts w:ascii="Times New Roman" w:eastAsia="Times New Roman" w:hAnsi="Times New Roman"/>
          <w:sz w:val="24"/>
          <w:szCs w:val="24"/>
        </w:rPr>
        <w:t>Assim,</w:t>
      </w:r>
      <w:r w:rsidR="00FB7047" w:rsidRPr="00A04F89">
        <w:rPr>
          <w:rFonts w:ascii="Times New Roman" w:eastAsia="Times New Roman" w:hAnsi="Times New Roman"/>
          <w:sz w:val="24"/>
          <w:szCs w:val="24"/>
        </w:rPr>
        <w:t xml:space="preserve"> de acordo com Stubbs:</w:t>
      </w:r>
    </w:p>
    <w:p w14:paraId="2C2F747D" w14:textId="7A482498" w:rsidR="00901551" w:rsidRPr="009F0F5D" w:rsidRDefault="00FB7047" w:rsidP="009F0F5D">
      <w:pPr>
        <w:spacing w:line="240" w:lineRule="auto"/>
        <w:ind w:left="2832"/>
        <w:jc w:val="both"/>
        <w:rPr>
          <w:rFonts w:ascii="Times New Roman" w:eastAsia="Times New Roman" w:hAnsi="Times New Roman"/>
          <w:sz w:val="20"/>
          <w:szCs w:val="20"/>
          <w:rPrChange w:id="171" w:author="Sousa" w:date="2019-08-04T19:07:00Z">
            <w:rPr>
              <w:rFonts w:ascii="Times New Roman" w:eastAsia="Times New Roman" w:hAnsi="Times New Roman"/>
              <w:i/>
              <w:sz w:val="20"/>
              <w:szCs w:val="20"/>
            </w:rPr>
          </w:rPrChange>
        </w:rPr>
      </w:pPr>
      <w:r w:rsidRPr="009F0F5D">
        <w:rPr>
          <w:rFonts w:ascii="Times New Roman" w:eastAsia="Times New Roman" w:hAnsi="Times New Roman"/>
          <w:sz w:val="20"/>
          <w:szCs w:val="20"/>
          <w:rPrChange w:id="172" w:author="Sousa" w:date="2019-08-04T19:07:00Z">
            <w:rPr>
              <w:rFonts w:ascii="Times New Roman" w:eastAsia="Times New Roman" w:hAnsi="Times New Roman"/>
              <w:i/>
              <w:sz w:val="20"/>
              <w:szCs w:val="20"/>
            </w:rPr>
          </w:rPrChange>
        </w:rPr>
        <w:t>"</w:t>
      </w:r>
      <w:r w:rsidR="0024302D" w:rsidRPr="009F0F5D">
        <w:rPr>
          <w:rFonts w:ascii="Times New Roman" w:eastAsia="Times New Roman" w:hAnsi="Times New Roman"/>
          <w:sz w:val="20"/>
          <w:szCs w:val="20"/>
          <w:rPrChange w:id="173" w:author="Sousa" w:date="2019-08-04T19:07:00Z">
            <w:rPr>
              <w:rFonts w:ascii="Times New Roman" w:eastAsia="Times New Roman" w:hAnsi="Times New Roman"/>
              <w:i/>
              <w:sz w:val="20"/>
              <w:szCs w:val="20"/>
            </w:rPr>
          </w:rPrChange>
        </w:rPr>
        <w:t xml:space="preserve">a </w:t>
      </w:r>
      <w:r w:rsidR="00C13FBF" w:rsidRPr="009F0F5D">
        <w:rPr>
          <w:rFonts w:ascii="Times New Roman" w:eastAsia="Times New Roman" w:hAnsi="Times New Roman"/>
          <w:sz w:val="20"/>
          <w:szCs w:val="20"/>
          <w:rPrChange w:id="174" w:author="Sousa" w:date="2019-08-04T19:07:00Z">
            <w:rPr>
              <w:rFonts w:ascii="Times New Roman" w:eastAsia="Times New Roman" w:hAnsi="Times New Roman"/>
              <w:i/>
              <w:sz w:val="20"/>
              <w:szCs w:val="20"/>
            </w:rPr>
          </w:rPrChange>
        </w:rPr>
        <w:t>educação inclusiva refere-se a uma vasta gama de estratégias, actividades e processos que visam tornar uma realidade os direitos universais para a qualidade, e uma educação relevante e adequada. Reconhece que a aprendizagem começa no nascimento e continua ao longo da vida, e inclui a aprendizagem em casa, a comunidade, em situações formais, informais e não formais.</w:t>
      </w:r>
      <w:r w:rsidRPr="009F0F5D">
        <w:rPr>
          <w:rFonts w:ascii="Times New Roman" w:eastAsia="Times New Roman" w:hAnsi="Times New Roman"/>
          <w:sz w:val="20"/>
          <w:szCs w:val="20"/>
          <w:rPrChange w:id="175" w:author="Sousa" w:date="2019-08-04T19:07:00Z">
            <w:rPr>
              <w:rFonts w:ascii="Times New Roman" w:eastAsia="Times New Roman" w:hAnsi="Times New Roman"/>
              <w:i/>
              <w:sz w:val="20"/>
              <w:szCs w:val="20"/>
            </w:rPr>
          </w:rPrChange>
        </w:rPr>
        <w:t xml:space="preserve"> </w:t>
      </w:r>
      <w:r w:rsidR="00C13FBF" w:rsidRPr="009F0F5D">
        <w:rPr>
          <w:rFonts w:ascii="Times New Roman" w:eastAsia="Times New Roman" w:hAnsi="Times New Roman"/>
          <w:sz w:val="20"/>
          <w:szCs w:val="20"/>
          <w:rPrChange w:id="176" w:author="Sousa" w:date="2019-08-04T19:07:00Z">
            <w:rPr>
              <w:rFonts w:ascii="Times New Roman" w:eastAsia="Times New Roman" w:hAnsi="Times New Roman"/>
              <w:i/>
              <w:sz w:val="20"/>
              <w:szCs w:val="20"/>
            </w:rPr>
          </w:rPrChange>
        </w:rPr>
        <w:t>Procura permitir que as comunidades, sistemas e estruturas em</w:t>
      </w:r>
      <w:r w:rsidR="000A1B9B" w:rsidRPr="009F0F5D">
        <w:rPr>
          <w:rFonts w:ascii="Times New Roman" w:eastAsia="Times New Roman" w:hAnsi="Times New Roman"/>
          <w:sz w:val="20"/>
          <w:szCs w:val="20"/>
          <w:rPrChange w:id="177" w:author="Sousa" w:date="2019-08-04T19:07:00Z">
            <w:rPr>
              <w:rFonts w:ascii="Times New Roman" w:eastAsia="Times New Roman" w:hAnsi="Times New Roman"/>
              <w:i/>
              <w:sz w:val="20"/>
              <w:szCs w:val="20"/>
            </w:rPr>
          </w:rPrChange>
        </w:rPr>
        <w:t xml:space="preserve"> </w:t>
      </w:r>
      <w:r w:rsidR="00C13FBF" w:rsidRPr="009F0F5D">
        <w:rPr>
          <w:rFonts w:ascii="Times New Roman" w:eastAsia="Times New Roman" w:hAnsi="Times New Roman"/>
          <w:sz w:val="20"/>
          <w:szCs w:val="20"/>
          <w:rPrChange w:id="178" w:author="Sousa" w:date="2019-08-04T19:07:00Z">
            <w:rPr>
              <w:rFonts w:ascii="Times New Roman" w:eastAsia="Times New Roman" w:hAnsi="Times New Roman"/>
              <w:i/>
              <w:sz w:val="20"/>
              <w:szCs w:val="20"/>
            </w:rPr>
          </w:rPrChange>
        </w:rPr>
        <w:t>todas as culturas e contextos combatam a discriminação, celebrem a diversidade, promovam a participação e superem as barreiras da aprendizagem e participação para todas as pessoas. Faz parte de uma estratégia mais vasta para a promoção do desenvolvimento inclusivo, com o objectivo de criar um mundo onde exista paz, tolerância, uso sustentável de recursos, justiça social, e onde as necessidades básicas e direitos para todos se encontram</w:t>
      </w:r>
      <w:r w:rsidRPr="009F0F5D">
        <w:rPr>
          <w:rFonts w:ascii="Times New Roman" w:eastAsia="Times New Roman" w:hAnsi="Times New Roman"/>
          <w:sz w:val="20"/>
          <w:szCs w:val="20"/>
          <w:rPrChange w:id="179" w:author="Sousa" w:date="2019-08-04T19:07:00Z">
            <w:rPr>
              <w:rFonts w:ascii="Times New Roman" w:eastAsia="Times New Roman" w:hAnsi="Times New Roman"/>
              <w:i/>
              <w:sz w:val="20"/>
              <w:szCs w:val="20"/>
            </w:rPr>
          </w:rPrChange>
        </w:rPr>
        <w:t>" (STUBBS, 2008, p.48)</w:t>
      </w:r>
      <w:r w:rsidR="00C13FBF" w:rsidRPr="009F0F5D">
        <w:rPr>
          <w:rFonts w:ascii="Times New Roman" w:eastAsia="Times New Roman" w:hAnsi="Times New Roman"/>
          <w:sz w:val="20"/>
          <w:szCs w:val="20"/>
          <w:rPrChange w:id="180" w:author="Sousa" w:date="2019-08-04T19:07:00Z">
            <w:rPr>
              <w:rFonts w:ascii="Times New Roman" w:eastAsia="Times New Roman" w:hAnsi="Times New Roman"/>
              <w:i/>
              <w:sz w:val="20"/>
              <w:szCs w:val="20"/>
            </w:rPr>
          </w:rPrChange>
        </w:rPr>
        <w:t>.</w:t>
      </w:r>
    </w:p>
    <w:p w14:paraId="3BE58634" w14:textId="7682A158" w:rsidR="00E632F9" w:rsidRPr="00A04F89" w:rsidRDefault="00CF7AB9" w:rsidP="00E632F9">
      <w:pPr>
        <w:spacing w:line="360" w:lineRule="auto"/>
        <w:jc w:val="both"/>
        <w:rPr>
          <w:rFonts w:ascii="Times New Roman" w:eastAsia="Times New Roman" w:hAnsi="Times New Roman"/>
          <w:sz w:val="24"/>
          <w:szCs w:val="24"/>
        </w:rPr>
      </w:pPr>
      <w:r w:rsidRPr="00276E99">
        <w:rPr>
          <w:rFonts w:ascii="Times New Roman" w:eastAsia="Times New Roman" w:hAnsi="Times New Roman"/>
          <w:sz w:val="24"/>
          <w:szCs w:val="24"/>
        </w:rPr>
        <w:t>De acordo com Mudender (2011, p. 18) a</w:t>
      </w:r>
      <w:r w:rsidR="00E632F9" w:rsidRPr="00A04F89">
        <w:rPr>
          <w:rFonts w:ascii="Times New Roman" w:eastAsia="Times New Roman" w:hAnsi="Times New Roman"/>
          <w:sz w:val="24"/>
          <w:szCs w:val="24"/>
        </w:rPr>
        <w:t xml:space="preserve"> actualidade, a prática da educação especial é confrontada com a problemática da inclusão. A Educação Inclusiva é como que, um processo contínuo de melhoria da pratica escolar, com a finalidade de utilização de todos os recursos disponíveis, sobretudo o capital humano, de modo a promover a participação e a aprendizagem de todos os alunos. O principio orientador da educação inclusiva baseia-se na ideia de que:</w:t>
      </w:r>
    </w:p>
    <w:p w14:paraId="6F5A4C0F" w14:textId="23FA17FF" w:rsidR="00E632F9" w:rsidRPr="00A04F89" w:rsidRDefault="00E632F9" w:rsidP="001B53FB">
      <w:pPr>
        <w:pStyle w:val="PargrafodaLista"/>
        <w:numPr>
          <w:ilvl w:val="0"/>
          <w:numId w:val="16"/>
        </w:numPr>
        <w:spacing w:line="360" w:lineRule="auto"/>
        <w:jc w:val="both"/>
        <w:rPr>
          <w:rFonts w:ascii="Times New Roman" w:eastAsia="Times New Roman" w:hAnsi="Times New Roman"/>
          <w:sz w:val="24"/>
          <w:szCs w:val="24"/>
        </w:rPr>
      </w:pPr>
      <w:r w:rsidRPr="00A04F89">
        <w:rPr>
          <w:rFonts w:ascii="Times New Roman" w:eastAsia="Times New Roman" w:hAnsi="Times New Roman"/>
          <w:sz w:val="24"/>
          <w:szCs w:val="24"/>
        </w:rPr>
        <w:t>Todas as crianças, independentemente da sua condição, podem aprender;</w:t>
      </w:r>
    </w:p>
    <w:p w14:paraId="7CDDC080" w14:textId="29C8EDE6" w:rsidR="00E632F9" w:rsidRPr="00A04F89" w:rsidRDefault="00E632F9" w:rsidP="001B53FB">
      <w:pPr>
        <w:pStyle w:val="PargrafodaLista"/>
        <w:numPr>
          <w:ilvl w:val="0"/>
          <w:numId w:val="16"/>
        </w:numPr>
        <w:spacing w:line="360" w:lineRule="auto"/>
        <w:jc w:val="both"/>
        <w:rPr>
          <w:rFonts w:ascii="Times New Roman" w:eastAsia="Times New Roman" w:hAnsi="Times New Roman"/>
          <w:sz w:val="24"/>
          <w:szCs w:val="24"/>
        </w:rPr>
      </w:pPr>
      <w:r w:rsidRPr="00A04F89">
        <w:rPr>
          <w:rFonts w:ascii="Times New Roman" w:eastAsia="Times New Roman" w:hAnsi="Times New Roman"/>
          <w:sz w:val="24"/>
          <w:szCs w:val="24"/>
        </w:rPr>
        <w:lastRenderedPageBreak/>
        <w:t>No processo de ensino-aprendizagem é preciso reconhecer e respeitar as diferenças (idade, sexo, língua, etnia, impedimento, estado de saúde, classe social, etc.);</w:t>
      </w:r>
    </w:p>
    <w:p w14:paraId="622EEF26" w14:textId="44F42A9D" w:rsidR="00E632F9" w:rsidRPr="00A04F89" w:rsidRDefault="00E632F9" w:rsidP="001B53FB">
      <w:pPr>
        <w:pStyle w:val="PargrafodaLista"/>
        <w:numPr>
          <w:ilvl w:val="0"/>
          <w:numId w:val="16"/>
        </w:numPr>
        <w:spacing w:line="360" w:lineRule="auto"/>
        <w:jc w:val="both"/>
        <w:rPr>
          <w:rFonts w:ascii="Times New Roman" w:eastAsia="Times New Roman" w:hAnsi="Times New Roman"/>
          <w:sz w:val="24"/>
          <w:szCs w:val="24"/>
        </w:rPr>
      </w:pPr>
      <w:r w:rsidRPr="00A04F89">
        <w:rPr>
          <w:rFonts w:ascii="Times New Roman" w:eastAsia="Times New Roman" w:hAnsi="Times New Roman"/>
          <w:sz w:val="24"/>
          <w:szCs w:val="24"/>
        </w:rPr>
        <w:t>A necessidade de oferecer procedimentos metodológicos de ensino que atendam as necessidades de todas as crianças;</w:t>
      </w:r>
    </w:p>
    <w:p w14:paraId="3CB0E071" w14:textId="338AF579" w:rsidR="00421BE5" w:rsidRPr="00A04F89" w:rsidRDefault="00E632F9" w:rsidP="001B53FB">
      <w:pPr>
        <w:pStyle w:val="PargrafodaLista"/>
        <w:numPr>
          <w:ilvl w:val="0"/>
          <w:numId w:val="16"/>
        </w:numPr>
        <w:spacing w:line="360" w:lineRule="auto"/>
        <w:jc w:val="both"/>
        <w:rPr>
          <w:rFonts w:ascii="Times New Roman" w:eastAsia="Times New Roman" w:hAnsi="Times New Roman"/>
          <w:sz w:val="24"/>
          <w:szCs w:val="24"/>
        </w:rPr>
      </w:pPr>
      <w:r w:rsidRPr="00A04F89">
        <w:rPr>
          <w:rFonts w:ascii="Times New Roman" w:eastAsia="Times New Roman" w:hAnsi="Times New Roman"/>
          <w:sz w:val="24"/>
          <w:szCs w:val="24"/>
        </w:rPr>
        <w:t>É uma estratégia de ensino, abrangente, em constante evolução e que promove uma sociedade inclusiva.</w:t>
      </w:r>
    </w:p>
    <w:p w14:paraId="7A594EF8" w14:textId="14E3AC0B" w:rsidR="000E1BDC" w:rsidRPr="00A04F89" w:rsidRDefault="000E1BDC" w:rsidP="00FB283E">
      <w:pPr>
        <w:spacing w:line="360" w:lineRule="auto"/>
        <w:jc w:val="both"/>
        <w:rPr>
          <w:rFonts w:ascii="Times New Roman" w:eastAsia="Times New Roman" w:hAnsi="Times New Roman"/>
          <w:sz w:val="24"/>
          <w:szCs w:val="24"/>
        </w:rPr>
      </w:pPr>
      <w:r w:rsidRPr="00A04F89">
        <w:rPr>
          <w:rFonts w:ascii="Times New Roman" w:eastAsia="Times New Roman" w:hAnsi="Times New Roman"/>
          <w:sz w:val="24"/>
          <w:szCs w:val="24"/>
        </w:rPr>
        <w:t xml:space="preserve">De facto, é necessário termos uma sociedade inclusiva. Uma sociedade em que as diferenças, o impedimento, as especificidades individuais não sejam um motivo de exclusão, discriminação, estigmatização ou marginalização. A educação inclusiva, deste modo, é uma estratégia não discriminatória </w:t>
      </w:r>
      <w:r w:rsidR="00090A8B" w:rsidRPr="00A04F89">
        <w:rPr>
          <w:rFonts w:ascii="Times New Roman" w:eastAsia="Times New Roman" w:hAnsi="Times New Roman"/>
          <w:sz w:val="24"/>
          <w:szCs w:val="24"/>
        </w:rPr>
        <w:t>e,</w:t>
      </w:r>
      <w:r w:rsidRPr="00A04F89">
        <w:rPr>
          <w:rFonts w:ascii="Times New Roman" w:eastAsia="Times New Roman" w:hAnsi="Times New Roman"/>
          <w:sz w:val="24"/>
          <w:szCs w:val="24"/>
        </w:rPr>
        <w:t xml:space="preserve"> portanto, extremamente importante, quando se trata de lidar-se com estudantes com necessidades especiais de educação na medida em que estes, carecem de um atendimento e acompanhamento especial que, não só atenda as suas especificidades, mas também </w:t>
      </w:r>
      <w:r w:rsidR="00915CFA" w:rsidRPr="00A04F89">
        <w:rPr>
          <w:rFonts w:ascii="Times New Roman" w:eastAsia="Times New Roman" w:hAnsi="Times New Roman"/>
          <w:sz w:val="24"/>
          <w:szCs w:val="24"/>
        </w:rPr>
        <w:t>permite-lhes</w:t>
      </w:r>
      <w:r w:rsidRPr="00A04F89">
        <w:rPr>
          <w:rFonts w:ascii="Times New Roman" w:eastAsia="Times New Roman" w:hAnsi="Times New Roman"/>
          <w:sz w:val="24"/>
          <w:szCs w:val="24"/>
        </w:rPr>
        <w:t xml:space="preserve"> ter acesso a educação com outras crianças. Entretanto, ensino inclusivo não deve ser confundido com educação especial, que por sinal, apresenta-se numa variedade de formas, nomeadamente, escolas espe</w:t>
      </w:r>
      <w:r w:rsidR="00540875" w:rsidRPr="00A04F89">
        <w:rPr>
          <w:rFonts w:ascii="Times New Roman" w:eastAsia="Times New Roman" w:hAnsi="Times New Roman"/>
          <w:sz w:val="24"/>
          <w:szCs w:val="24"/>
        </w:rPr>
        <w:t>ciais, apoio especializado, etc (ibidem, p.18).</w:t>
      </w:r>
    </w:p>
    <w:p w14:paraId="38E1B1FB" w14:textId="76184605" w:rsidR="00FB283E" w:rsidRPr="00A04F89" w:rsidRDefault="00FB283E" w:rsidP="00FB283E">
      <w:pPr>
        <w:spacing w:line="360" w:lineRule="auto"/>
        <w:jc w:val="both"/>
        <w:rPr>
          <w:rFonts w:ascii="Times New Roman" w:eastAsia="Times New Roman" w:hAnsi="Times New Roman"/>
          <w:sz w:val="24"/>
          <w:szCs w:val="24"/>
        </w:rPr>
      </w:pPr>
      <w:r w:rsidRPr="00A04F89">
        <w:rPr>
          <w:rFonts w:ascii="Times New Roman" w:eastAsia="Times New Roman" w:hAnsi="Times New Roman"/>
          <w:sz w:val="24"/>
          <w:szCs w:val="24"/>
        </w:rPr>
        <w:t xml:space="preserve">A educação inclusiva é um processo em que se amplia a participação de todos os estudantes nos estabelecimentos de ensino regular. Trata-se de uma reestruturação da cultura, da prática e das políticas vivificadas nas escolas de modo que estas respondam à diversidade </w:t>
      </w:r>
      <w:r w:rsidR="00433C0C" w:rsidRPr="00A04F89">
        <w:rPr>
          <w:rFonts w:ascii="Times New Roman" w:eastAsia="Times New Roman" w:hAnsi="Times New Roman"/>
          <w:sz w:val="24"/>
          <w:szCs w:val="24"/>
        </w:rPr>
        <w:t>de alunos. É uma abordagem human</w:t>
      </w:r>
      <w:r w:rsidRPr="00A04F89">
        <w:rPr>
          <w:rFonts w:ascii="Times New Roman" w:eastAsia="Times New Roman" w:hAnsi="Times New Roman"/>
          <w:sz w:val="24"/>
          <w:szCs w:val="24"/>
        </w:rPr>
        <w:t>ística, democrática, que percebe o sujeito e suas singularidades, tendo como objectivos o crescimento, a satisfação pessoal e a inserção social de todos</w:t>
      </w:r>
      <w:r w:rsidR="00540875" w:rsidRPr="00A04F89">
        <w:rPr>
          <w:rFonts w:ascii="Times New Roman" w:eastAsia="Times New Roman" w:hAnsi="Times New Roman"/>
          <w:sz w:val="24"/>
          <w:szCs w:val="24"/>
        </w:rPr>
        <w:t xml:space="preserve"> (ibidem, p</w:t>
      </w:r>
      <w:r w:rsidRPr="00A04F89">
        <w:rPr>
          <w:rFonts w:ascii="Times New Roman" w:eastAsia="Times New Roman" w:hAnsi="Times New Roman"/>
          <w:sz w:val="24"/>
          <w:szCs w:val="24"/>
        </w:rPr>
        <w:t>.</w:t>
      </w:r>
      <w:r w:rsidR="00540875" w:rsidRPr="00A04F89">
        <w:rPr>
          <w:rFonts w:ascii="Times New Roman" w:eastAsia="Times New Roman" w:hAnsi="Times New Roman"/>
          <w:sz w:val="24"/>
          <w:szCs w:val="24"/>
        </w:rPr>
        <w:t>19).</w:t>
      </w:r>
    </w:p>
    <w:p w14:paraId="58B845C5" w14:textId="4B9B0F4C" w:rsidR="00045A41" w:rsidRPr="00A04F89" w:rsidRDefault="00045A41" w:rsidP="00045A41">
      <w:pPr>
        <w:spacing w:line="360" w:lineRule="auto"/>
        <w:jc w:val="both"/>
        <w:rPr>
          <w:rFonts w:ascii="Times New Roman" w:eastAsia="Times New Roman" w:hAnsi="Times New Roman"/>
          <w:sz w:val="24"/>
          <w:szCs w:val="24"/>
        </w:rPr>
      </w:pPr>
      <w:r w:rsidRPr="00A04F89">
        <w:rPr>
          <w:rFonts w:ascii="Times New Roman" w:eastAsia="Times New Roman" w:hAnsi="Times New Roman"/>
          <w:sz w:val="24"/>
          <w:szCs w:val="24"/>
        </w:rPr>
        <w:t>O ensino especial é caracterizado, em termos de sua essência e origem</w:t>
      </w:r>
      <w:r w:rsidR="003B55E3">
        <w:rPr>
          <w:rFonts w:ascii="Times New Roman" w:eastAsia="Times New Roman" w:hAnsi="Times New Roman"/>
          <w:sz w:val="24"/>
          <w:szCs w:val="24"/>
        </w:rPr>
        <w:t xml:space="preserve"> como</w:t>
      </w:r>
      <w:r w:rsidRPr="00A04F89">
        <w:rPr>
          <w:rFonts w:ascii="Times New Roman" w:eastAsia="Times New Roman" w:hAnsi="Times New Roman"/>
          <w:sz w:val="24"/>
          <w:szCs w:val="24"/>
        </w:rPr>
        <w:t xml:space="preserve"> um sistema educativo </w:t>
      </w:r>
      <w:r w:rsidR="00540875" w:rsidRPr="00A04F89">
        <w:rPr>
          <w:rFonts w:ascii="Times New Roman" w:eastAsia="Times New Roman" w:hAnsi="Times New Roman"/>
          <w:sz w:val="24"/>
          <w:szCs w:val="24"/>
        </w:rPr>
        <w:t>dos alunos com impedimentos ou "</w:t>
      </w:r>
      <w:r w:rsidRPr="00A04F89">
        <w:rPr>
          <w:rFonts w:ascii="Times New Roman" w:eastAsia="Times New Roman" w:hAnsi="Times New Roman"/>
          <w:sz w:val="24"/>
          <w:szCs w:val="24"/>
        </w:rPr>
        <w:t>def</w:t>
      </w:r>
      <w:r w:rsidR="00540875" w:rsidRPr="00A04F89">
        <w:rPr>
          <w:rFonts w:ascii="Times New Roman" w:eastAsia="Times New Roman" w:hAnsi="Times New Roman"/>
          <w:sz w:val="24"/>
          <w:szCs w:val="24"/>
        </w:rPr>
        <w:t>iciências"</w:t>
      </w:r>
      <w:r w:rsidRPr="00A04F89">
        <w:rPr>
          <w:rFonts w:ascii="Times New Roman" w:eastAsia="Times New Roman" w:hAnsi="Times New Roman"/>
          <w:sz w:val="24"/>
          <w:szCs w:val="24"/>
        </w:rPr>
        <w:t>, fora, portanto, do ensino regular. Esta pratica, baseia-se no fundamento de que as necessidade</w:t>
      </w:r>
      <w:r w:rsidR="003B55E3">
        <w:rPr>
          <w:rFonts w:ascii="Times New Roman" w:eastAsia="Times New Roman" w:hAnsi="Times New Roman"/>
          <w:sz w:val="24"/>
          <w:szCs w:val="24"/>
        </w:rPr>
        <w:t>s das crianças com "deficiência"</w:t>
      </w:r>
      <w:r w:rsidRPr="00A04F89">
        <w:rPr>
          <w:rFonts w:ascii="Times New Roman" w:eastAsia="Times New Roman" w:hAnsi="Times New Roman"/>
          <w:sz w:val="24"/>
          <w:szCs w:val="24"/>
        </w:rPr>
        <w:t xml:space="preserve"> não podem ser supridas nas escolas regulares. O ensino </w:t>
      </w:r>
      <w:r w:rsidR="003B55E3">
        <w:rPr>
          <w:rFonts w:ascii="Times New Roman" w:eastAsia="Times New Roman" w:hAnsi="Times New Roman"/>
          <w:sz w:val="24"/>
          <w:szCs w:val="24"/>
        </w:rPr>
        <w:t>especial existe</w:t>
      </w:r>
      <w:r w:rsidRPr="00A04F89">
        <w:rPr>
          <w:rFonts w:ascii="Times New Roman" w:eastAsia="Times New Roman" w:hAnsi="Times New Roman"/>
          <w:sz w:val="24"/>
          <w:szCs w:val="24"/>
        </w:rPr>
        <w:t xml:space="preserve"> em forma escolas especiais, internatos ou mesmo em forma de pequenas unidades ligadas </w:t>
      </w:r>
      <w:r w:rsidR="009B0B1A" w:rsidRPr="00A04F89">
        <w:rPr>
          <w:rFonts w:ascii="Times New Roman" w:eastAsia="Times New Roman" w:hAnsi="Times New Roman"/>
          <w:sz w:val="24"/>
          <w:szCs w:val="24"/>
        </w:rPr>
        <w:t>às</w:t>
      </w:r>
      <w:r w:rsidRPr="00A04F89">
        <w:rPr>
          <w:rFonts w:ascii="Times New Roman" w:eastAsia="Times New Roman" w:hAnsi="Times New Roman"/>
          <w:sz w:val="24"/>
          <w:szCs w:val="24"/>
        </w:rPr>
        <w:t xml:space="preserve"> escolas do ensino regular</w:t>
      </w:r>
      <w:r w:rsidR="00F40081" w:rsidRPr="00A04F89">
        <w:rPr>
          <w:rFonts w:ascii="Times New Roman" w:eastAsia="Times New Roman" w:hAnsi="Times New Roman"/>
          <w:sz w:val="24"/>
          <w:szCs w:val="24"/>
        </w:rPr>
        <w:t xml:space="preserve"> (ibidem, p</w:t>
      </w:r>
      <w:r w:rsidRPr="00A04F89">
        <w:rPr>
          <w:rFonts w:ascii="Times New Roman" w:eastAsia="Times New Roman" w:hAnsi="Times New Roman"/>
          <w:sz w:val="24"/>
          <w:szCs w:val="24"/>
        </w:rPr>
        <w:t>.</w:t>
      </w:r>
      <w:r w:rsidR="00F40081" w:rsidRPr="00A04F89">
        <w:rPr>
          <w:rFonts w:ascii="Times New Roman" w:eastAsia="Times New Roman" w:hAnsi="Times New Roman"/>
          <w:sz w:val="24"/>
          <w:szCs w:val="24"/>
        </w:rPr>
        <w:t>19).</w:t>
      </w:r>
    </w:p>
    <w:p w14:paraId="33949848" w14:textId="709C1789" w:rsidR="002F16E3" w:rsidRPr="00A04F89" w:rsidRDefault="007C1F9A" w:rsidP="007C1F9A">
      <w:pPr>
        <w:spacing w:line="360" w:lineRule="auto"/>
        <w:jc w:val="both"/>
        <w:rPr>
          <w:rFonts w:ascii="Times New Roman" w:eastAsia="Times New Roman" w:hAnsi="Times New Roman"/>
          <w:sz w:val="24"/>
          <w:szCs w:val="24"/>
        </w:rPr>
      </w:pPr>
      <w:r w:rsidRPr="00A04F89">
        <w:rPr>
          <w:rFonts w:ascii="Times New Roman" w:hAnsi="Times New Roman"/>
          <w:sz w:val="24"/>
          <w:szCs w:val="24"/>
        </w:rPr>
        <w:t xml:space="preserve">O princípio fundamental da escola inclusiva, segundo a (UNESCO, </w:t>
      </w:r>
      <w:r w:rsidRPr="00A04F89">
        <w:rPr>
          <w:rFonts w:ascii="Times New Roman" w:hAnsi="Times New Roman"/>
          <w:sz w:val="24"/>
          <w:szCs w:val="24"/>
          <w:rPrChange w:id="181" w:author="Sousa" w:date="2019-08-04T19:07:00Z">
            <w:rPr>
              <w:rFonts w:ascii="Times New Roman" w:hAnsi="Times New Roman"/>
              <w:sz w:val="23"/>
              <w:szCs w:val="23"/>
            </w:rPr>
          </w:rPrChange>
        </w:rPr>
        <w:t>1994</w:t>
      </w:r>
      <w:r w:rsidR="00C667A7" w:rsidRPr="00A04F89">
        <w:rPr>
          <w:rFonts w:ascii="Times New Roman" w:hAnsi="Times New Roman"/>
          <w:sz w:val="24"/>
          <w:szCs w:val="24"/>
          <w:rPrChange w:id="182" w:author="Sousa" w:date="2019-08-04T19:07:00Z">
            <w:rPr>
              <w:rFonts w:ascii="Times New Roman" w:hAnsi="Times New Roman"/>
              <w:sz w:val="23"/>
              <w:szCs w:val="23"/>
            </w:rPr>
          </w:rPrChange>
        </w:rPr>
        <w:t>, p. 11,12)</w:t>
      </w:r>
      <w:r w:rsidR="00C667A7" w:rsidRPr="00276E99">
        <w:rPr>
          <w:rFonts w:ascii="Times New Roman" w:hAnsi="Times New Roman"/>
          <w:i/>
          <w:iCs/>
          <w:sz w:val="24"/>
          <w:szCs w:val="24"/>
        </w:rPr>
        <w:t xml:space="preserve"> </w:t>
      </w:r>
      <w:r w:rsidR="00C667A7" w:rsidRPr="00A04F89">
        <w:rPr>
          <w:rFonts w:ascii="Times New Roman" w:hAnsi="Times New Roman"/>
          <w:i/>
          <w:iCs/>
          <w:sz w:val="24"/>
          <w:szCs w:val="24"/>
          <w:rPrChange w:id="183" w:author="Sousa" w:date="2019-08-04T19:07:00Z">
            <w:rPr>
              <w:rFonts w:ascii="Times New Roman" w:hAnsi="Times New Roman"/>
              <w:i/>
              <w:iCs/>
            </w:rPr>
          </w:rPrChange>
        </w:rPr>
        <w:t>“</w:t>
      </w:r>
      <w:r w:rsidRPr="00A04F89">
        <w:rPr>
          <w:rFonts w:ascii="Times New Roman" w:hAnsi="Times New Roman"/>
          <w:i/>
          <w:iCs/>
          <w:sz w:val="24"/>
          <w:szCs w:val="24"/>
          <w:rPrChange w:id="184" w:author="Sousa" w:date="2019-08-04T19:07:00Z">
            <w:rPr>
              <w:rFonts w:ascii="Times New Roman" w:hAnsi="Times New Roman"/>
              <w:i/>
              <w:iCs/>
            </w:rPr>
          </w:rPrChange>
        </w:rPr>
        <w:t xml:space="preserve">consiste em todos os alunos aprenderem juntos, sempre que possível, </w:t>
      </w:r>
      <w:r w:rsidRPr="00A04F89">
        <w:rPr>
          <w:rFonts w:ascii="Times New Roman" w:hAnsi="Times New Roman"/>
          <w:i/>
          <w:iCs/>
          <w:sz w:val="24"/>
          <w:szCs w:val="24"/>
          <w:rPrChange w:id="185" w:author="Sousa" w:date="2019-08-04T19:07:00Z">
            <w:rPr>
              <w:rFonts w:ascii="Times New Roman" w:hAnsi="Times New Roman"/>
              <w:i/>
              <w:iCs/>
            </w:rPr>
          </w:rPrChange>
        </w:rPr>
        <w:lastRenderedPageBreak/>
        <w:t>independentemente das dificuldades e das diferenças que apresentem. Estas escolas devem reconhecer e satisfazer as necessidades diversas dos seus alunos, adaptando-se aos vários estilos e ritmos de aprendizagem, de modo a garantir um bom nível de educação para todos, através de currículos adequados, de uma boa organização escolar, de estratégias pedagógicas, de utilização de recursos e de uma cooperação com as respectivas comunidades”</w:t>
      </w:r>
      <w:r w:rsidR="006433FE" w:rsidRPr="00A04F89">
        <w:rPr>
          <w:rFonts w:ascii="Times New Roman" w:hAnsi="Times New Roman"/>
          <w:i/>
          <w:iCs/>
          <w:sz w:val="24"/>
          <w:szCs w:val="24"/>
          <w:rPrChange w:id="186" w:author="Sousa" w:date="2019-08-04T19:07:00Z">
            <w:rPr>
              <w:rFonts w:ascii="Times New Roman" w:hAnsi="Times New Roman"/>
              <w:i/>
              <w:iCs/>
            </w:rPr>
          </w:rPrChange>
        </w:rPr>
        <w:t>.</w:t>
      </w:r>
      <w:r w:rsidRPr="00276E99">
        <w:rPr>
          <w:rFonts w:ascii="Times New Roman" w:hAnsi="Times New Roman"/>
          <w:i/>
          <w:iCs/>
          <w:sz w:val="24"/>
          <w:szCs w:val="24"/>
        </w:rPr>
        <w:t xml:space="preserve"> </w:t>
      </w:r>
    </w:p>
    <w:p w14:paraId="66A2D6D3" w14:textId="77777777" w:rsidR="007C1F9A" w:rsidRPr="00A04F89" w:rsidRDefault="007C1F9A" w:rsidP="00A000FD">
      <w:pPr>
        <w:pStyle w:val="Default"/>
        <w:spacing w:line="360" w:lineRule="auto"/>
        <w:jc w:val="both"/>
        <w:rPr>
          <w:color w:val="auto"/>
          <w:lang w:val="pt-PT"/>
        </w:rPr>
      </w:pPr>
      <w:r w:rsidRPr="00A04F89">
        <w:rPr>
          <w:color w:val="auto"/>
          <w:lang w:val="pt-PT"/>
        </w:rPr>
        <w:t>Por conseguinte, o conceito de escola inclusiva vem reforç</w:t>
      </w:r>
      <w:r w:rsidR="006433FE" w:rsidRPr="00A04F89">
        <w:rPr>
          <w:color w:val="auto"/>
          <w:lang w:val="pt-PT"/>
        </w:rPr>
        <w:t xml:space="preserve">ar o direito de todos os alunos </w:t>
      </w:r>
      <w:r w:rsidRPr="00A04F89">
        <w:rPr>
          <w:color w:val="auto"/>
          <w:lang w:val="pt-PT"/>
        </w:rPr>
        <w:t>frequentarem o mesmo tipo de ensino, preconizando que</w:t>
      </w:r>
      <w:r w:rsidR="006433FE" w:rsidRPr="00A04F89">
        <w:rPr>
          <w:color w:val="auto"/>
          <w:lang w:val="pt-PT"/>
        </w:rPr>
        <w:t xml:space="preserve"> os objectivos educacionais e o </w:t>
      </w:r>
      <w:r w:rsidRPr="00A04F89">
        <w:rPr>
          <w:color w:val="auto"/>
          <w:lang w:val="pt-PT"/>
        </w:rPr>
        <w:t>plano de estudos são os mesmos para todos, independentemente das diferenças indiv</w:t>
      </w:r>
      <w:r w:rsidR="006433FE" w:rsidRPr="00A04F89">
        <w:rPr>
          <w:color w:val="auto"/>
          <w:lang w:val="pt-PT"/>
        </w:rPr>
        <w:t xml:space="preserve">iduais </w:t>
      </w:r>
      <w:r w:rsidRPr="00A04F89">
        <w:rPr>
          <w:color w:val="auto"/>
          <w:lang w:val="pt-PT"/>
        </w:rPr>
        <w:t xml:space="preserve">que possam surgir. </w:t>
      </w:r>
    </w:p>
    <w:p w14:paraId="1018403C" w14:textId="77777777" w:rsidR="006433FE" w:rsidRPr="00A04F89" w:rsidRDefault="006433FE" w:rsidP="00A000FD">
      <w:pPr>
        <w:pStyle w:val="Default"/>
        <w:spacing w:line="360" w:lineRule="auto"/>
        <w:rPr>
          <w:color w:val="auto"/>
          <w:lang w:val="pt-PT"/>
        </w:rPr>
      </w:pPr>
    </w:p>
    <w:p w14:paraId="0D6500A3" w14:textId="414F24DA" w:rsidR="00521294" w:rsidRPr="00A04F89" w:rsidRDefault="007C1F9A" w:rsidP="00A000FD">
      <w:pPr>
        <w:pStyle w:val="Default"/>
        <w:spacing w:line="360" w:lineRule="auto"/>
        <w:rPr>
          <w:color w:val="auto"/>
          <w:lang w:val="pt-PT"/>
        </w:rPr>
      </w:pPr>
      <w:r w:rsidRPr="00A04F89">
        <w:rPr>
          <w:color w:val="auto"/>
          <w:lang w:val="pt-PT"/>
        </w:rPr>
        <w:t>Para César (2003</w:t>
      </w:r>
      <w:r w:rsidR="006433FE" w:rsidRPr="00A04F89">
        <w:rPr>
          <w:color w:val="auto"/>
          <w:lang w:val="pt-PT"/>
        </w:rPr>
        <w:t>, p. 119</w:t>
      </w:r>
      <w:r w:rsidRPr="00A04F89">
        <w:rPr>
          <w:color w:val="auto"/>
          <w:lang w:val="pt-PT"/>
        </w:rPr>
        <w:t>), a</w:t>
      </w:r>
      <w:r w:rsidR="00521294" w:rsidRPr="00A04F89">
        <w:rPr>
          <w:color w:val="auto"/>
          <w:lang w:val="pt-PT"/>
        </w:rPr>
        <w:t>:</w:t>
      </w:r>
      <w:r w:rsidR="000A0CA1" w:rsidRPr="00A04F89">
        <w:rPr>
          <w:color w:val="auto"/>
          <w:lang w:val="pt-PT"/>
        </w:rPr>
        <w:t xml:space="preserve"> </w:t>
      </w:r>
    </w:p>
    <w:p w14:paraId="76D62196" w14:textId="77777777" w:rsidR="007C1F9A" w:rsidRPr="00A04F89" w:rsidRDefault="007C1F9A" w:rsidP="00521294">
      <w:pPr>
        <w:pStyle w:val="Default"/>
        <w:ind w:left="2832"/>
        <w:jc w:val="both"/>
        <w:rPr>
          <w:color w:val="auto"/>
          <w:lang w:val="pt-PT"/>
          <w:rPrChange w:id="187" w:author="Sousa" w:date="2019-08-04T19:07:00Z">
            <w:rPr>
              <w:color w:val="auto"/>
              <w:sz w:val="23"/>
              <w:szCs w:val="23"/>
              <w:lang w:val="pt-PT"/>
            </w:rPr>
          </w:rPrChange>
        </w:rPr>
      </w:pPr>
      <w:r w:rsidRPr="00A04F89">
        <w:rPr>
          <w:i/>
          <w:iCs/>
          <w:color w:val="auto"/>
          <w:lang w:val="pt-PT"/>
          <w:rPrChange w:id="188" w:author="Sousa" w:date="2019-08-04T19:07:00Z">
            <w:rPr>
              <w:rFonts w:ascii="Calibri" w:eastAsia="Calibri" w:hAnsi="Calibri"/>
              <w:i/>
              <w:iCs/>
              <w:color w:val="auto"/>
              <w:sz w:val="20"/>
              <w:szCs w:val="20"/>
              <w:lang w:val="pt-PT"/>
            </w:rPr>
          </w:rPrChange>
        </w:rPr>
        <w:t xml:space="preserve">“escola inclusiva é uma escola onde se celebra a diversidade, encarando-a como uma riqueza e não como algo a evitar, em que as complementaridades das características de cada um permitem avançar, em vez de serem vistas como ameaçadoras, como um perigo que põe em risco a nossa própria integridade, apenas porque ela é culturalmente diversa da do outro, </w:t>
      </w:r>
      <w:r w:rsidR="00521294" w:rsidRPr="00A04F89">
        <w:rPr>
          <w:i/>
          <w:iCs/>
          <w:color w:val="auto"/>
          <w:lang w:val="pt-PT"/>
          <w:rPrChange w:id="189" w:author="Sousa" w:date="2019-08-04T19:07:00Z">
            <w:rPr>
              <w:rFonts w:ascii="Calibri" w:eastAsia="Calibri" w:hAnsi="Calibri"/>
              <w:i/>
              <w:iCs/>
              <w:color w:val="auto"/>
              <w:sz w:val="20"/>
              <w:szCs w:val="20"/>
              <w:lang w:val="pt-PT"/>
            </w:rPr>
          </w:rPrChange>
        </w:rPr>
        <w:t>que temos como parceiro social”</w:t>
      </w:r>
      <w:r w:rsidRPr="00A04F89">
        <w:rPr>
          <w:color w:val="auto"/>
          <w:lang w:val="pt-PT"/>
          <w:rPrChange w:id="190" w:author="Sousa" w:date="2019-08-04T19:07:00Z">
            <w:rPr>
              <w:rFonts w:ascii="Calibri" w:eastAsia="Calibri" w:hAnsi="Calibri"/>
              <w:color w:val="auto"/>
              <w:sz w:val="23"/>
              <w:szCs w:val="23"/>
              <w:lang w:val="pt-PT"/>
            </w:rPr>
          </w:rPrChange>
        </w:rPr>
        <w:t xml:space="preserve">. </w:t>
      </w:r>
    </w:p>
    <w:p w14:paraId="0FD3766D" w14:textId="77777777" w:rsidR="00521294" w:rsidRPr="00A04F89" w:rsidRDefault="00521294" w:rsidP="00521294">
      <w:pPr>
        <w:pStyle w:val="Default"/>
        <w:ind w:left="2832"/>
        <w:jc w:val="both"/>
        <w:rPr>
          <w:color w:val="auto"/>
          <w:lang w:val="pt-PT"/>
          <w:rPrChange w:id="191" w:author="Sousa" w:date="2019-08-04T19:07:00Z">
            <w:rPr>
              <w:color w:val="auto"/>
              <w:sz w:val="23"/>
              <w:szCs w:val="23"/>
              <w:lang w:val="pt-PT"/>
            </w:rPr>
          </w:rPrChange>
        </w:rPr>
      </w:pPr>
    </w:p>
    <w:p w14:paraId="3E72DBAF" w14:textId="17AC92FC" w:rsidR="002F16E3" w:rsidRPr="00A04F89" w:rsidRDefault="000A0CA1" w:rsidP="000A0CA1">
      <w:pPr>
        <w:spacing w:line="360" w:lineRule="auto"/>
        <w:jc w:val="both"/>
        <w:rPr>
          <w:rFonts w:ascii="Times New Roman" w:hAnsi="Times New Roman"/>
          <w:sz w:val="24"/>
          <w:szCs w:val="24"/>
        </w:rPr>
      </w:pPr>
      <w:r w:rsidRPr="00276E99">
        <w:rPr>
          <w:rFonts w:ascii="Times New Roman" w:hAnsi="Times New Roman"/>
          <w:sz w:val="24"/>
          <w:szCs w:val="24"/>
        </w:rPr>
        <w:t xml:space="preserve">De acordo com Cardoso (2011, p.22), </w:t>
      </w:r>
      <w:r w:rsidR="007C1F9A" w:rsidRPr="00A04F89">
        <w:rPr>
          <w:rFonts w:ascii="Times New Roman" w:hAnsi="Times New Roman"/>
          <w:sz w:val="24"/>
          <w:szCs w:val="24"/>
        </w:rPr>
        <w:t>uma das ideias chave da escola inclusiva é que a escola deve estar aberta a todos os alunos, independentemente da sua condição física, intelectual ou social, do seu sexo, cor, etnia ou crença religiosa, o que coloca o foco na gestão da diferença, considerando a diferença como o ponto de partida para o trabalho a desenvolver.</w:t>
      </w:r>
    </w:p>
    <w:p w14:paraId="5762A93B" w14:textId="77777777" w:rsidR="00146C4C" w:rsidRPr="00A04F89" w:rsidRDefault="006B0418" w:rsidP="00A000FD">
      <w:pPr>
        <w:pStyle w:val="Default"/>
        <w:spacing w:line="360" w:lineRule="auto"/>
        <w:jc w:val="both"/>
        <w:rPr>
          <w:color w:val="auto"/>
          <w:lang w:val="pt-PT"/>
        </w:rPr>
      </w:pPr>
      <w:r w:rsidRPr="00A04F89">
        <w:rPr>
          <w:color w:val="auto"/>
          <w:lang w:val="pt-PT"/>
        </w:rPr>
        <w:t xml:space="preserve">Assim, uma verdadeira escola inclusiva terá de se adaptar ela mesma à nova realidade, abrindo-se a uma filosofia de respeito pela diferença. Parece evidente e bem explícito na Declaração de Salamanca (UNESCO, 1994), que é necessário que a escola tenha ou arranje recursos, técnicas e materiais, para que possa intervir de uma forma efectiva e especializada nos momentos em que as crianças necessitarem. </w:t>
      </w:r>
    </w:p>
    <w:p w14:paraId="7F032268" w14:textId="77777777" w:rsidR="0042669A" w:rsidRPr="00A04F89" w:rsidRDefault="0042669A" w:rsidP="0042669A">
      <w:pPr>
        <w:pStyle w:val="Default"/>
        <w:jc w:val="both"/>
        <w:rPr>
          <w:color w:val="auto"/>
          <w:lang w:val="pt-PT"/>
        </w:rPr>
      </w:pPr>
    </w:p>
    <w:p w14:paraId="364BF827" w14:textId="4C7E5B07" w:rsidR="006B0418" w:rsidRPr="00A04F89" w:rsidRDefault="006B0418" w:rsidP="00A000FD">
      <w:pPr>
        <w:spacing w:line="360" w:lineRule="auto"/>
        <w:jc w:val="both"/>
        <w:rPr>
          <w:rFonts w:ascii="Times New Roman" w:hAnsi="Times New Roman"/>
          <w:sz w:val="24"/>
          <w:szCs w:val="24"/>
        </w:rPr>
      </w:pPr>
      <w:r w:rsidRPr="00A04F89">
        <w:rPr>
          <w:rFonts w:ascii="Times New Roman" w:hAnsi="Times New Roman"/>
          <w:sz w:val="24"/>
          <w:szCs w:val="24"/>
        </w:rPr>
        <w:t xml:space="preserve">Assim, a preocupação com os diferentes níveis de desenvolvimento académico, </w:t>
      </w:r>
      <w:r w:rsidR="008820F1" w:rsidRPr="00A04F89">
        <w:rPr>
          <w:rFonts w:ascii="Times New Roman" w:hAnsi="Times New Roman"/>
          <w:sz w:val="24"/>
          <w:szCs w:val="24"/>
        </w:rPr>
        <w:t>sócio emocional</w:t>
      </w:r>
      <w:r w:rsidRPr="00A04F89">
        <w:rPr>
          <w:rFonts w:ascii="Times New Roman" w:hAnsi="Times New Roman"/>
          <w:sz w:val="24"/>
          <w:szCs w:val="24"/>
        </w:rPr>
        <w:t xml:space="preserve"> e pessoal do aluno e com o contexto de aprendizagem, implica a flexibilização da organização escolar, das estratégias de ensino, da gestão dos recursos e do currículo, </w:t>
      </w:r>
      <w:r w:rsidRPr="00A04F89">
        <w:rPr>
          <w:rFonts w:ascii="Times New Roman" w:hAnsi="Times New Roman"/>
          <w:sz w:val="24"/>
          <w:szCs w:val="24"/>
        </w:rPr>
        <w:lastRenderedPageBreak/>
        <w:t>bem como uma diferenciação pedagógica, de forma a proporcionar o desenvolvimento maximizado de todos, de acordo com as características pessoais e as necessidades individuais de cada um</w:t>
      </w:r>
      <w:r w:rsidR="003F6B5B" w:rsidRPr="00A04F89">
        <w:rPr>
          <w:rFonts w:ascii="Times New Roman" w:hAnsi="Times New Roman"/>
          <w:sz w:val="24"/>
          <w:szCs w:val="24"/>
        </w:rPr>
        <w:t xml:space="preserve"> (CARDOSO, op</w:t>
      </w:r>
      <w:r w:rsidRPr="00A04F89">
        <w:rPr>
          <w:rFonts w:ascii="Times New Roman" w:hAnsi="Times New Roman"/>
          <w:sz w:val="24"/>
          <w:szCs w:val="24"/>
        </w:rPr>
        <w:t>.</w:t>
      </w:r>
      <w:r w:rsidR="003F6B5B" w:rsidRPr="00A04F89">
        <w:rPr>
          <w:rFonts w:ascii="Times New Roman" w:hAnsi="Times New Roman"/>
          <w:sz w:val="24"/>
          <w:szCs w:val="24"/>
        </w:rPr>
        <w:t>cit.).</w:t>
      </w:r>
    </w:p>
    <w:p w14:paraId="1B7BBA20" w14:textId="65C00182" w:rsidR="006B0418" w:rsidRPr="00A04F89" w:rsidRDefault="006B0418" w:rsidP="00A000FD">
      <w:pPr>
        <w:pStyle w:val="Default"/>
        <w:spacing w:line="360" w:lineRule="auto"/>
        <w:jc w:val="both"/>
        <w:rPr>
          <w:rFonts w:eastAsiaTheme="minorHAnsi"/>
          <w:color w:val="auto"/>
          <w:lang w:val="pt-PT"/>
        </w:rPr>
      </w:pPr>
      <w:r w:rsidRPr="00A04F89">
        <w:rPr>
          <w:color w:val="auto"/>
          <w:lang w:val="pt-PT"/>
        </w:rPr>
        <w:t xml:space="preserve">Na escola inclusiva é importante que os alunos se sintam bem acolhidos e em segurança, para que se possam entregar à descoberta e participação nas vertentes cognitiva e social. Criar um ambiente seguro passa pelo reconhecimento, por parte do professor, do aluno enquanto pessoa, que possui um património sociocultural, os seus </w:t>
      </w:r>
      <w:r w:rsidRPr="00A04F89">
        <w:rPr>
          <w:rFonts w:eastAsiaTheme="minorHAnsi"/>
          <w:color w:val="auto"/>
          <w:lang w:val="pt-PT"/>
        </w:rPr>
        <w:t>interesses, necessidades, saberes, experiências e dificuldades. Este reconhecimento deve-se alargar ao grupo/turma, onde se evidencia a heterogeneidade e exige que não se ensine todos os alunos como se fossem um só, mas que se crie condições para um ensino individualizado (</w:t>
      </w:r>
      <w:r w:rsidR="00146C4C" w:rsidRPr="00A04F89">
        <w:rPr>
          <w:rFonts w:eastAsiaTheme="minorHAnsi"/>
          <w:color w:val="auto"/>
          <w:lang w:val="pt-PT"/>
        </w:rPr>
        <w:t>BENAVENTE</w:t>
      </w:r>
      <w:r w:rsidRPr="00A04F89">
        <w:rPr>
          <w:rFonts w:eastAsiaTheme="minorHAnsi"/>
          <w:color w:val="auto"/>
          <w:lang w:val="pt-PT"/>
        </w:rPr>
        <w:t xml:space="preserve">, 1994). </w:t>
      </w:r>
    </w:p>
    <w:p w14:paraId="74A01BD0" w14:textId="77777777" w:rsidR="00146C4C" w:rsidRPr="00A04F89" w:rsidRDefault="00146C4C" w:rsidP="002F1F2D">
      <w:pPr>
        <w:pStyle w:val="Default"/>
        <w:jc w:val="both"/>
        <w:rPr>
          <w:rFonts w:eastAsiaTheme="minorHAnsi"/>
          <w:color w:val="auto"/>
          <w:lang w:val="pt-PT"/>
        </w:rPr>
      </w:pPr>
    </w:p>
    <w:p w14:paraId="3D57F1A0" w14:textId="391CD6B3" w:rsidR="006B0418" w:rsidRPr="00A04F89" w:rsidRDefault="006B0418" w:rsidP="00A000FD">
      <w:pPr>
        <w:autoSpaceDE w:val="0"/>
        <w:autoSpaceDN w:val="0"/>
        <w:adjustRightInd w:val="0"/>
        <w:spacing w:after="0" w:line="360" w:lineRule="auto"/>
        <w:jc w:val="both"/>
        <w:rPr>
          <w:rFonts w:ascii="Times New Roman" w:eastAsiaTheme="minorHAnsi" w:hAnsi="Times New Roman"/>
          <w:sz w:val="24"/>
          <w:szCs w:val="24"/>
        </w:rPr>
      </w:pPr>
      <w:r w:rsidRPr="00A04F89">
        <w:rPr>
          <w:rFonts w:ascii="Times New Roman" w:eastAsiaTheme="minorHAnsi" w:hAnsi="Times New Roman"/>
          <w:sz w:val="24"/>
          <w:szCs w:val="24"/>
        </w:rPr>
        <w:t xml:space="preserve">Segundo Porter (1997), o primeiro passo a dar para uma inclusão efectiva, deve ser orientado no sentido de uma mudança da perspectiva do modelo tradicional, para o modelo inclusivo no processo ensino/aprendizagem. Assim, no modelo inclusivo, a focalização deve incidir sobre a turma e deve ser feita uma avaliação das condições do ensino/aprendizagem, saber o que faz o professor, o que faz a classe e o que faz a escola para promover o sucesso dos alunos, quando estes apresentam insucesso escolar, para que o resultado dessa avaliação dê origem a uma resolução cooperativa dos problemas. Para tal, é fundamental que o professor encare o aluno com NEE como um elemento integrante da turma. </w:t>
      </w:r>
    </w:p>
    <w:p w14:paraId="71DD52BA" w14:textId="77777777" w:rsidR="00521294" w:rsidRPr="00A04F89" w:rsidRDefault="006B0418" w:rsidP="00A000FD">
      <w:pPr>
        <w:autoSpaceDE w:val="0"/>
        <w:autoSpaceDN w:val="0"/>
        <w:adjustRightInd w:val="0"/>
        <w:spacing w:after="0" w:line="360" w:lineRule="auto"/>
        <w:jc w:val="both"/>
        <w:rPr>
          <w:rFonts w:ascii="Times New Roman" w:eastAsiaTheme="minorHAnsi" w:hAnsi="Times New Roman"/>
          <w:sz w:val="24"/>
          <w:szCs w:val="24"/>
        </w:rPr>
      </w:pPr>
      <w:r w:rsidRPr="00A04F89">
        <w:rPr>
          <w:rFonts w:ascii="Times New Roman" w:eastAsiaTheme="minorHAnsi" w:hAnsi="Times New Roman"/>
          <w:sz w:val="24"/>
          <w:szCs w:val="24"/>
        </w:rPr>
        <w:t>Para Collicott (1999</w:t>
      </w:r>
      <w:r w:rsidR="00521294" w:rsidRPr="00A04F89">
        <w:rPr>
          <w:rFonts w:ascii="Times New Roman" w:eastAsiaTheme="minorHAnsi" w:hAnsi="Times New Roman"/>
          <w:sz w:val="24"/>
          <w:szCs w:val="24"/>
        </w:rPr>
        <w:t>, p. 1</w:t>
      </w:r>
      <w:r w:rsidRPr="00A04F89">
        <w:rPr>
          <w:rFonts w:ascii="Times New Roman" w:eastAsiaTheme="minorHAnsi" w:hAnsi="Times New Roman"/>
          <w:sz w:val="24"/>
          <w:szCs w:val="24"/>
        </w:rPr>
        <w:t>), o professor tem um papel muito importante na inclusão, na medida em que</w:t>
      </w:r>
      <w:r w:rsidR="00521294" w:rsidRPr="00A04F89">
        <w:rPr>
          <w:rFonts w:ascii="Times New Roman" w:eastAsiaTheme="minorHAnsi" w:hAnsi="Times New Roman"/>
          <w:sz w:val="24"/>
          <w:szCs w:val="24"/>
        </w:rPr>
        <w:t>:</w:t>
      </w:r>
    </w:p>
    <w:p w14:paraId="52BB8DF9" w14:textId="62C438A5" w:rsidR="006B0418" w:rsidRPr="00A04F89" w:rsidRDefault="006B0418" w:rsidP="00521294">
      <w:pPr>
        <w:autoSpaceDE w:val="0"/>
        <w:autoSpaceDN w:val="0"/>
        <w:adjustRightInd w:val="0"/>
        <w:spacing w:after="0" w:line="240" w:lineRule="auto"/>
        <w:ind w:left="2832"/>
        <w:jc w:val="both"/>
        <w:rPr>
          <w:rFonts w:ascii="Times New Roman" w:eastAsiaTheme="minorHAnsi" w:hAnsi="Times New Roman"/>
          <w:sz w:val="24"/>
          <w:szCs w:val="24"/>
          <w:rPrChange w:id="192" w:author="Sousa" w:date="2019-08-04T19:07:00Z">
            <w:rPr>
              <w:rFonts w:ascii="Times New Roman" w:eastAsiaTheme="minorHAnsi" w:hAnsi="Times New Roman"/>
              <w:sz w:val="20"/>
              <w:szCs w:val="20"/>
            </w:rPr>
          </w:rPrChange>
        </w:rPr>
      </w:pPr>
      <w:r w:rsidRPr="00A04F89">
        <w:rPr>
          <w:rFonts w:ascii="Times New Roman" w:eastAsiaTheme="minorHAnsi" w:hAnsi="Times New Roman"/>
          <w:i/>
          <w:iCs/>
          <w:sz w:val="24"/>
          <w:szCs w:val="24"/>
          <w:rPrChange w:id="193" w:author="Sousa" w:date="2019-08-04T19:07:00Z">
            <w:rPr>
              <w:rFonts w:ascii="Times New Roman" w:eastAsiaTheme="minorHAnsi" w:hAnsi="Times New Roman"/>
              <w:i/>
              <w:iCs/>
              <w:sz w:val="20"/>
              <w:szCs w:val="20"/>
            </w:rPr>
          </w:rPrChange>
        </w:rPr>
        <w:t>“serve de exemplo para os outros, principalmente para os alunos das classes regulares, ao aceitar crianças com incapacidades e com deficiência mental. Nos locais onde os professores tomaram a iniciativa de aceitar uma criança com incapacidade e estão a trabalhar activamente a fim de promover a aceitação e a interacção, a criança foi aceite na sala</w:t>
      </w:r>
      <w:r w:rsidR="009170CE" w:rsidRPr="00A04F89">
        <w:rPr>
          <w:rFonts w:ascii="Times New Roman" w:eastAsiaTheme="minorHAnsi" w:hAnsi="Times New Roman"/>
          <w:i/>
          <w:iCs/>
          <w:sz w:val="24"/>
          <w:szCs w:val="24"/>
          <w:rPrChange w:id="194" w:author="Sousa" w:date="2019-08-04T19:07:00Z">
            <w:rPr>
              <w:rFonts w:ascii="Times New Roman" w:eastAsiaTheme="minorHAnsi" w:hAnsi="Times New Roman"/>
              <w:i/>
              <w:iCs/>
              <w:sz w:val="20"/>
              <w:szCs w:val="20"/>
            </w:rPr>
          </w:rPrChange>
        </w:rPr>
        <w:t xml:space="preserve"> de aula pelas outras crianças”</w:t>
      </w:r>
      <w:r w:rsidRPr="00A04F89">
        <w:rPr>
          <w:rFonts w:ascii="Times New Roman" w:eastAsiaTheme="minorHAnsi" w:hAnsi="Times New Roman"/>
          <w:sz w:val="24"/>
          <w:szCs w:val="24"/>
          <w:rPrChange w:id="195" w:author="Sousa" w:date="2019-08-04T19:07:00Z">
            <w:rPr>
              <w:rFonts w:ascii="Times New Roman" w:eastAsiaTheme="minorHAnsi" w:hAnsi="Times New Roman"/>
              <w:sz w:val="20"/>
              <w:szCs w:val="20"/>
            </w:rPr>
          </w:rPrChange>
        </w:rPr>
        <w:t xml:space="preserve">. </w:t>
      </w:r>
    </w:p>
    <w:p w14:paraId="00427296" w14:textId="77777777" w:rsidR="00521294" w:rsidRPr="00276E99" w:rsidRDefault="00521294" w:rsidP="00521294">
      <w:pPr>
        <w:autoSpaceDE w:val="0"/>
        <w:autoSpaceDN w:val="0"/>
        <w:adjustRightInd w:val="0"/>
        <w:spacing w:after="0" w:line="240" w:lineRule="auto"/>
        <w:ind w:left="2832"/>
        <w:jc w:val="both"/>
        <w:rPr>
          <w:rFonts w:ascii="Times New Roman" w:eastAsiaTheme="minorHAnsi" w:hAnsi="Times New Roman"/>
          <w:sz w:val="24"/>
          <w:szCs w:val="24"/>
        </w:rPr>
      </w:pPr>
    </w:p>
    <w:p w14:paraId="44C71724" w14:textId="5B910080" w:rsidR="00AB4447" w:rsidRPr="00A04F89" w:rsidRDefault="004044EA" w:rsidP="00AB4447">
      <w:pPr>
        <w:spacing w:line="360" w:lineRule="auto"/>
        <w:jc w:val="both"/>
        <w:rPr>
          <w:rFonts w:ascii="Times New Roman" w:eastAsiaTheme="minorHAnsi" w:hAnsi="Times New Roman"/>
          <w:sz w:val="24"/>
          <w:szCs w:val="24"/>
        </w:rPr>
      </w:pPr>
      <w:r w:rsidRPr="00A04F89">
        <w:rPr>
          <w:rFonts w:ascii="Times New Roman" w:eastAsiaTheme="minorHAnsi" w:hAnsi="Times New Roman"/>
          <w:sz w:val="24"/>
          <w:szCs w:val="24"/>
        </w:rPr>
        <w:t>De acordo com Stubbs (2008, p.33) a</w:t>
      </w:r>
      <w:r w:rsidR="00AB4447" w:rsidRPr="00A04F89">
        <w:rPr>
          <w:rFonts w:ascii="Times New Roman" w:eastAsiaTheme="minorHAnsi" w:hAnsi="Times New Roman"/>
          <w:sz w:val="24"/>
          <w:szCs w:val="24"/>
        </w:rPr>
        <w:t xml:space="preserve"> educação inclusiva não é uma ideia nova. As comunidades praticaram a inclusão durante séculos. Sempre que possível é importante reconhecer este facto e construir a partir dele, para que a inclusão se torne sustentável, com o direito de propriedade da comunidade e envolvimento. </w:t>
      </w:r>
      <w:r w:rsidR="00725A27" w:rsidRPr="00A04F89">
        <w:rPr>
          <w:rFonts w:ascii="Times New Roman" w:eastAsiaTheme="minorHAnsi" w:hAnsi="Times New Roman"/>
          <w:sz w:val="24"/>
          <w:szCs w:val="24"/>
        </w:rPr>
        <w:t xml:space="preserve"> Já Kisanji, (1999)</w:t>
      </w:r>
      <w:r w:rsidR="00680BCB" w:rsidRPr="00A04F89">
        <w:rPr>
          <w:rFonts w:ascii="Times New Roman" w:eastAsiaTheme="minorHAnsi" w:hAnsi="Times New Roman"/>
          <w:sz w:val="24"/>
          <w:szCs w:val="24"/>
        </w:rPr>
        <w:t xml:space="preserve"> apud </w:t>
      </w:r>
      <w:r w:rsidR="00680BCB" w:rsidRPr="00A04F89">
        <w:rPr>
          <w:rFonts w:ascii="Times New Roman" w:eastAsiaTheme="minorHAnsi" w:hAnsi="Times New Roman"/>
          <w:sz w:val="24"/>
          <w:szCs w:val="24"/>
        </w:rPr>
        <w:lastRenderedPageBreak/>
        <w:t xml:space="preserve">Stubbs refere que </w:t>
      </w:r>
      <w:r w:rsidR="00AB4447" w:rsidRPr="00A04F89">
        <w:rPr>
          <w:rFonts w:ascii="Times New Roman" w:eastAsiaTheme="minorHAnsi" w:hAnsi="Times New Roman"/>
          <w:sz w:val="24"/>
          <w:szCs w:val="24"/>
        </w:rPr>
        <w:t>“</w:t>
      </w:r>
      <w:r w:rsidR="00680BCB" w:rsidRPr="00A04F89">
        <w:rPr>
          <w:rFonts w:ascii="Times New Roman" w:eastAsiaTheme="minorHAnsi" w:hAnsi="Times New Roman"/>
          <w:sz w:val="24"/>
          <w:szCs w:val="24"/>
        </w:rPr>
        <w:t>a</w:t>
      </w:r>
      <w:r w:rsidR="00AB4447" w:rsidRPr="00A04F89">
        <w:rPr>
          <w:rFonts w:ascii="Times New Roman" w:eastAsiaTheme="minorHAnsi" w:hAnsi="Times New Roman"/>
          <w:sz w:val="24"/>
          <w:szCs w:val="24"/>
        </w:rPr>
        <w:t xml:space="preserve"> educação indígena e</w:t>
      </w:r>
      <w:r w:rsidR="00725A27" w:rsidRPr="00A04F89">
        <w:rPr>
          <w:rFonts w:ascii="Times New Roman" w:eastAsiaTheme="minorHAnsi" w:hAnsi="Times New Roman"/>
          <w:sz w:val="24"/>
          <w:szCs w:val="24"/>
        </w:rPr>
        <w:t>m África foi, e é, inclusiva”</w:t>
      </w:r>
      <w:r w:rsidR="00AB4447" w:rsidRPr="00A04F89">
        <w:rPr>
          <w:rFonts w:ascii="Times New Roman" w:eastAsiaTheme="minorHAnsi" w:hAnsi="Times New Roman"/>
          <w:sz w:val="24"/>
          <w:szCs w:val="24"/>
        </w:rPr>
        <w:t xml:space="preserve"> reflecte muitos dos princípios relativos à qualidade que hoje se defendem, educação inclusiva para todos:</w:t>
      </w:r>
    </w:p>
    <w:p w14:paraId="4D7E44F4" w14:textId="0551104E" w:rsidR="00AB4447" w:rsidRPr="00A04F89" w:rsidRDefault="00AB4447" w:rsidP="0020775F">
      <w:pPr>
        <w:pStyle w:val="PargrafodaLista"/>
        <w:numPr>
          <w:ilvl w:val="0"/>
          <w:numId w:val="42"/>
        </w:numPr>
        <w:spacing w:line="360" w:lineRule="auto"/>
        <w:jc w:val="both"/>
        <w:rPr>
          <w:rFonts w:ascii="Times New Roman" w:eastAsiaTheme="minorHAnsi" w:hAnsi="Times New Roman"/>
          <w:sz w:val="24"/>
          <w:szCs w:val="24"/>
        </w:rPr>
      </w:pPr>
      <w:r w:rsidRPr="00A04F89">
        <w:rPr>
          <w:rFonts w:ascii="Times New Roman" w:eastAsiaTheme="minorHAnsi" w:hAnsi="Times New Roman"/>
          <w:sz w:val="24"/>
          <w:szCs w:val="24"/>
        </w:rPr>
        <w:t>Baseia-se nos fortes laços familiares, no valor do indivíduo, na coexistência e na sobrevivência,</w:t>
      </w:r>
    </w:p>
    <w:p w14:paraId="7581BA23" w14:textId="462CDEB6" w:rsidR="00AB4447" w:rsidRPr="00A04F89" w:rsidRDefault="00AB4447" w:rsidP="0020775F">
      <w:pPr>
        <w:pStyle w:val="PargrafodaLista"/>
        <w:numPr>
          <w:ilvl w:val="0"/>
          <w:numId w:val="42"/>
        </w:numPr>
        <w:spacing w:line="360" w:lineRule="auto"/>
        <w:jc w:val="both"/>
        <w:rPr>
          <w:rFonts w:ascii="Times New Roman" w:eastAsiaTheme="minorHAnsi" w:hAnsi="Times New Roman"/>
          <w:sz w:val="24"/>
          <w:szCs w:val="24"/>
        </w:rPr>
      </w:pPr>
      <w:r w:rsidRPr="00A04F89">
        <w:rPr>
          <w:rFonts w:ascii="Times New Roman" w:eastAsiaTheme="minorHAnsi" w:hAnsi="Times New Roman"/>
          <w:sz w:val="24"/>
          <w:szCs w:val="24"/>
        </w:rPr>
        <w:t>Usa formatos e localizações flexíveis, como resposta para as necessidades de aprendizagem individuais; usa quaisquer espaços convenientes, físicos e sociais, e todos os membros das comunidades como recurso,</w:t>
      </w:r>
    </w:p>
    <w:p w14:paraId="4042B16C" w14:textId="3169A590" w:rsidR="00D17306" w:rsidRDefault="00AB4447">
      <w:pPr>
        <w:pStyle w:val="PargrafodaLista"/>
        <w:numPr>
          <w:ilvl w:val="0"/>
          <w:numId w:val="42"/>
        </w:numPr>
        <w:spacing w:line="360" w:lineRule="auto"/>
        <w:jc w:val="both"/>
        <w:rPr>
          <w:rFonts w:ascii="Times New Roman" w:eastAsiaTheme="minorHAnsi" w:hAnsi="Times New Roman"/>
          <w:sz w:val="24"/>
          <w:szCs w:val="24"/>
        </w:rPr>
        <w:pPrChange w:id="196" w:author="Sousa" w:date="2019-08-04T19:18:00Z">
          <w:pPr>
            <w:spacing w:line="360" w:lineRule="auto"/>
            <w:jc w:val="both"/>
          </w:pPr>
        </w:pPrChange>
      </w:pPr>
      <w:r w:rsidRPr="00A04F89">
        <w:rPr>
          <w:rFonts w:ascii="Times New Roman" w:eastAsiaTheme="minorHAnsi" w:hAnsi="Times New Roman"/>
          <w:sz w:val="24"/>
          <w:szCs w:val="24"/>
        </w:rPr>
        <w:t>Tem conteúdos e métodos relevantes e funcionais, tais como: aprendizagem cooperativa e em colaboração, o apoio criança - criança, tutoria entre pares, aprender com a experiência e aprendizagem na vida real.</w:t>
      </w:r>
    </w:p>
    <w:p w14:paraId="72D3163C" w14:textId="77777777" w:rsidR="009F0F5D" w:rsidRPr="00A04F89" w:rsidDel="00AA6E89" w:rsidRDefault="009F0F5D" w:rsidP="009F0F5D">
      <w:pPr>
        <w:pStyle w:val="PargrafodaLista"/>
        <w:spacing w:line="360" w:lineRule="auto"/>
        <w:jc w:val="both"/>
        <w:rPr>
          <w:del w:id="197" w:author="Sousa" w:date="2019-08-04T19:18:00Z"/>
          <w:rFonts w:ascii="Times New Roman" w:eastAsiaTheme="minorHAnsi" w:hAnsi="Times New Roman"/>
          <w:sz w:val="24"/>
          <w:szCs w:val="24"/>
        </w:rPr>
      </w:pPr>
    </w:p>
    <w:p w14:paraId="368BDBDF" w14:textId="77777777" w:rsidR="009F38EE" w:rsidRPr="00AA6E89" w:rsidRDefault="009F38EE">
      <w:pPr>
        <w:pStyle w:val="PargrafodaLista"/>
        <w:spacing w:line="360" w:lineRule="auto"/>
        <w:jc w:val="both"/>
        <w:rPr>
          <w:ins w:id="198" w:author="Sousa" w:date="2019-07-26T13:03:00Z"/>
          <w:rFonts w:ascii="Times New Roman" w:eastAsiaTheme="minorHAnsi" w:hAnsi="Times New Roman"/>
          <w:b/>
          <w:sz w:val="24"/>
          <w:szCs w:val="24"/>
        </w:rPr>
        <w:pPrChange w:id="199" w:author="Sousa" w:date="2019-08-04T19:18:00Z">
          <w:pPr>
            <w:spacing w:line="360" w:lineRule="auto"/>
            <w:jc w:val="both"/>
          </w:pPr>
        </w:pPrChange>
      </w:pPr>
    </w:p>
    <w:p w14:paraId="3D01484D" w14:textId="539FDA70" w:rsidR="00D25091" w:rsidRPr="00A04F89" w:rsidRDefault="00D25091" w:rsidP="00B52788">
      <w:pPr>
        <w:spacing w:line="360" w:lineRule="auto"/>
        <w:jc w:val="both"/>
        <w:rPr>
          <w:rFonts w:ascii="Times New Roman" w:eastAsiaTheme="minorHAnsi" w:hAnsi="Times New Roman"/>
          <w:b/>
          <w:bCs/>
          <w:sz w:val="24"/>
          <w:szCs w:val="24"/>
        </w:rPr>
      </w:pPr>
      <w:r w:rsidRPr="00A04F89">
        <w:rPr>
          <w:rFonts w:ascii="Times New Roman" w:eastAsiaTheme="minorHAnsi" w:hAnsi="Times New Roman"/>
          <w:b/>
          <w:sz w:val="24"/>
          <w:szCs w:val="24"/>
        </w:rPr>
        <w:t>Contribuição</w:t>
      </w:r>
      <w:r w:rsidRPr="00A04F89">
        <w:rPr>
          <w:rFonts w:ascii="Times New Roman" w:eastAsiaTheme="minorHAnsi" w:hAnsi="Times New Roman"/>
          <w:b/>
          <w:bCs/>
          <w:sz w:val="24"/>
          <w:szCs w:val="24"/>
        </w:rPr>
        <w:t xml:space="preserve"> de activistas com deficiência para a educação inclusiva</w:t>
      </w:r>
    </w:p>
    <w:p w14:paraId="4C1DFB78" w14:textId="19DEEFB8" w:rsidR="00680BCB" w:rsidRPr="00A04F89" w:rsidRDefault="00680BCB" w:rsidP="00B52788">
      <w:pPr>
        <w:spacing w:line="360" w:lineRule="auto"/>
        <w:jc w:val="both"/>
        <w:rPr>
          <w:rFonts w:ascii="Times New Roman" w:eastAsiaTheme="minorHAnsi" w:hAnsi="Times New Roman"/>
          <w:bCs/>
          <w:sz w:val="24"/>
          <w:szCs w:val="24"/>
        </w:rPr>
      </w:pPr>
      <w:r w:rsidRPr="00A04F89">
        <w:rPr>
          <w:rFonts w:ascii="Times New Roman" w:eastAsiaTheme="minorHAnsi" w:hAnsi="Times New Roman"/>
          <w:bCs/>
          <w:sz w:val="24"/>
          <w:szCs w:val="24"/>
        </w:rPr>
        <w:t>Segundo Stubbs (op.cit), as contribuições dos activistas foram:</w:t>
      </w:r>
    </w:p>
    <w:p w14:paraId="190C7DD5" w14:textId="1319B589" w:rsidR="00B52788" w:rsidRPr="00A04F89" w:rsidRDefault="00B52788" w:rsidP="0020775F">
      <w:pPr>
        <w:pStyle w:val="PargrafodaLista"/>
        <w:numPr>
          <w:ilvl w:val="0"/>
          <w:numId w:val="43"/>
        </w:numPr>
        <w:autoSpaceDE w:val="0"/>
        <w:autoSpaceDN w:val="0"/>
        <w:adjustRightInd w:val="0"/>
        <w:spacing w:after="0" w:line="360" w:lineRule="auto"/>
        <w:jc w:val="both"/>
        <w:rPr>
          <w:rFonts w:ascii="Times New Roman" w:eastAsiaTheme="minorHAnsi" w:hAnsi="Times New Roman"/>
          <w:sz w:val="24"/>
          <w:szCs w:val="24"/>
        </w:rPr>
      </w:pPr>
      <w:r w:rsidRPr="00A04F89">
        <w:rPr>
          <w:rFonts w:ascii="Times New Roman" w:eastAsiaTheme="minorHAnsi" w:hAnsi="Times New Roman"/>
          <w:sz w:val="24"/>
          <w:szCs w:val="24"/>
        </w:rPr>
        <w:t>Aumentar a sensibilização sobre os direitos das pessoas com deficiência e exigir a</w:t>
      </w:r>
      <w:r w:rsidR="003A7A00" w:rsidRPr="00A04F89">
        <w:rPr>
          <w:rFonts w:ascii="Times New Roman" w:eastAsiaTheme="minorHAnsi" w:hAnsi="Times New Roman"/>
          <w:sz w:val="24"/>
          <w:szCs w:val="24"/>
        </w:rPr>
        <w:t xml:space="preserve"> </w:t>
      </w:r>
      <w:r w:rsidRPr="00A04F89">
        <w:rPr>
          <w:rFonts w:ascii="Times New Roman" w:eastAsiaTheme="minorHAnsi" w:hAnsi="Times New Roman"/>
          <w:sz w:val="24"/>
          <w:szCs w:val="24"/>
        </w:rPr>
        <w:t>educação inclusiva como um direito.</w:t>
      </w:r>
    </w:p>
    <w:p w14:paraId="0F441D70" w14:textId="2726FB5C" w:rsidR="00B52788" w:rsidRPr="00A04F89" w:rsidRDefault="00B52788" w:rsidP="0020775F">
      <w:pPr>
        <w:pStyle w:val="PargrafodaLista"/>
        <w:numPr>
          <w:ilvl w:val="0"/>
          <w:numId w:val="43"/>
        </w:numPr>
        <w:autoSpaceDE w:val="0"/>
        <w:autoSpaceDN w:val="0"/>
        <w:adjustRightInd w:val="0"/>
        <w:spacing w:after="0" w:line="360" w:lineRule="auto"/>
        <w:jc w:val="both"/>
        <w:rPr>
          <w:rFonts w:ascii="Times New Roman" w:eastAsiaTheme="minorHAnsi" w:hAnsi="Times New Roman"/>
          <w:sz w:val="24"/>
          <w:szCs w:val="24"/>
        </w:rPr>
      </w:pPr>
      <w:r w:rsidRPr="00A04F89">
        <w:rPr>
          <w:rFonts w:ascii="Times New Roman" w:eastAsiaTheme="minorHAnsi" w:hAnsi="Times New Roman"/>
          <w:sz w:val="24"/>
          <w:szCs w:val="24"/>
        </w:rPr>
        <w:t>Insistir que são necessários para a inclusão apoio suficiente e apropriado e recursos.</w:t>
      </w:r>
    </w:p>
    <w:p w14:paraId="3BFFB546" w14:textId="2213C119" w:rsidR="00B52788" w:rsidRPr="00A04F89" w:rsidRDefault="00B52788" w:rsidP="0020775F">
      <w:pPr>
        <w:pStyle w:val="PargrafodaLista"/>
        <w:numPr>
          <w:ilvl w:val="0"/>
          <w:numId w:val="43"/>
        </w:numPr>
        <w:autoSpaceDE w:val="0"/>
        <w:autoSpaceDN w:val="0"/>
        <w:adjustRightInd w:val="0"/>
        <w:spacing w:after="0" w:line="360" w:lineRule="auto"/>
        <w:jc w:val="both"/>
        <w:rPr>
          <w:rFonts w:ascii="Times New Roman" w:eastAsiaTheme="minorHAnsi" w:hAnsi="Times New Roman"/>
          <w:sz w:val="24"/>
          <w:szCs w:val="24"/>
        </w:rPr>
      </w:pPr>
      <w:r w:rsidRPr="00A04F89">
        <w:rPr>
          <w:rFonts w:ascii="Times New Roman" w:eastAsiaTheme="minorHAnsi" w:hAnsi="Times New Roman"/>
          <w:sz w:val="24"/>
          <w:szCs w:val="24"/>
        </w:rPr>
        <w:t>Defender que são necessários ambientes acessíveis como também os acessos ao</w:t>
      </w:r>
      <w:r w:rsidR="003A7A00" w:rsidRPr="00A04F89">
        <w:rPr>
          <w:rFonts w:ascii="Times New Roman" w:eastAsiaTheme="minorHAnsi" w:hAnsi="Times New Roman"/>
          <w:sz w:val="24"/>
          <w:szCs w:val="24"/>
        </w:rPr>
        <w:t xml:space="preserve"> </w:t>
      </w:r>
      <w:r w:rsidRPr="00A04F89">
        <w:rPr>
          <w:rFonts w:ascii="Times New Roman" w:eastAsiaTheme="minorHAnsi" w:hAnsi="Times New Roman"/>
          <w:sz w:val="24"/>
          <w:szCs w:val="24"/>
        </w:rPr>
        <w:t>currículo através de formas alternativas e aument</w:t>
      </w:r>
      <w:r w:rsidR="00537478" w:rsidRPr="00A04F89">
        <w:rPr>
          <w:rFonts w:ascii="Times New Roman" w:eastAsiaTheme="minorHAnsi" w:hAnsi="Times New Roman"/>
          <w:sz w:val="24"/>
          <w:szCs w:val="24"/>
        </w:rPr>
        <w:t xml:space="preserve">ativas de comunicação: Braille, </w:t>
      </w:r>
      <w:r w:rsidRPr="00A04F89">
        <w:rPr>
          <w:rFonts w:ascii="Times New Roman" w:eastAsiaTheme="minorHAnsi" w:hAnsi="Times New Roman"/>
          <w:sz w:val="24"/>
          <w:szCs w:val="24"/>
        </w:rPr>
        <w:t>língua gestual, guiões alternativos, etc.</w:t>
      </w:r>
    </w:p>
    <w:p w14:paraId="7FF8E91D" w14:textId="318D0915" w:rsidR="00B52788" w:rsidRPr="00A04F89" w:rsidRDefault="00B52788" w:rsidP="0020775F">
      <w:pPr>
        <w:pStyle w:val="PargrafodaLista"/>
        <w:numPr>
          <w:ilvl w:val="0"/>
          <w:numId w:val="43"/>
        </w:numPr>
        <w:autoSpaceDE w:val="0"/>
        <w:autoSpaceDN w:val="0"/>
        <w:adjustRightInd w:val="0"/>
        <w:spacing w:after="0" w:line="360" w:lineRule="auto"/>
        <w:jc w:val="both"/>
        <w:rPr>
          <w:rFonts w:ascii="Times New Roman" w:eastAsiaTheme="minorHAnsi" w:hAnsi="Times New Roman"/>
          <w:sz w:val="24"/>
          <w:szCs w:val="24"/>
        </w:rPr>
      </w:pPr>
      <w:r w:rsidRPr="00A04F89">
        <w:rPr>
          <w:rFonts w:ascii="Times New Roman" w:eastAsiaTheme="minorHAnsi" w:hAnsi="Times New Roman"/>
          <w:sz w:val="24"/>
          <w:szCs w:val="24"/>
        </w:rPr>
        <w:t>Actuar como modelos a seguir e defender a participação das pessoas com deficiência na educação a todos os níveis, por exemplo, como professores, gestores, responsáveis pela política educativa.</w:t>
      </w:r>
    </w:p>
    <w:p w14:paraId="5BEF3B87" w14:textId="6E1E3A23" w:rsidR="00B52788" w:rsidRPr="00A04F89" w:rsidRDefault="00B52788" w:rsidP="0020775F">
      <w:pPr>
        <w:pStyle w:val="PargrafodaLista"/>
        <w:numPr>
          <w:ilvl w:val="0"/>
          <w:numId w:val="43"/>
        </w:numPr>
        <w:autoSpaceDE w:val="0"/>
        <w:autoSpaceDN w:val="0"/>
        <w:adjustRightInd w:val="0"/>
        <w:spacing w:after="0" w:line="360" w:lineRule="auto"/>
        <w:jc w:val="both"/>
        <w:rPr>
          <w:rFonts w:ascii="Times New Roman" w:eastAsiaTheme="minorHAnsi" w:hAnsi="Times New Roman"/>
          <w:sz w:val="24"/>
          <w:szCs w:val="24"/>
        </w:rPr>
      </w:pPr>
      <w:r w:rsidRPr="00A04F89">
        <w:rPr>
          <w:rFonts w:ascii="Times New Roman" w:eastAsiaTheme="minorHAnsi" w:hAnsi="Times New Roman"/>
          <w:sz w:val="24"/>
          <w:szCs w:val="24"/>
        </w:rPr>
        <w:t>Aumentar a sensibilização sobre a situação das pessoas surdas enquanto uma</w:t>
      </w:r>
      <w:r w:rsidR="003A7A00" w:rsidRPr="00A04F89">
        <w:rPr>
          <w:rFonts w:ascii="Times New Roman" w:eastAsiaTheme="minorHAnsi" w:hAnsi="Times New Roman"/>
          <w:sz w:val="24"/>
          <w:szCs w:val="24"/>
        </w:rPr>
        <w:t xml:space="preserve"> </w:t>
      </w:r>
      <w:r w:rsidRPr="00A04F89">
        <w:rPr>
          <w:rFonts w:ascii="Times New Roman" w:eastAsiaTheme="minorHAnsi" w:hAnsi="Times New Roman"/>
          <w:sz w:val="24"/>
          <w:szCs w:val="24"/>
        </w:rPr>
        <w:t>comunidade linguística; contribuir fortemente para que os adultos surdos e as</w:t>
      </w:r>
      <w:r w:rsidR="003A7A00" w:rsidRPr="00A04F89">
        <w:rPr>
          <w:rFonts w:ascii="Times New Roman" w:eastAsiaTheme="minorHAnsi" w:hAnsi="Times New Roman"/>
          <w:sz w:val="24"/>
          <w:szCs w:val="24"/>
        </w:rPr>
        <w:t xml:space="preserve"> </w:t>
      </w:r>
      <w:r w:rsidRPr="00A04F89">
        <w:rPr>
          <w:rFonts w:ascii="Times New Roman" w:eastAsiaTheme="minorHAnsi" w:hAnsi="Times New Roman"/>
          <w:sz w:val="24"/>
          <w:szCs w:val="24"/>
        </w:rPr>
        <w:t>pessoas que conheçam a linguagem gestual sejam professores de crianças surdas.</w:t>
      </w:r>
    </w:p>
    <w:p w14:paraId="0DDCF6B2" w14:textId="77777777" w:rsidR="00A915D1" w:rsidRPr="00A04F89" w:rsidRDefault="00A915D1" w:rsidP="00A915D1">
      <w:pPr>
        <w:autoSpaceDE w:val="0"/>
        <w:autoSpaceDN w:val="0"/>
        <w:adjustRightInd w:val="0"/>
        <w:spacing w:after="0" w:line="240" w:lineRule="auto"/>
        <w:jc w:val="both"/>
        <w:rPr>
          <w:rFonts w:ascii="Times New Roman" w:eastAsiaTheme="minorHAnsi" w:hAnsi="Times New Roman"/>
          <w:sz w:val="24"/>
          <w:szCs w:val="24"/>
        </w:rPr>
      </w:pPr>
    </w:p>
    <w:p w14:paraId="62617D6D" w14:textId="433D66BD" w:rsidR="00D25091" w:rsidRPr="00A04F89" w:rsidRDefault="00B52788" w:rsidP="00537478">
      <w:pPr>
        <w:autoSpaceDE w:val="0"/>
        <w:autoSpaceDN w:val="0"/>
        <w:adjustRightInd w:val="0"/>
        <w:spacing w:after="0" w:line="360" w:lineRule="auto"/>
        <w:jc w:val="both"/>
        <w:rPr>
          <w:rFonts w:ascii="Times New Roman" w:eastAsiaTheme="minorHAnsi" w:hAnsi="Times New Roman"/>
          <w:sz w:val="24"/>
          <w:szCs w:val="24"/>
        </w:rPr>
      </w:pPr>
      <w:r w:rsidRPr="00A04F89">
        <w:rPr>
          <w:rFonts w:ascii="Times New Roman" w:eastAsiaTheme="minorHAnsi" w:hAnsi="Times New Roman"/>
          <w:sz w:val="24"/>
          <w:szCs w:val="24"/>
        </w:rPr>
        <w:t>Existem, no entanto, fraquezas e desafios na influência do movimento de pessoas com</w:t>
      </w:r>
      <w:r w:rsidR="00A915D1" w:rsidRPr="00A04F89">
        <w:rPr>
          <w:rFonts w:ascii="Times New Roman" w:eastAsiaTheme="minorHAnsi" w:hAnsi="Times New Roman"/>
          <w:sz w:val="24"/>
          <w:szCs w:val="24"/>
        </w:rPr>
        <w:t xml:space="preserve"> </w:t>
      </w:r>
      <w:r w:rsidRPr="00A04F89">
        <w:rPr>
          <w:rFonts w:ascii="Times New Roman" w:eastAsiaTheme="minorHAnsi" w:hAnsi="Times New Roman"/>
          <w:sz w:val="24"/>
          <w:szCs w:val="24"/>
        </w:rPr>
        <w:t>deficiência sobre a educação inclusiva. Debates dentro do movimento revelam que a</w:t>
      </w:r>
      <w:r w:rsidR="00A915D1" w:rsidRPr="00A04F89">
        <w:rPr>
          <w:rFonts w:ascii="Times New Roman" w:eastAsiaTheme="minorHAnsi" w:hAnsi="Times New Roman"/>
          <w:sz w:val="24"/>
          <w:szCs w:val="24"/>
        </w:rPr>
        <w:t xml:space="preserve"> </w:t>
      </w:r>
      <w:r w:rsidRPr="00A04F89">
        <w:rPr>
          <w:rFonts w:ascii="Times New Roman" w:eastAsiaTheme="minorHAnsi" w:hAnsi="Times New Roman"/>
          <w:sz w:val="24"/>
          <w:szCs w:val="24"/>
        </w:rPr>
        <w:t>educação inclusiva é ainda centrada no problema de deficiência, em vez de ser</w:t>
      </w:r>
      <w:r w:rsidR="00A915D1" w:rsidRPr="00A04F89">
        <w:rPr>
          <w:rFonts w:ascii="Times New Roman" w:eastAsiaTheme="minorHAnsi" w:hAnsi="Times New Roman"/>
          <w:sz w:val="24"/>
          <w:szCs w:val="24"/>
        </w:rPr>
        <w:t xml:space="preserve"> </w:t>
      </w:r>
      <w:r w:rsidRPr="00A04F89">
        <w:rPr>
          <w:rFonts w:ascii="Times New Roman" w:eastAsiaTheme="minorHAnsi" w:hAnsi="Times New Roman"/>
          <w:sz w:val="24"/>
          <w:szCs w:val="24"/>
        </w:rPr>
        <w:t xml:space="preserve">considerada no âmbito da qualidade de educação para todos. O facto </w:t>
      </w:r>
      <w:r w:rsidR="00A915D1" w:rsidRPr="00A04F89">
        <w:rPr>
          <w:rFonts w:ascii="Times New Roman" w:eastAsiaTheme="minorHAnsi" w:hAnsi="Times New Roman"/>
          <w:sz w:val="24"/>
          <w:szCs w:val="24"/>
        </w:rPr>
        <w:t>de a</w:t>
      </w:r>
      <w:r w:rsidRPr="00A04F89">
        <w:rPr>
          <w:rFonts w:ascii="Times New Roman" w:eastAsiaTheme="minorHAnsi" w:hAnsi="Times New Roman"/>
          <w:sz w:val="24"/>
          <w:szCs w:val="24"/>
        </w:rPr>
        <w:t xml:space="preserve"> educação </w:t>
      </w:r>
      <w:r w:rsidRPr="00A04F89">
        <w:rPr>
          <w:rFonts w:ascii="Times New Roman" w:eastAsiaTheme="minorHAnsi" w:hAnsi="Times New Roman"/>
          <w:sz w:val="24"/>
          <w:szCs w:val="24"/>
        </w:rPr>
        <w:lastRenderedPageBreak/>
        <w:t>inclusiva ser hoje consagrada como um direito dentro de uma convenção sobre a deficiência é positivo, mas poderá reforçar essa percepção. Objecções à educação inclusiva tendem a basear-se numa interpretação restritiva, que se centra em inserir as crianças num sistema rígido existente, sem proporcionar igualdade de acesso à aprendizagem ou aos necessários recursos e apoios. Muitas vezes, a educação inclusiva é simplesmente equiparada com a escolaridade inclusiva, e não com os sistemas da educação inclusiva</w:t>
      </w:r>
      <w:r w:rsidR="00680BCB" w:rsidRPr="00A04F89">
        <w:rPr>
          <w:rFonts w:ascii="Times New Roman" w:eastAsiaTheme="minorHAnsi" w:hAnsi="Times New Roman"/>
          <w:sz w:val="24"/>
          <w:szCs w:val="24"/>
        </w:rPr>
        <w:t xml:space="preserve"> (ibidem, p.37)</w:t>
      </w:r>
      <w:r w:rsidRPr="00A04F89">
        <w:rPr>
          <w:rFonts w:ascii="Times New Roman" w:eastAsiaTheme="minorHAnsi" w:hAnsi="Times New Roman"/>
          <w:sz w:val="24"/>
          <w:szCs w:val="24"/>
        </w:rPr>
        <w:t>.</w:t>
      </w:r>
    </w:p>
    <w:p w14:paraId="3F48D3E3" w14:textId="7D1B509B" w:rsidR="00D50D58" w:rsidRPr="00A04F89" w:rsidRDefault="00D50D58" w:rsidP="00F1283B">
      <w:pPr>
        <w:autoSpaceDE w:val="0"/>
        <w:autoSpaceDN w:val="0"/>
        <w:adjustRightInd w:val="0"/>
        <w:spacing w:after="0" w:line="240" w:lineRule="auto"/>
        <w:jc w:val="both"/>
        <w:rPr>
          <w:rFonts w:ascii="Times New Roman" w:eastAsiaTheme="minorHAnsi" w:hAnsi="Times New Roman"/>
          <w:sz w:val="24"/>
          <w:szCs w:val="24"/>
        </w:rPr>
      </w:pPr>
    </w:p>
    <w:p w14:paraId="73890609" w14:textId="0ECA9675" w:rsidR="00D50D58" w:rsidRPr="00A04F89" w:rsidRDefault="00063F3B" w:rsidP="00D50D58">
      <w:pPr>
        <w:autoSpaceDE w:val="0"/>
        <w:autoSpaceDN w:val="0"/>
        <w:adjustRightInd w:val="0"/>
        <w:spacing w:after="0" w:line="360" w:lineRule="auto"/>
        <w:jc w:val="both"/>
        <w:rPr>
          <w:rFonts w:ascii="Times New Roman" w:eastAsiaTheme="minorHAnsi" w:hAnsi="Times New Roman"/>
          <w:sz w:val="24"/>
          <w:szCs w:val="24"/>
        </w:rPr>
      </w:pPr>
      <w:r w:rsidRPr="00A04F89">
        <w:rPr>
          <w:rFonts w:ascii="Times New Roman" w:eastAsiaTheme="minorHAnsi" w:hAnsi="Times New Roman"/>
          <w:sz w:val="24"/>
          <w:szCs w:val="24"/>
        </w:rPr>
        <w:t>De acordo com Stubbs (2008, p.38) a</w:t>
      </w:r>
      <w:r w:rsidR="00D50D58" w:rsidRPr="00A04F89">
        <w:rPr>
          <w:rFonts w:ascii="Times New Roman" w:eastAsiaTheme="minorHAnsi" w:hAnsi="Times New Roman"/>
          <w:sz w:val="24"/>
          <w:szCs w:val="24"/>
        </w:rPr>
        <w:t xml:space="preserve"> política e prática da escolaridade inclusiva, numa grande medida, provêm de dois fortes</w:t>
      </w:r>
      <w:r w:rsidRPr="00A04F89">
        <w:rPr>
          <w:rFonts w:ascii="Times New Roman" w:eastAsiaTheme="minorHAnsi" w:hAnsi="Times New Roman"/>
          <w:sz w:val="24"/>
          <w:szCs w:val="24"/>
        </w:rPr>
        <w:t xml:space="preserve"> </w:t>
      </w:r>
      <w:r w:rsidR="00D50D58" w:rsidRPr="00A04F89">
        <w:rPr>
          <w:rFonts w:ascii="Times New Roman" w:eastAsiaTheme="minorHAnsi" w:hAnsi="Times New Roman"/>
          <w:sz w:val="24"/>
          <w:szCs w:val="24"/>
        </w:rPr>
        <w:t>movimentos educativos:</w:t>
      </w:r>
    </w:p>
    <w:p w14:paraId="24F7538D" w14:textId="77777777" w:rsidR="000F6949" w:rsidRPr="00A04F89" w:rsidRDefault="000F6949" w:rsidP="000F6949">
      <w:pPr>
        <w:autoSpaceDE w:val="0"/>
        <w:autoSpaceDN w:val="0"/>
        <w:adjustRightInd w:val="0"/>
        <w:spacing w:after="0" w:line="240" w:lineRule="auto"/>
        <w:jc w:val="both"/>
        <w:rPr>
          <w:rFonts w:ascii="Times New Roman" w:eastAsiaTheme="minorHAnsi" w:hAnsi="Times New Roman"/>
          <w:sz w:val="24"/>
          <w:szCs w:val="24"/>
        </w:rPr>
      </w:pPr>
    </w:p>
    <w:p w14:paraId="6AB98991" w14:textId="77777777" w:rsidR="00D50D58" w:rsidRPr="00A04F89" w:rsidRDefault="00D50D58" w:rsidP="00D50D58">
      <w:pPr>
        <w:autoSpaceDE w:val="0"/>
        <w:autoSpaceDN w:val="0"/>
        <w:adjustRightInd w:val="0"/>
        <w:spacing w:after="0" w:line="360" w:lineRule="auto"/>
        <w:jc w:val="both"/>
        <w:rPr>
          <w:rFonts w:ascii="Times New Roman" w:eastAsiaTheme="minorHAnsi" w:hAnsi="Times New Roman"/>
          <w:b/>
          <w:sz w:val="24"/>
          <w:szCs w:val="24"/>
        </w:rPr>
      </w:pPr>
      <w:r w:rsidRPr="00A04F89">
        <w:rPr>
          <w:rFonts w:ascii="Times New Roman" w:eastAsiaTheme="minorHAnsi" w:hAnsi="Times New Roman"/>
          <w:b/>
          <w:sz w:val="24"/>
          <w:szCs w:val="24"/>
        </w:rPr>
        <w:t>i) Melhoria do ensino escolar (ligada a conceitos de «escolas eficazes» e</w:t>
      </w:r>
    </w:p>
    <w:p w14:paraId="51785085" w14:textId="6D387870" w:rsidR="00E96F52" w:rsidRPr="00A04F89" w:rsidRDefault="00D50D58" w:rsidP="00D50D58">
      <w:pPr>
        <w:autoSpaceDE w:val="0"/>
        <w:autoSpaceDN w:val="0"/>
        <w:adjustRightInd w:val="0"/>
        <w:spacing w:after="0" w:line="360" w:lineRule="auto"/>
        <w:jc w:val="both"/>
        <w:rPr>
          <w:rFonts w:ascii="Times New Roman" w:eastAsiaTheme="minorHAnsi" w:hAnsi="Times New Roman"/>
          <w:b/>
          <w:sz w:val="24"/>
          <w:szCs w:val="24"/>
        </w:rPr>
      </w:pPr>
      <w:r w:rsidRPr="00A04F89">
        <w:rPr>
          <w:rFonts w:ascii="Times New Roman" w:eastAsiaTheme="minorHAnsi" w:hAnsi="Times New Roman"/>
          <w:b/>
          <w:sz w:val="24"/>
          <w:szCs w:val="24"/>
        </w:rPr>
        <w:t>«qualidade na educação»)</w:t>
      </w:r>
    </w:p>
    <w:p w14:paraId="2A715E32" w14:textId="77777777" w:rsidR="000F6949" w:rsidRPr="00A04F89" w:rsidRDefault="000F6949" w:rsidP="000F6949">
      <w:pPr>
        <w:autoSpaceDE w:val="0"/>
        <w:autoSpaceDN w:val="0"/>
        <w:adjustRightInd w:val="0"/>
        <w:spacing w:after="0" w:line="240" w:lineRule="auto"/>
        <w:jc w:val="both"/>
        <w:rPr>
          <w:rFonts w:ascii="Times New Roman" w:eastAsiaTheme="minorHAnsi" w:hAnsi="Times New Roman"/>
          <w:b/>
          <w:sz w:val="24"/>
          <w:szCs w:val="24"/>
        </w:rPr>
      </w:pPr>
    </w:p>
    <w:p w14:paraId="1410CDDB" w14:textId="7C8E8130" w:rsidR="00D50D58" w:rsidRPr="00A04F89" w:rsidRDefault="00D50D58" w:rsidP="00D50D58">
      <w:pPr>
        <w:autoSpaceDE w:val="0"/>
        <w:autoSpaceDN w:val="0"/>
        <w:adjustRightInd w:val="0"/>
        <w:spacing w:after="0" w:line="360" w:lineRule="auto"/>
        <w:jc w:val="both"/>
        <w:rPr>
          <w:rFonts w:ascii="Times New Roman" w:eastAsiaTheme="minorHAnsi" w:hAnsi="Times New Roman"/>
          <w:sz w:val="24"/>
          <w:szCs w:val="24"/>
        </w:rPr>
      </w:pPr>
      <w:r w:rsidRPr="00A04F89">
        <w:rPr>
          <w:rFonts w:ascii="Times New Roman" w:eastAsiaTheme="minorHAnsi" w:hAnsi="Times New Roman"/>
          <w:sz w:val="24"/>
          <w:szCs w:val="24"/>
        </w:rPr>
        <w:t>O que acontece nas escolas deveria ser útil, relevante, eficaz e</w:t>
      </w:r>
      <w:r w:rsidR="00926485" w:rsidRPr="00A04F89">
        <w:rPr>
          <w:rFonts w:ascii="Times New Roman" w:eastAsiaTheme="minorHAnsi" w:hAnsi="Times New Roman"/>
          <w:sz w:val="24"/>
          <w:szCs w:val="24"/>
        </w:rPr>
        <w:t xml:space="preserve"> adequado para a </w:t>
      </w:r>
      <w:r w:rsidRPr="00A04F89">
        <w:rPr>
          <w:rFonts w:ascii="Times New Roman" w:eastAsiaTheme="minorHAnsi" w:hAnsi="Times New Roman"/>
          <w:sz w:val="24"/>
          <w:szCs w:val="24"/>
        </w:rPr>
        <w:t>comunidade – ou seja, deveria ser uma educação com qualidade. Se os estudantes, ou det</w:t>
      </w:r>
      <w:r w:rsidR="00926485" w:rsidRPr="00A04F89">
        <w:rPr>
          <w:rFonts w:ascii="Times New Roman" w:eastAsiaTheme="minorHAnsi" w:hAnsi="Times New Roman"/>
          <w:sz w:val="24"/>
          <w:szCs w:val="24"/>
        </w:rPr>
        <w:t xml:space="preserve">erminados grupos ou indivíduos, </w:t>
      </w:r>
      <w:r w:rsidRPr="00A04F89">
        <w:rPr>
          <w:rFonts w:ascii="Times New Roman" w:eastAsiaTheme="minorHAnsi" w:hAnsi="Times New Roman"/>
          <w:sz w:val="24"/>
          <w:szCs w:val="24"/>
        </w:rPr>
        <w:t>falharem na aprendizagem, desistirem da escola, repetirem aulas, aprendere</w:t>
      </w:r>
      <w:r w:rsidR="00654C42" w:rsidRPr="00A04F89">
        <w:rPr>
          <w:rFonts w:ascii="Times New Roman" w:eastAsiaTheme="minorHAnsi" w:hAnsi="Times New Roman"/>
          <w:sz w:val="24"/>
          <w:szCs w:val="24"/>
        </w:rPr>
        <w:t xml:space="preserve">m coisas que </w:t>
      </w:r>
      <w:r w:rsidRPr="00A04F89">
        <w:rPr>
          <w:rFonts w:ascii="Times New Roman" w:eastAsiaTheme="minorHAnsi" w:hAnsi="Times New Roman"/>
          <w:sz w:val="24"/>
          <w:szCs w:val="24"/>
        </w:rPr>
        <w:t>são inúteis ou irrelevantes, forem abusados ou infelizes, isso significa que o sistema está a falhar. Demo</w:t>
      </w:r>
      <w:r w:rsidR="00654C42" w:rsidRPr="00A04F89">
        <w:rPr>
          <w:rFonts w:ascii="Times New Roman" w:eastAsiaTheme="minorHAnsi" w:hAnsi="Times New Roman"/>
          <w:sz w:val="24"/>
          <w:szCs w:val="24"/>
        </w:rPr>
        <w:t xml:space="preserve">nstra claramente que a inclusão </w:t>
      </w:r>
      <w:r w:rsidRPr="00A04F89">
        <w:rPr>
          <w:rFonts w:ascii="Times New Roman" w:eastAsiaTheme="minorHAnsi" w:hAnsi="Times New Roman"/>
          <w:sz w:val="24"/>
          <w:szCs w:val="24"/>
        </w:rPr>
        <w:t>é muit</w:t>
      </w:r>
      <w:r w:rsidR="00926485" w:rsidRPr="00A04F89">
        <w:rPr>
          <w:rFonts w:ascii="Times New Roman" w:eastAsiaTheme="minorHAnsi" w:hAnsi="Times New Roman"/>
          <w:sz w:val="24"/>
          <w:szCs w:val="24"/>
        </w:rPr>
        <w:t xml:space="preserve">o mais do que apenas o acesso à </w:t>
      </w:r>
      <w:r w:rsidRPr="00A04F89">
        <w:rPr>
          <w:rFonts w:ascii="Times New Roman" w:eastAsiaTheme="minorHAnsi" w:hAnsi="Times New Roman"/>
          <w:sz w:val="24"/>
          <w:szCs w:val="24"/>
        </w:rPr>
        <w:t>escola.</w:t>
      </w:r>
    </w:p>
    <w:p w14:paraId="01FF1397" w14:textId="77777777" w:rsidR="00E96F52" w:rsidRPr="00A04F89" w:rsidRDefault="00E96F52" w:rsidP="00E96F52">
      <w:pPr>
        <w:autoSpaceDE w:val="0"/>
        <w:autoSpaceDN w:val="0"/>
        <w:adjustRightInd w:val="0"/>
        <w:spacing w:after="0" w:line="240" w:lineRule="auto"/>
        <w:jc w:val="both"/>
        <w:rPr>
          <w:rFonts w:ascii="Times New Roman" w:eastAsiaTheme="minorHAnsi" w:hAnsi="Times New Roman"/>
          <w:sz w:val="24"/>
          <w:szCs w:val="24"/>
        </w:rPr>
      </w:pPr>
    </w:p>
    <w:p w14:paraId="63B60500" w14:textId="14A5958C" w:rsidR="00D50D58" w:rsidRPr="00A04F89" w:rsidRDefault="00D50D58" w:rsidP="00D50D58">
      <w:pPr>
        <w:autoSpaceDE w:val="0"/>
        <w:autoSpaceDN w:val="0"/>
        <w:adjustRightInd w:val="0"/>
        <w:spacing w:after="0" w:line="360" w:lineRule="auto"/>
        <w:jc w:val="both"/>
        <w:rPr>
          <w:rFonts w:ascii="Times New Roman" w:eastAsiaTheme="minorHAnsi" w:hAnsi="Times New Roman"/>
          <w:b/>
          <w:sz w:val="24"/>
          <w:szCs w:val="24"/>
        </w:rPr>
      </w:pPr>
      <w:r w:rsidRPr="00A04F89">
        <w:rPr>
          <w:rFonts w:ascii="Times New Roman" w:eastAsiaTheme="minorHAnsi" w:hAnsi="Times New Roman"/>
          <w:b/>
          <w:sz w:val="24"/>
          <w:szCs w:val="24"/>
        </w:rPr>
        <w:t>ii) Educação de alunos com necessidades especiais</w:t>
      </w:r>
    </w:p>
    <w:p w14:paraId="2F66CEA9" w14:textId="77777777" w:rsidR="00E96F52" w:rsidRPr="00A04F89" w:rsidRDefault="00E96F52" w:rsidP="00E96F52">
      <w:pPr>
        <w:autoSpaceDE w:val="0"/>
        <w:autoSpaceDN w:val="0"/>
        <w:adjustRightInd w:val="0"/>
        <w:spacing w:after="0" w:line="240" w:lineRule="auto"/>
        <w:jc w:val="both"/>
        <w:rPr>
          <w:rFonts w:ascii="Times New Roman" w:eastAsiaTheme="minorHAnsi" w:hAnsi="Times New Roman"/>
          <w:b/>
          <w:sz w:val="24"/>
          <w:szCs w:val="24"/>
        </w:rPr>
      </w:pPr>
    </w:p>
    <w:p w14:paraId="5F09921F" w14:textId="40E2A251" w:rsidR="00126BFB" w:rsidRPr="00A04F89" w:rsidRDefault="00D50D58" w:rsidP="00E83B30">
      <w:pPr>
        <w:autoSpaceDE w:val="0"/>
        <w:autoSpaceDN w:val="0"/>
        <w:adjustRightInd w:val="0"/>
        <w:spacing w:after="0" w:line="360" w:lineRule="auto"/>
        <w:jc w:val="both"/>
        <w:rPr>
          <w:rFonts w:ascii="Times New Roman" w:eastAsiaTheme="minorHAnsi" w:hAnsi="Times New Roman"/>
          <w:sz w:val="24"/>
          <w:szCs w:val="24"/>
        </w:rPr>
      </w:pPr>
      <w:r w:rsidRPr="00A04F89">
        <w:rPr>
          <w:rFonts w:ascii="Times New Roman" w:eastAsiaTheme="minorHAnsi" w:hAnsi="Times New Roman"/>
          <w:sz w:val="24"/>
          <w:szCs w:val="24"/>
        </w:rPr>
        <w:t xml:space="preserve">O conceito de educação de alunos com necessidades especiais foi, originalmente, destinado a ser amplo e dizendo respeito a uma vasta variedade de dificuldades que todos os tipos de alunos poderiam ter. Na prática, teve muitas vezes uma conotação mais estreita: no entanto, teve, e pode continuar a ter, uma influência fundamental no desenvolvimento da educação inclusiva. </w:t>
      </w:r>
    </w:p>
    <w:p w14:paraId="5797DAE8" w14:textId="691E6DE5" w:rsidR="0016343D" w:rsidRPr="00A04F89" w:rsidRDefault="0016343D" w:rsidP="00D50D58">
      <w:pPr>
        <w:autoSpaceDE w:val="0"/>
        <w:autoSpaceDN w:val="0"/>
        <w:adjustRightInd w:val="0"/>
        <w:spacing w:after="0" w:line="360" w:lineRule="auto"/>
        <w:jc w:val="both"/>
        <w:rPr>
          <w:rFonts w:ascii="Times New Roman" w:eastAsiaTheme="minorHAnsi" w:hAnsi="Times New Roman"/>
          <w:b/>
          <w:sz w:val="24"/>
          <w:szCs w:val="24"/>
        </w:rPr>
      </w:pPr>
      <w:r w:rsidRPr="00A04F89">
        <w:rPr>
          <w:rFonts w:ascii="Times New Roman" w:eastAsiaTheme="minorHAnsi" w:hAnsi="Times New Roman"/>
          <w:b/>
          <w:sz w:val="24"/>
          <w:szCs w:val="24"/>
        </w:rPr>
        <w:t>Necessidade educativas especiais</w:t>
      </w:r>
    </w:p>
    <w:p w14:paraId="4F6ADFAE" w14:textId="77777777" w:rsidR="00F92241" w:rsidRPr="00A04F89" w:rsidRDefault="00F92241" w:rsidP="00F92241">
      <w:pPr>
        <w:autoSpaceDE w:val="0"/>
        <w:autoSpaceDN w:val="0"/>
        <w:adjustRightInd w:val="0"/>
        <w:spacing w:after="0" w:line="240" w:lineRule="auto"/>
        <w:jc w:val="both"/>
        <w:rPr>
          <w:rFonts w:ascii="Times New Roman" w:eastAsiaTheme="minorHAnsi" w:hAnsi="Times New Roman"/>
          <w:b/>
          <w:sz w:val="24"/>
          <w:szCs w:val="24"/>
        </w:rPr>
      </w:pPr>
    </w:p>
    <w:p w14:paraId="4C99230F" w14:textId="320E19F0" w:rsidR="00730D73" w:rsidRPr="00A04F89" w:rsidRDefault="007D6EF4" w:rsidP="00730D73">
      <w:pPr>
        <w:autoSpaceDE w:val="0"/>
        <w:autoSpaceDN w:val="0"/>
        <w:adjustRightInd w:val="0"/>
        <w:spacing w:after="0" w:line="360" w:lineRule="auto"/>
        <w:jc w:val="both"/>
        <w:rPr>
          <w:rFonts w:ascii="Times New Roman" w:eastAsiaTheme="minorHAnsi" w:hAnsi="Times New Roman"/>
          <w:sz w:val="24"/>
          <w:szCs w:val="24"/>
        </w:rPr>
      </w:pPr>
      <w:ins w:id="200" w:author="Sousa" w:date="2019-07-29T08:49:00Z">
        <w:r w:rsidRPr="00A04F89">
          <w:rPr>
            <w:rFonts w:ascii="Times New Roman" w:eastAsiaTheme="minorHAnsi" w:hAnsi="Times New Roman"/>
            <w:sz w:val="24"/>
            <w:szCs w:val="24"/>
          </w:rPr>
          <w:t>Mudender</w:t>
        </w:r>
      </w:ins>
      <w:del w:id="201" w:author="Sousa" w:date="2019-07-29T08:49:00Z">
        <w:r w:rsidR="00730D73" w:rsidRPr="00A04F89" w:rsidDel="007D6EF4">
          <w:rPr>
            <w:rFonts w:ascii="Times New Roman" w:eastAsiaTheme="minorHAnsi" w:hAnsi="Times New Roman"/>
            <w:sz w:val="24"/>
            <w:szCs w:val="24"/>
          </w:rPr>
          <w:delText>a UDZIWI</w:delText>
        </w:r>
      </w:del>
      <w:r w:rsidR="00730D73" w:rsidRPr="00A04F89">
        <w:rPr>
          <w:rFonts w:ascii="Times New Roman" w:eastAsiaTheme="minorHAnsi" w:hAnsi="Times New Roman"/>
          <w:sz w:val="24"/>
          <w:szCs w:val="24"/>
        </w:rPr>
        <w:t xml:space="preserve"> (2011) refere que a educação especial visa atender as necessidades educativas dos indivíduos que apresentam alguns impedimentos, como por exemplo, físicos, mentais, motores, cognitivos, de aprendizagem, que, com dificuldades de acompanharem regularmente o ensino, necessitam de um atendimento especial. Ou melhor, um </w:t>
      </w:r>
      <w:r w:rsidR="00730D73" w:rsidRPr="00A04F89">
        <w:rPr>
          <w:rFonts w:ascii="Times New Roman" w:eastAsiaTheme="minorHAnsi" w:hAnsi="Times New Roman"/>
          <w:sz w:val="24"/>
          <w:szCs w:val="24"/>
        </w:rPr>
        <w:lastRenderedPageBreak/>
        <w:t>atendimento orientado para às suas necessi</w:t>
      </w:r>
      <w:r w:rsidR="00EB7AD2" w:rsidRPr="00A04F89">
        <w:rPr>
          <w:rFonts w:ascii="Times New Roman" w:eastAsiaTheme="minorHAnsi" w:hAnsi="Times New Roman"/>
          <w:sz w:val="24"/>
          <w:szCs w:val="24"/>
        </w:rPr>
        <w:t>dades educativas, por este ser "diferente/deficiente"</w:t>
      </w:r>
      <w:r w:rsidR="00730D73" w:rsidRPr="00A04F89">
        <w:rPr>
          <w:rFonts w:ascii="Times New Roman" w:eastAsiaTheme="minorHAnsi" w:hAnsi="Times New Roman"/>
          <w:sz w:val="24"/>
          <w:szCs w:val="24"/>
        </w:rPr>
        <w:t xml:space="preserve"> dos i</w:t>
      </w:r>
      <w:r w:rsidR="00EB7AD2" w:rsidRPr="00A04F89">
        <w:rPr>
          <w:rFonts w:ascii="Times New Roman" w:eastAsiaTheme="minorHAnsi" w:hAnsi="Times New Roman"/>
          <w:sz w:val="24"/>
          <w:szCs w:val="24"/>
        </w:rPr>
        <w:t>ndivíduos considerados "normais"</w:t>
      </w:r>
      <w:r w:rsidR="00730D73" w:rsidRPr="00A04F89">
        <w:rPr>
          <w:rFonts w:ascii="Times New Roman" w:eastAsiaTheme="minorHAnsi" w:hAnsi="Times New Roman"/>
          <w:sz w:val="24"/>
          <w:szCs w:val="24"/>
        </w:rPr>
        <w:t>.</w:t>
      </w:r>
    </w:p>
    <w:p w14:paraId="38F2B7CF" w14:textId="77777777" w:rsidR="00EB7AD2" w:rsidRDefault="00EB7AD2" w:rsidP="00EB7AD2">
      <w:pPr>
        <w:pStyle w:val="SemEspaamento"/>
        <w:rPr>
          <w:rFonts w:ascii="Times New Roman" w:hAnsi="Times New Roman"/>
          <w:sz w:val="24"/>
          <w:szCs w:val="24"/>
        </w:rPr>
      </w:pPr>
    </w:p>
    <w:p w14:paraId="0D37A38E" w14:textId="77777777" w:rsidR="00126BFB" w:rsidRPr="00A04F89" w:rsidRDefault="00126BFB" w:rsidP="00EB7AD2">
      <w:pPr>
        <w:pStyle w:val="SemEspaamento"/>
        <w:rPr>
          <w:rFonts w:ascii="Times New Roman" w:hAnsi="Times New Roman"/>
          <w:sz w:val="24"/>
          <w:szCs w:val="24"/>
          <w:rPrChange w:id="202" w:author="Sousa" w:date="2019-08-04T19:07:00Z">
            <w:rPr/>
          </w:rPrChange>
        </w:rPr>
      </w:pPr>
    </w:p>
    <w:p w14:paraId="336C67B5" w14:textId="100534FF" w:rsidR="00D5150E" w:rsidRPr="00A04F89" w:rsidDel="00B3572C" w:rsidRDefault="008E652C" w:rsidP="00D5150E">
      <w:pPr>
        <w:autoSpaceDE w:val="0"/>
        <w:autoSpaceDN w:val="0"/>
        <w:adjustRightInd w:val="0"/>
        <w:spacing w:after="0" w:line="360" w:lineRule="auto"/>
        <w:jc w:val="both"/>
        <w:rPr>
          <w:del w:id="203" w:author="Sousa" w:date="2019-07-29T08:53:00Z"/>
          <w:rFonts w:ascii="Times New Roman" w:eastAsiaTheme="minorHAnsi" w:hAnsi="Times New Roman"/>
          <w:sz w:val="24"/>
          <w:szCs w:val="24"/>
        </w:rPr>
      </w:pPr>
      <w:ins w:id="204" w:author="Sousa" w:date="2019-08-04T19:10:00Z">
        <w:r w:rsidRPr="0020775F">
          <w:rPr>
            <w:rFonts w:ascii="Times New Roman" w:eastAsiaTheme="minorHAnsi" w:hAnsi="Times New Roman"/>
            <w:b/>
            <w:sz w:val="24"/>
            <w:szCs w:val="24"/>
          </w:rPr>
          <w:t>3.1.2</w:t>
        </w:r>
        <w:r>
          <w:rPr>
            <w:rFonts w:ascii="Times New Roman" w:eastAsiaTheme="minorHAnsi" w:hAnsi="Times New Roman"/>
            <w:sz w:val="24"/>
            <w:szCs w:val="24"/>
          </w:rPr>
          <w:t xml:space="preserve">. </w:t>
        </w:r>
      </w:ins>
      <w:del w:id="205" w:author="Sousa" w:date="2019-07-29T08:53:00Z">
        <w:r w:rsidR="00D5150E" w:rsidRPr="00276E99" w:rsidDel="00B3572C">
          <w:rPr>
            <w:rFonts w:ascii="Times New Roman" w:eastAsiaTheme="minorHAnsi" w:hAnsi="Times New Roman"/>
            <w:sz w:val="24"/>
            <w:szCs w:val="24"/>
          </w:rPr>
          <w:delText>Para compreender o processo que culminou com a política de inclusão há que se conhecer os diferentes momentos históricos passados pelo homem na sua relação</w:delText>
        </w:r>
        <w:r w:rsidR="00D5150E" w:rsidRPr="00AC1CD6" w:rsidDel="00B3572C">
          <w:rPr>
            <w:rFonts w:ascii="Times New Roman" w:eastAsiaTheme="minorHAnsi" w:hAnsi="Times New Roman"/>
            <w:sz w:val="24"/>
            <w:szCs w:val="24"/>
          </w:rPr>
          <w:delText xml:space="preserve"> com a população constituída pelas pessoas com necessidades especiais. A história da pessoa com necessidades educativas especiais tem sido caracterizada pela segregação, acompanhada pela exclusão, sob diferentes argumentos, dependendo do momento histórico </w:delText>
        </w:r>
        <w:r w:rsidR="00D5150E" w:rsidRPr="00A04F89" w:rsidDel="00B3572C">
          <w:rPr>
            <w:rFonts w:ascii="Times New Roman" w:eastAsiaTheme="minorHAnsi" w:hAnsi="Times New Roman"/>
            <w:sz w:val="24"/>
            <w:szCs w:val="24"/>
          </w:rPr>
          <w:delText>localizado.</w:delText>
        </w:r>
      </w:del>
    </w:p>
    <w:p w14:paraId="787FFC40" w14:textId="3C1E415D" w:rsidR="007E670F" w:rsidRPr="00A04F89" w:rsidDel="00B3572C" w:rsidRDefault="00D5150E" w:rsidP="00D5150E">
      <w:pPr>
        <w:autoSpaceDE w:val="0"/>
        <w:autoSpaceDN w:val="0"/>
        <w:adjustRightInd w:val="0"/>
        <w:spacing w:after="0" w:line="360" w:lineRule="auto"/>
        <w:jc w:val="both"/>
        <w:rPr>
          <w:del w:id="206" w:author="Sousa" w:date="2019-07-29T08:53:00Z"/>
          <w:rFonts w:ascii="Times New Roman" w:eastAsiaTheme="minorHAnsi" w:hAnsi="Times New Roman"/>
          <w:bCs/>
          <w:sz w:val="24"/>
          <w:szCs w:val="24"/>
        </w:rPr>
      </w:pPr>
      <w:del w:id="207" w:author="Sousa" w:date="2019-07-29T08:53:00Z">
        <w:r w:rsidRPr="00A04F89" w:rsidDel="00B3572C">
          <w:rPr>
            <w:rFonts w:ascii="Times New Roman" w:eastAsiaTheme="minorHAnsi" w:hAnsi="Times New Roman"/>
            <w:sz w:val="24"/>
            <w:szCs w:val="24"/>
          </w:rPr>
          <w:delText>No decorrer da história da humanidade foram se diversificando a visão e a compreensão que as diferentes sociedades tinham a respeito da</w:delText>
        </w:r>
        <w:r w:rsidR="001418E3" w:rsidRPr="00A04F89" w:rsidDel="00B3572C">
          <w:rPr>
            <w:rFonts w:ascii="Times New Roman" w:eastAsiaTheme="minorHAnsi" w:hAnsi="Times New Roman"/>
            <w:sz w:val="24"/>
            <w:szCs w:val="24"/>
          </w:rPr>
          <w:delText xml:space="preserve"> </w:delText>
        </w:r>
        <w:r w:rsidRPr="00A04F89" w:rsidDel="00B3572C">
          <w:rPr>
            <w:rFonts w:ascii="Times New Roman" w:eastAsiaTheme="minorHAnsi" w:hAnsi="Times New Roman"/>
            <w:bCs/>
            <w:sz w:val="24"/>
            <w:szCs w:val="24"/>
          </w:rPr>
          <w:delText>“deficiência” ou das necessidades especiais</w:delText>
        </w:r>
        <w:r w:rsidR="007E670F" w:rsidRPr="00A04F89" w:rsidDel="00B3572C">
          <w:rPr>
            <w:rFonts w:ascii="Times New Roman" w:eastAsiaTheme="minorHAnsi" w:hAnsi="Times New Roman"/>
            <w:bCs/>
            <w:sz w:val="24"/>
            <w:szCs w:val="24"/>
          </w:rPr>
          <w:delText xml:space="preserve"> (SIMBINE, 2011, p.7)</w:delText>
        </w:r>
        <w:r w:rsidRPr="00A04F89" w:rsidDel="00B3572C">
          <w:rPr>
            <w:rFonts w:ascii="Times New Roman" w:eastAsiaTheme="minorHAnsi" w:hAnsi="Times New Roman"/>
            <w:bCs/>
            <w:sz w:val="24"/>
            <w:szCs w:val="24"/>
          </w:rPr>
          <w:delText xml:space="preserve">. </w:delText>
        </w:r>
      </w:del>
    </w:p>
    <w:p w14:paraId="731F86D0" w14:textId="6FBE650C" w:rsidR="007E670F" w:rsidRPr="00A04F89" w:rsidDel="00B3572C" w:rsidRDefault="007E670F" w:rsidP="007E670F">
      <w:pPr>
        <w:pStyle w:val="SemEspaamento"/>
        <w:rPr>
          <w:del w:id="208" w:author="Sousa" w:date="2019-07-29T08:53:00Z"/>
          <w:rFonts w:ascii="Times New Roman" w:hAnsi="Times New Roman"/>
          <w:sz w:val="24"/>
          <w:szCs w:val="24"/>
          <w:rPrChange w:id="209" w:author="Sousa" w:date="2019-08-04T19:07:00Z">
            <w:rPr>
              <w:del w:id="210" w:author="Sousa" w:date="2019-07-29T08:53:00Z"/>
            </w:rPr>
          </w:rPrChange>
        </w:rPr>
      </w:pPr>
    </w:p>
    <w:p w14:paraId="1977077A" w14:textId="6B76EAF0" w:rsidR="00D5150E" w:rsidRPr="00A04F89" w:rsidDel="00B3572C" w:rsidRDefault="00D5150E" w:rsidP="00D5150E">
      <w:pPr>
        <w:autoSpaceDE w:val="0"/>
        <w:autoSpaceDN w:val="0"/>
        <w:adjustRightInd w:val="0"/>
        <w:spacing w:after="0" w:line="360" w:lineRule="auto"/>
        <w:jc w:val="both"/>
        <w:rPr>
          <w:del w:id="211" w:author="Sousa" w:date="2019-07-29T08:53:00Z"/>
          <w:rFonts w:ascii="Times New Roman" w:eastAsiaTheme="minorHAnsi" w:hAnsi="Times New Roman"/>
          <w:sz w:val="24"/>
          <w:szCs w:val="24"/>
        </w:rPr>
      </w:pPr>
      <w:del w:id="212" w:author="Sousa" w:date="2019-07-29T08:53:00Z">
        <w:r w:rsidRPr="00276E99" w:rsidDel="00B3572C">
          <w:rPr>
            <w:rFonts w:ascii="Times New Roman" w:eastAsiaTheme="minorHAnsi" w:hAnsi="Times New Roman"/>
            <w:sz w:val="24"/>
            <w:szCs w:val="24"/>
          </w:rPr>
          <w:delText>A forma de pensar e, por consequência, a</w:delText>
        </w:r>
        <w:r w:rsidRPr="00AC1CD6" w:rsidDel="00B3572C">
          <w:rPr>
            <w:rFonts w:ascii="Times New Roman" w:eastAsiaTheme="minorHAnsi" w:hAnsi="Times New Roman"/>
            <w:sz w:val="24"/>
            <w:szCs w:val="24"/>
          </w:rPr>
          <w:delText xml:space="preserve"> forma de agir com relação à </w:delText>
        </w:r>
        <w:r w:rsidRPr="00A04F89" w:rsidDel="00B3572C">
          <w:rPr>
            <w:rFonts w:ascii="Times New Roman" w:eastAsiaTheme="minorHAnsi" w:hAnsi="Times New Roman"/>
            <w:bCs/>
            <w:sz w:val="24"/>
            <w:szCs w:val="24"/>
          </w:rPr>
          <w:delText>“deficiência”</w:delText>
        </w:r>
        <w:r w:rsidRPr="00A04F89" w:rsidDel="00B3572C">
          <w:rPr>
            <w:rFonts w:ascii="Times New Roman" w:eastAsiaTheme="minorHAnsi" w:hAnsi="Times New Roman"/>
            <w:b/>
            <w:bCs/>
            <w:sz w:val="24"/>
            <w:szCs w:val="24"/>
          </w:rPr>
          <w:delText xml:space="preserve"> </w:delText>
        </w:r>
        <w:r w:rsidRPr="00A04F89" w:rsidDel="00B3572C">
          <w:rPr>
            <w:rFonts w:ascii="Times New Roman" w:eastAsiaTheme="minorHAnsi" w:hAnsi="Times New Roman"/>
            <w:sz w:val="24"/>
            <w:szCs w:val="24"/>
          </w:rPr>
          <w:delText>enquanto</w:delText>
        </w:r>
        <w:r w:rsidR="001418E3" w:rsidRPr="00A04F89" w:rsidDel="00B3572C">
          <w:rPr>
            <w:rFonts w:ascii="Times New Roman" w:eastAsiaTheme="minorHAnsi" w:hAnsi="Times New Roman"/>
            <w:sz w:val="24"/>
            <w:szCs w:val="24"/>
          </w:rPr>
          <w:delText xml:space="preserve"> </w:delText>
        </w:r>
        <w:r w:rsidRPr="00A04F89" w:rsidDel="00B3572C">
          <w:rPr>
            <w:rFonts w:ascii="Times New Roman" w:eastAsiaTheme="minorHAnsi" w:hAnsi="Times New Roman"/>
            <w:sz w:val="24"/>
            <w:szCs w:val="24"/>
          </w:rPr>
          <w:delText>fenómeno e à pessoa com necessidades especiais enquanto ser modificam-se no decorrer do tempo e de acordo com as condições socioeconómicas</w:delText>
        </w:r>
        <w:r w:rsidR="007E670F" w:rsidRPr="00A04F89" w:rsidDel="00B3572C">
          <w:rPr>
            <w:rFonts w:ascii="Times New Roman" w:eastAsiaTheme="minorHAnsi" w:hAnsi="Times New Roman"/>
            <w:sz w:val="24"/>
            <w:szCs w:val="24"/>
          </w:rPr>
          <w:delText xml:space="preserve"> </w:delText>
        </w:r>
        <w:r w:rsidRPr="00A04F89" w:rsidDel="00B3572C">
          <w:rPr>
            <w:rFonts w:ascii="Times New Roman" w:eastAsiaTheme="minorHAnsi" w:hAnsi="Times New Roman"/>
            <w:sz w:val="24"/>
            <w:szCs w:val="24"/>
          </w:rPr>
          <w:delText>dessa sociedade. Nesta óptica, as sociedades têm, ao</w:delText>
        </w:r>
        <w:r w:rsidR="001418E3" w:rsidRPr="00A04F89" w:rsidDel="00B3572C">
          <w:rPr>
            <w:rFonts w:ascii="Times New Roman" w:eastAsiaTheme="minorHAnsi" w:hAnsi="Times New Roman"/>
            <w:sz w:val="24"/>
            <w:szCs w:val="24"/>
          </w:rPr>
          <w:delText xml:space="preserve"> longo dos tempos, recorrido às </w:delText>
        </w:r>
        <w:r w:rsidRPr="00A04F89" w:rsidDel="00B3572C">
          <w:rPr>
            <w:rFonts w:ascii="Times New Roman" w:eastAsiaTheme="minorHAnsi" w:hAnsi="Times New Roman"/>
            <w:sz w:val="24"/>
            <w:szCs w:val="24"/>
          </w:rPr>
          <w:delText>práticas reguladoras face à pessoa diferente e à</w:delText>
        </w:r>
        <w:r w:rsidR="001418E3" w:rsidRPr="00A04F89" w:rsidDel="00B3572C">
          <w:rPr>
            <w:rFonts w:ascii="Times New Roman" w:eastAsiaTheme="minorHAnsi" w:hAnsi="Times New Roman"/>
            <w:sz w:val="24"/>
            <w:szCs w:val="24"/>
          </w:rPr>
          <w:delText xml:space="preserve"> </w:delText>
        </w:r>
        <w:r w:rsidRPr="00A04F89" w:rsidDel="00B3572C">
          <w:rPr>
            <w:rFonts w:ascii="Times New Roman" w:eastAsiaTheme="minorHAnsi" w:hAnsi="Times New Roman"/>
            <w:sz w:val="24"/>
            <w:szCs w:val="24"/>
          </w:rPr>
          <w:delText>criança com necessidades especiais desse universo</w:delText>
        </w:r>
        <w:r w:rsidR="00D10A9D" w:rsidRPr="00A04F89" w:rsidDel="00B3572C">
          <w:rPr>
            <w:rFonts w:ascii="Times New Roman" w:eastAsiaTheme="minorHAnsi" w:hAnsi="Times New Roman"/>
            <w:sz w:val="24"/>
            <w:szCs w:val="24"/>
          </w:rPr>
          <w:delText xml:space="preserve"> (ibidem, p.7)</w:delText>
        </w:r>
        <w:r w:rsidRPr="00A04F89" w:rsidDel="00B3572C">
          <w:rPr>
            <w:rFonts w:ascii="Times New Roman" w:eastAsiaTheme="minorHAnsi" w:hAnsi="Times New Roman"/>
            <w:sz w:val="24"/>
            <w:szCs w:val="24"/>
          </w:rPr>
          <w:delText>.</w:delText>
        </w:r>
      </w:del>
    </w:p>
    <w:p w14:paraId="6D5F25EB" w14:textId="4C1FF81E" w:rsidR="007E670F" w:rsidRPr="00A04F89" w:rsidDel="00B3572C" w:rsidRDefault="007E670F" w:rsidP="007E670F">
      <w:pPr>
        <w:pStyle w:val="SemEspaamento"/>
        <w:rPr>
          <w:del w:id="213" w:author="Sousa" w:date="2019-07-29T08:53:00Z"/>
          <w:rFonts w:ascii="Times New Roman" w:hAnsi="Times New Roman"/>
          <w:sz w:val="24"/>
          <w:szCs w:val="24"/>
          <w:rPrChange w:id="214" w:author="Sousa" w:date="2019-08-04T19:07:00Z">
            <w:rPr>
              <w:del w:id="215" w:author="Sousa" w:date="2019-07-29T08:53:00Z"/>
            </w:rPr>
          </w:rPrChange>
        </w:rPr>
      </w:pPr>
    </w:p>
    <w:p w14:paraId="4EBBFBDC" w14:textId="5EA01898" w:rsidR="00153E4A" w:rsidRPr="00A04F89" w:rsidDel="00B3572C" w:rsidRDefault="00D5150E" w:rsidP="002A59D0">
      <w:pPr>
        <w:autoSpaceDE w:val="0"/>
        <w:autoSpaceDN w:val="0"/>
        <w:adjustRightInd w:val="0"/>
        <w:spacing w:after="0" w:line="360" w:lineRule="auto"/>
        <w:jc w:val="both"/>
        <w:rPr>
          <w:del w:id="216" w:author="Sousa" w:date="2019-07-29T08:53:00Z"/>
          <w:rFonts w:ascii="Times New Roman" w:hAnsi="Times New Roman"/>
          <w:sz w:val="24"/>
          <w:szCs w:val="24"/>
          <w:rPrChange w:id="217" w:author="Sousa" w:date="2019-08-04T19:07:00Z">
            <w:rPr>
              <w:del w:id="218" w:author="Sousa" w:date="2019-07-29T08:53:00Z"/>
            </w:rPr>
          </w:rPrChange>
        </w:rPr>
      </w:pPr>
      <w:del w:id="219" w:author="Sousa" w:date="2019-07-29T08:53:00Z">
        <w:r w:rsidRPr="00276E99" w:rsidDel="00B3572C">
          <w:rPr>
            <w:rFonts w:ascii="Times New Roman" w:eastAsiaTheme="minorHAnsi" w:hAnsi="Times New Roman"/>
            <w:sz w:val="24"/>
            <w:szCs w:val="24"/>
          </w:rPr>
          <w:delText>Há relatos segundo os quais ao cego, ao manco e ao leproso, a maioria dos quais sendo pedintes ou rejeitados pela comunida</w:delText>
        </w:r>
        <w:r w:rsidRPr="00AC1CD6" w:rsidDel="00B3572C">
          <w:rPr>
            <w:rFonts w:ascii="Times New Roman" w:eastAsiaTheme="minorHAnsi" w:hAnsi="Times New Roman"/>
            <w:sz w:val="24"/>
            <w:szCs w:val="24"/>
          </w:rPr>
          <w:delText>de eram sacrificados</w:delText>
        </w:r>
        <w:r w:rsidR="001418E3" w:rsidRPr="00A04F89" w:rsidDel="00B3572C">
          <w:rPr>
            <w:rFonts w:ascii="Times New Roman" w:eastAsiaTheme="minorHAnsi" w:hAnsi="Times New Roman"/>
            <w:sz w:val="24"/>
            <w:szCs w:val="24"/>
          </w:rPr>
          <w:delText xml:space="preserve"> </w:delText>
        </w:r>
        <w:r w:rsidRPr="00A04F89" w:rsidDel="00B3572C">
          <w:rPr>
            <w:rFonts w:ascii="Times New Roman" w:eastAsiaTheme="minorHAnsi" w:hAnsi="Times New Roman"/>
            <w:sz w:val="24"/>
            <w:szCs w:val="24"/>
          </w:rPr>
          <w:delText>por medo de doenças ou porque se pensava que eram amaldiçoados pelos deuses. Segundo Jimenéz (1997:22) “</w:delText>
        </w:r>
        <w:r w:rsidRPr="00A04F89" w:rsidDel="00B3572C">
          <w:rPr>
            <w:rFonts w:ascii="Times New Roman" w:eastAsiaTheme="minorHAnsi" w:hAnsi="Times New Roman"/>
            <w:i/>
            <w:iCs/>
            <w:sz w:val="24"/>
            <w:szCs w:val="24"/>
          </w:rPr>
          <w:delText>nas sociedades antigas o</w:delText>
        </w:r>
        <w:r w:rsidR="001418E3" w:rsidRPr="00A04F89" w:rsidDel="00B3572C">
          <w:rPr>
            <w:rFonts w:ascii="Times New Roman" w:eastAsiaTheme="minorHAnsi" w:hAnsi="Times New Roman"/>
            <w:sz w:val="24"/>
            <w:szCs w:val="24"/>
          </w:rPr>
          <w:delText xml:space="preserve"> </w:delText>
        </w:r>
        <w:r w:rsidRPr="00A04F89" w:rsidDel="00B3572C">
          <w:rPr>
            <w:rFonts w:ascii="Times New Roman" w:eastAsiaTheme="minorHAnsi" w:hAnsi="Times New Roman"/>
            <w:i/>
            <w:iCs/>
            <w:sz w:val="24"/>
            <w:szCs w:val="24"/>
          </w:rPr>
          <w:delText>infanticídio era normal sempre que se observavam anormalidades nas crianças”</w:delText>
        </w:r>
        <w:r w:rsidRPr="00A04F89" w:rsidDel="00B3572C">
          <w:rPr>
            <w:rFonts w:ascii="Times New Roman" w:eastAsiaTheme="minorHAnsi" w:hAnsi="Times New Roman"/>
            <w:sz w:val="24"/>
            <w:szCs w:val="24"/>
          </w:rPr>
          <w:delText>.</w:delText>
        </w:r>
        <w:r w:rsidR="00153E4A" w:rsidRPr="00A04F89" w:rsidDel="00B3572C">
          <w:rPr>
            <w:rFonts w:ascii="Times New Roman" w:hAnsi="Times New Roman"/>
            <w:sz w:val="24"/>
            <w:szCs w:val="24"/>
            <w:rPrChange w:id="220" w:author="Sousa" w:date="2019-08-04T19:07:00Z">
              <w:rPr/>
            </w:rPrChange>
          </w:rPr>
          <w:delText xml:space="preserve"> </w:delText>
        </w:r>
      </w:del>
    </w:p>
    <w:p w14:paraId="224C1AB5" w14:textId="3EDC5889" w:rsidR="002A59D0" w:rsidRPr="00A04F89" w:rsidDel="00B3572C" w:rsidRDefault="002A59D0" w:rsidP="002A59D0">
      <w:pPr>
        <w:pStyle w:val="SemEspaamento"/>
        <w:rPr>
          <w:del w:id="221" w:author="Sousa" w:date="2019-07-29T08:53:00Z"/>
          <w:rFonts w:ascii="Times New Roman" w:hAnsi="Times New Roman"/>
          <w:sz w:val="24"/>
          <w:szCs w:val="24"/>
          <w:rPrChange w:id="222" w:author="Sousa" w:date="2019-08-04T19:07:00Z">
            <w:rPr>
              <w:del w:id="223" w:author="Sousa" w:date="2019-07-29T08:53:00Z"/>
            </w:rPr>
          </w:rPrChange>
        </w:rPr>
      </w:pPr>
    </w:p>
    <w:p w14:paraId="7B37C217" w14:textId="6294420B" w:rsidR="00D5150E" w:rsidRPr="00276E99" w:rsidDel="00B3572C" w:rsidRDefault="00D5150E" w:rsidP="00D5150E">
      <w:pPr>
        <w:autoSpaceDE w:val="0"/>
        <w:autoSpaceDN w:val="0"/>
        <w:adjustRightInd w:val="0"/>
        <w:spacing w:after="0" w:line="360" w:lineRule="auto"/>
        <w:jc w:val="both"/>
        <w:rPr>
          <w:del w:id="224" w:author="Sousa" w:date="2019-07-29T08:53:00Z"/>
          <w:rFonts w:ascii="Times New Roman" w:eastAsiaTheme="minorHAnsi" w:hAnsi="Times New Roman"/>
          <w:iCs/>
          <w:sz w:val="24"/>
          <w:szCs w:val="24"/>
        </w:rPr>
      </w:pPr>
      <w:del w:id="225" w:author="Sousa" w:date="2019-07-29T08:53:00Z">
        <w:r w:rsidRPr="00276E99" w:rsidDel="00B3572C">
          <w:rPr>
            <w:rFonts w:ascii="Times New Roman" w:eastAsiaTheme="minorHAnsi" w:hAnsi="Times New Roman"/>
            <w:sz w:val="24"/>
            <w:szCs w:val="24"/>
          </w:rPr>
          <w:delText>Por seu lado Correia (1999</w:delText>
        </w:r>
        <w:r w:rsidRPr="00AC1CD6" w:rsidDel="00B3572C">
          <w:rPr>
            <w:rFonts w:ascii="Times New Roman" w:eastAsiaTheme="minorHAnsi" w:hAnsi="Times New Roman"/>
            <w:sz w:val="24"/>
            <w:szCs w:val="24"/>
          </w:rPr>
          <w:delText xml:space="preserve">:13) assinala políticas extremas da sociedade e refere que </w:delText>
        </w:r>
        <w:r w:rsidRPr="00A04F89" w:rsidDel="00B3572C">
          <w:rPr>
            <w:rFonts w:ascii="Times New Roman" w:eastAsiaTheme="minorHAnsi" w:hAnsi="Times New Roman"/>
            <w:i/>
            <w:iCs/>
            <w:sz w:val="24"/>
            <w:szCs w:val="24"/>
          </w:rPr>
          <w:delText>“em Esparta, na Antiga Grécia, crianças com necessidades</w:delText>
        </w:r>
        <w:r w:rsidR="001418E3" w:rsidRPr="00A04F89" w:rsidDel="00B3572C">
          <w:rPr>
            <w:rFonts w:ascii="Times New Roman" w:eastAsiaTheme="minorHAnsi" w:hAnsi="Times New Roman"/>
            <w:i/>
            <w:iCs/>
            <w:sz w:val="24"/>
            <w:szCs w:val="24"/>
          </w:rPr>
          <w:delText xml:space="preserve"> </w:delText>
        </w:r>
        <w:r w:rsidRPr="00A04F89" w:rsidDel="00B3572C">
          <w:rPr>
            <w:rFonts w:ascii="Times New Roman" w:eastAsiaTheme="minorHAnsi" w:hAnsi="Times New Roman"/>
            <w:i/>
            <w:iCs/>
            <w:sz w:val="24"/>
            <w:szCs w:val="24"/>
          </w:rPr>
          <w:delText>especiais motoras eram colocadas e abandonadas nas montanhas e, em Roma, atiradas aos rios”.</w:delText>
        </w:r>
        <w:r w:rsidR="004044EA" w:rsidRPr="00A04F89" w:rsidDel="00B3572C">
          <w:rPr>
            <w:rFonts w:ascii="Times New Roman" w:hAnsi="Times New Roman"/>
            <w:sz w:val="24"/>
            <w:szCs w:val="24"/>
            <w:rPrChange w:id="226" w:author="Sousa" w:date="2019-08-04T19:07:00Z">
              <w:rPr/>
            </w:rPrChange>
          </w:rPr>
          <w:delText xml:space="preserve"> </w:delText>
        </w:r>
      </w:del>
    </w:p>
    <w:p w14:paraId="1508BFBA" w14:textId="6CB69029" w:rsidR="004044EA" w:rsidRPr="00A04F89" w:rsidDel="00B3572C" w:rsidRDefault="004044EA" w:rsidP="002A59D0">
      <w:pPr>
        <w:pStyle w:val="SemEspaamento"/>
        <w:rPr>
          <w:del w:id="227" w:author="Sousa" w:date="2019-07-29T08:53:00Z"/>
          <w:rFonts w:ascii="Times New Roman" w:hAnsi="Times New Roman"/>
          <w:sz w:val="24"/>
          <w:szCs w:val="24"/>
          <w:rPrChange w:id="228" w:author="Sousa" w:date="2019-08-04T19:07:00Z">
            <w:rPr>
              <w:del w:id="229" w:author="Sousa" w:date="2019-07-29T08:53:00Z"/>
            </w:rPr>
          </w:rPrChange>
        </w:rPr>
      </w:pPr>
    </w:p>
    <w:p w14:paraId="2B050605" w14:textId="749FF131" w:rsidR="00D5150E" w:rsidRPr="00A04F89" w:rsidDel="00B3572C" w:rsidRDefault="00D5150E" w:rsidP="00D5150E">
      <w:pPr>
        <w:autoSpaceDE w:val="0"/>
        <w:autoSpaceDN w:val="0"/>
        <w:adjustRightInd w:val="0"/>
        <w:spacing w:after="0" w:line="360" w:lineRule="auto"/>
        <w:jc w:val="both"/>
        <w:rPr>
          <w:del w:id="230" w:author="Sousa" w:date="2019-07-29T08:53:00Z"/>
          <w:rFonts w:ascii="Times New Roman" w:eastAsiaTheme="minorHAnsi" w:hAnsi="Times New Roman"/>
          <w:sz w:val="24"/>
          <w:szCs w:val="24"/>
        </w:rPr>
      </w:pPr>
      <w:del w:id="231" w:author="Sousa" w:date="2019-07-29T08:53:00Z">
        <w:r w:rsidRPr="00276E99" w:rsidDel="00B3572C">
          <w:rPr>
            <w:rFonts w:ascii="Times New Roman" w:eastAsiaTheme="minorHAnsi" w:hAnsi="Times New Roman"/>
            <w:sz w:val="24"/>
            <w:szCs w:val="24"/>
          </w:rPr>
          <w:delText>Na Idade Média, a constituição e o fortalecim</w:delText>
        </w:r>
        <w:r w:rsidRPr="00AC1CD6" w:rsidDel="00B3572C">
          <w:rPr>
            <w:rFonts w:ascii="Times New Roman" w:eastAsiaTheme="minorHAnsi" w:hAnsi="Times New Roman"/>
            <w:sz w:val="24"/>
            <w:szCs w:val="24"/>
          </w:rPr>
          <w:delText>ento da Igreja Católica, pessoas doentes, com limitações e/ou mentalmente afectadas, em função</w:delText>
        </w:r>
        <w:r w:rsidR="001418E3" w:rsidRPr="00A04F89" w:rsidDel="00B3572C">
          <w:rPr>
            <w:rFonts w:ascii="Times New Roman" w:eastAsiaTheme="minorHAnsi" w:hAnsi="Times New Roman"/>
            <w:sz w:val="24"/>
            <w:szCs w:val="24"/>
          </w:rPr>
          <w:delText xml:space="preserve"> </w:delText>
        </w:r>
        <w:r w:rsidRPr="00A04F89" w:rsidDel="00B3572C">
          <w:rPr>
            <w:rFonts w:ascii="Times New Roman" w:eastAsiaTheme="minorHAnsi" w:hAnsi="Times New Roman"/>
            <w:sz w:val="24"/>
            <w:szCs w:val="24"/>
          </w:rPr>
          <w:delText>da assunção das ideias cristãs, não mais podiam ser exterminadas, já que também eram criaturas de Deus. Assim, eram aparentemente abandonados</w:delText>
        </w:r>
        <w:r w:rsidR="001418E3" w:rsidRPr="00A04F89" w:rsidDel="00B3572C">
          <w:rPr>
            <w:rFonts w:ascii="Times New Roman" w:eastAsiaTheme="minorHAnsi" w:hAnsi="Times New Roman"/>
            <w:sz w:val="24"/>
            <w:szCs w:val="24"/>
          </w:rPr>
          <w:delText xml:space="preserve"> </w:delText>
        </w:r>
        <w:r w:rsidRPr="00A04F89" w:rsidDel="00B3572C">
          <w:rPr>
            <w:rFonts w:ascii="Times New Roman" w:eastAsiaTheme="minorHAnsi" w:hAnsi="Times New Roman"/>
            <w:sz w:val="24"/>
            <w:szCs w:val="24"/>
          </w:rPr>
          <w:delText>à própria sorte, dependendo, para a sua sobrevivência, da boa vontade e caridade humanas. Da mesma forma que na Antiguidade, alguns</w:delText>
        </w:r>
        <w:r w:rsidR="004044EA" w:rsidRPr="00A04F89" w:rsidDel="00B3572C">
          <w:rPr>
            <w:rFonts w:ascii="Times New Roman" w:eastAsiaTheme="minorHAnsi" w:hAnsi="Times New Roman"/>
            <w:sz w:val="24"/>
            <w:szCs w:val="24"/>
          </w:rPr>
          <w:delText xml:space="preserve"> </w:delText>
        </w:r>
        <w:r w:rsidRPr="00A04F89" w:rsidDel="00B3572C">
          <w:rPr>
            <w:rFonts w:ascii="Times New Roman" w:eastAsiaTheme="minorHAnsi" w:hAnsi="Times New Roman"/>
            <w:sz w:val="24"/>
            <w:szCs w:val="24"/>
          </w:rPr>
          <w:delText>eram “</w:delText>
        </w:r>
        <w:r w:rsidRPr="00A04F89" w:rsidDel="00B3572C">
          <w:rPr>
            <w:rFonts w:ascii="Times New Roman" w:eastAsiaTheme="minorHAnsi" w:hAnsi="Times New Roman"/>
            <w:i/>
            <w:iCs/>
            <w:sz w:val="24"/>
            <w:szCs w:val="24"/>
          </w:rPr>
          <w:delText>aproveitados</w:delText>
        </w:r>
        <w:r w:rsidRPr="00A04F89" w:rsidDel="00B3572C">
          <w:rPr>
            <w:rFonts w:ascii="Times New Roman" w:eastAsiaTheme="minorHAnsi" w:hAnsi="Times New Roman"/>
            <w:sz w:val="24"/>
            <w:szCs w:val="24"/>
          </w:rPr>
          <w:delText>” como fonte de diversão, como bobos da corte, como material de exposição.</w:delText>
        </w:r>
      </w:del>
    </w:p>
    <w:p w14:paraId="652D0DE5" w14:textId="36F4E53B" w:rsidR="004044EA" w:rsidRPr="00A04F89" w:rsidDel="00B3572C" w:rsidRDefault="004044EA" w:rsidP="004044EA">
      <w:pPr>
        <w:pStyle w:val="SemEspaamento"/>
        <w:rPr>
          <w:del w:id="232" w:author="Sousa" w:date="2019-07-29T08:53:00Z"/>
          <w:rFonts w:ascii="Times New Roman" w:hAnsi="Times New Roman"/>
          <w:sz w:val="24"/>
          <w:szCs w:val="24"/>
          <w:rPrChange w:id="233" w:author="Sousa" w:date="2019-08-04T19:07:00Z">
            <w:rPr>
              <w:del w:id="234" w:author="Sousa" w:date="2019-07-29T08:53:00Z"/>
            </w:rPr>
          </w:rPrChange>
        </w:rPr>
      </w:pPr>
    </w:p>
    <w:p w14:paraId="5DECC278" w14:textId="5EE87684" w:rsidR="00D5150E" w:rsidRPr="00A04F89" w:rsidDel="00B3572C" w:rsidRDefault="00D5150E" w:rsidP="00D5150E">
      <w:pPr>
        <w:autoSpaceDE w:val="0"/>
        <w:autoSpaceDN w:val="0"/>
        <w:adjustRightInd w:val="0"/>
        <w:spacing w:after="0" w:line="360" w:lineRule="auto"/>
        <w:jc w:val="both"/>
        <w:rPr>
          <w:del w:id="235" w:author="Sousa" w:date="2019-07-29T08:53:00Z"/>
          <w:rFonts w:ascii="Times New Roman" w:eastAsiaTheme="minorHAnsi" w:hAnsi="Times New Roman"/>
          <w:sz w:val="24"/>
          <w:szCs w:val="24"/>
        </w:rPr>
      </w:pPr>
      <w:del w:id="236" w:author="Sousa" w:date="2019-07-29T08:53:00Z">
        <w:r w:rsidRPr="00276E99" w:rsidDel="00B3572C">
          <w:rPr>
            <w:rFonts w:ascii="Times New Roman" w:eastAsiaTheme="minorHAnsi" w:hAnsi="Times New Roman"/>
            <w:sz w:val="24"/>
            <w:szCs w:val="24"/>
          </w:rPr>
          <w:delText>No século XIII começaram a surgir instituições pa</w:delText>
        </w:r>
        <w:r w:rsidRPr="00AC1CD6" w:rsidDel="00B3572C">
          <w:rPr>
            <w:rFonts w:ascii="Times New Roman" w:eastAsiaTheme="minorHAnsi" w:hAnsi="Times New Roman"/>
            <w:sz w:val="24"/>
            <w:szCs w:val="24"/>
          </w:rPr>
          <w:delText>ra abr</w:delText>
        </w:r>
        <w:r w:rsidR="001418E3" w:rsidRPr="00A04F89" w:rsidDel="00B3572C">
          <w:rPr>
            <w:rFonts w:ascii="Times New Roman" w:eastAsiaTheme="minorHAnsi" w:hAnsi="Times New Roman"/>
            <w:sz w:val="24"/>
            <w:szCs w:val="24"/>
          </w:rPr>
          <w:delText xml:space="preserve">igar portadores de necessidades </w:delText>
        </w:r>
        <w:r w:rsidRPr="00A04F89" w:rsidDel="00B3572C">
          <w:rPr>
            <w:rFonts w:ascii="Times New Roman" w:eastAsiaTheme="minorHAnsi" w:hAnsi="Times New Roman"/>
            <w:sz w:val="24"/>
            <w:szCs w:val="24"/>
          </w:rPr>
          <w:delText>especiais e as primeiras legislações sobre os cuidados a</w:delText>
        </w:r>
        <w:r w:rsidR="001418E3" w:rsidRPr="00A04F89" w:rsidDel="00B3572C">
          <w:rPr>
            <w:rFonts w:ascii="Times New Roman" w:eastAsiaTheme="minorHAnsi" w:hAnsi="Times New Roman"/>
            <w:sz w:val="24"/>
            <w:szCs w:val="24"/>
          </w:rPr>
          <w:delText xml:space="preserve"> </w:delText>
        </w:r>
        <w:r w:rsidRPr="00A04F89" w:rsidDel="00B3572C">
          <w:rPr>
            <w:rFonts w:ascii="Times New Roman" w:eastAsiaTheme="minorHAnsi" w:hAnsi="Times New Roman"/>
            <w:sz w:val="24"/>
            <w:szCs w:val="24"/>
          </w:rPr>
          <w:delText>tomar. A educação nessa altura tinha duas vertentes de objectivos: uma, de natureza religiosa, visava formar elementos para o clero a outra,</w:delText>
        </w:r>
        <w:r w:rsidR="001418E3" w:rsidRPr="00A04F89" w:rsidDel="00B3572C">
          <w:rPr>
            <w:rFonts w:ascii="Times New Roman" w:eastAsiaTheme="minorHAnsi" w:hAnsi="Times New Roman"/>
            <w:sz w:val="24"/>
            <w:szCs w:val="24"/>
          </w:rPr>
          <w:delText xml:space="preserve"> </w:delText>
        </w:r>
        <w:r w:rsidRPr="00A04F89" w:rsidDel="00B3572C">
          <w:rPr>
            <w:rFonts w:ascii="Times New Roman" w:eastAsiaTheme="minorHAnsi" w:hAnsi="Times New Roman"/>
            <w:sz w:val="24"/>
            <w:szCs w:val="24"/>
          </w:rPr>
          <w:delText>caracterizada por objectivos especí</w:delText>
        </w:r>
        <w:r w:rsidR="001418E3" w:rsidRPr="00A04F89" w:rsidDel="00B3572C">
          <w:rPr>
            <w:rFonts w:ascii="Times New Roman" w:eastAsiaTheme="minorHAnsi" w:hAnsi="Times New Roman"/>
            <w:sz w:val="24"/>
            <w:szCs w:val="24"/>
          </w:rPr>
          <w:delText xml:space="preserve">ficos diferenciados, dependendo </w:delText>
        </w:r>
        <w:r w:rsidRPr="00A04F89" w:rsidDel="00B3572C">
          <w:rPr>
            <w:rFonts w:ascii="Times New Roman" w:eastAsiaTheme="minorHAnsi" w:hAnsi="Times New Roman"/>
            <w:sz w:val="24"/>
            <w:szCs w:val="24"/>
          </w:rPr>
          <w:delText>do local e dos valores assumidos pela sociedade, variando de formação</w:delText>
        </w:r>
        <w:r w:rsidR="001418E3" w:rsidRPr="00A04F89" w:rsidDel="00B3572C">
          <w:rPr>
            <w:rFonts w:ascii="Times New Roman" w:eastAsiaTheme="minorHAnsi" w:hAnsi="Times New Roman"/>
            <w:sz w:val="24"/>
            <w:szCs w:val="24"/>
          </w:rPr>
          <w:delText xml:space="preserve"> </w:delText>
        </w:r>
        <w:r w:rsidRPr="00A04F89" w:rsidDel="00B3572C">
          <w:rPr>
            <w:rFonts w:ascii="Times New Roman" w:eastAsiaTheme="minorHAnsi" w:hAnsi="Times New Roman"/>
            <w:sz w:val="24"/>
            <w:szCs w:val="24"/>
          </w:rPr>
          <w:delText>para guerra até a formação para as artes.</w:delText>
        </w:r>
      </w:del>
    </w:p>
    <w:p w14:paraId="0E6F66FD" w14:textId="1717869D" w:rsidR="004044EA" w:rsidRPr="00A04F89" w:rsidDel="00B3572C" w:rsidRDefault="004044EA" w:rsidP="004044EA">
      <w:pPr>
        <w:pStyle w:val="SemEspaamento"/>
        <w:rPr>
          <w:del w:id="237" w:author="Sousa" w:date="2019-07-29T08:53:00Z"/>
          <w:rFonts w:ascii="Times New Roman" w:hAnsi="Times New Roman"/>
          <w:sz w:val="24"/>
          <w:szCs w:val="24"/>
          <w:rPrChange w:id="238" w:author="Sousa" w:date="2019-08-04T19:07:00Z">
            <w:rPr>
              <w:del w:id="239" w:author="Sousa" w:date="2019-07-29T08:53:00Z"/>
            </w:rPr>
          </w:rPrChange>
        </w:rPr>
      </w:pPr>
    </w:p>
    <w:p w14:paraId="53744B52" w14:textId="3095D1EE" w:rsidR="00D5150E" w:rsidRPr="00A04F89" w:rsidDel="00B3572C" w:rsidRDefault="00D5150E" w:rsidP="00D5150E">
      <w:pPr>
        <w:autoSpaceDE w:val="0"/>
        <w:autoSpaceDN w:val="0"/>
        <w:adjustRightInd w:val="0"/>
        <w:spacing w:after="0" w:line="360" w:lineRule="auto"/>
        <w:jc w:val="both"/>
        <w:rPr>
          <w:del w:id="240" w:author="Sousa" w:date="2019-07-29T08:53:00Z"/>
          <w:rFonts w:ascii="Times New Roman" w:eastAsiaTheme="minorHAnsi" w:hAnsi="Times New Roman"/>
          <w:sz w:val="24"/>
          <w:szCs w:val="24"/>
        </w:rPr>
      </w:pPr>
      <w:del w:id="241" w:author="Sousa" w:date="2019-07-29T08:53:00Z">
        <w:r w:rsidRPr="00276E99" w:rsidDel="00B3572C">
          <w:rPr>
            <w:rFonts w:ascii="Times New Roman" w:eastAsiaTheme="minorHAnsi" w:hAnsi="Times New Roman"/>
            <w:sz w:val="24"/>
            <w:szCs w:val="24"/>
          </w:rPr>
          <w:delText xml:space="preserve">Segundo Jimenéz (1997), </w:delText>
        </w:r>
        <w:r w:rsidRPr="00AC1CD6" w:rsidDel="00B3572C">
          <w:rPr>
            <w:rFonts w:ascii="Times New Roman" w:eastAsiaTheme="minorHAnsi" w:hAnsi="Times New Roman"/>
            <w:b/>
            <w:bCs/>
            <w:sz w:val="24"/>
            <w:szCs w:val="24"/>
          </w:rPr>
          <w:delText xml:space="preserve">nesta época surge a educação </w:delText>
        </w:r>
        <w:r w:rsidR="001418E3" w:rsidRPr="00A04F89" w:rsidDel="00B3572C">
          <w:rPr>
            <w:rFonts w:ascii="Times New Roman" w:eastAsiaTheme="minorHAnsi" w:hAnsi="Times New Roman"/>
            <w:b/>
            <w:bCs/>
            <w:sz w:val="24"/>
            <w:szCs w:val="24"/>
          </w:rPr>
          <w:delText xml:space="preserve">especial entendida como </w:delText>
        </w:r>
        <w:r w:rsidR="00EA1780" w:rsidRPr="00A04F89" w:rsidDel="00B3572C">
          <w:rPr>
            <w:rFonts w:ascii="Times New Roman" w:eastAsiaTheme="minorHAnsi" w:hAnsi="Times New Roman"/>
            <w:b/>
            <w:bCs/>
            <w:sz w:val="24"/>
            <w:szCs w:val="24"/>
          </w:rPr>
          <w:delText>o cuidado</w:delText>
        </w:r>
        <w:r w:rsidRPr="00A04F89" w:rsidDel="00B3572C">
          <w:rPr>
            <w:rFonts w:ascii="Times New Roman" w:eastAsiaTheme="minorHAnsi" w:hAnsi="Times New Roman"/>
            <w:b/>
            <w:bCs/>
            <w:sz w:val="24"/>
            <w:szCs w:val="24"/>
          </w:rPr>
          <w:delText xml:space="preserve"> com assistência, </w:delText>
        </w:r>
        <w:r w:rsidRPr="00A04F89" w:rsidDel="00B3572C">
          <w:rPr>
            <w:rFonts w:ascii="Times New Roman" w:eastAsiaTheme="minorHAnsi" w:hAnsi="Times New Roman"/>
            <w:sz w:val="24"/>
            <w:szCs w:val="24"/>
          </w:rPr>
          <w:delText>e por vezes também com uma</w:delText>
        </w:r>
        <w:r w:rsidR="001418E3" w:rsidRPr="00A04F89" w:rsidDel="00B3572C">
          <w:rPr>
            <w:rFonts w:ascii="Times New Roman" w:eastAsiaTheme="minorHAnsi" w:hAnsi="Times New Roman"/>
            <w:sz w:val="24"/>
            <w:szCs w:val="24"/>
          </w:rPr>
          <w:delText xml:space="preserve"> </w:delText>
        </w:r>
        <w:r w:rsidRPr="00A04F89" w:rsidDel="00B3572C">
          <w:rPr>
            <w:rFonts w:ascii="Times New Roman" w:eastAsiaTheme="minorHAnsi" w:hAnsi="Times New Roman"/>
            <w:sz w:val="24"/>
            <w:szCs w:val="24"/>
          </w:rPr>
          <w:delText>certa educação que decorria em ambiente restrito da educação regular.</w:delText>
        </w:r>
      </w:del>
    </w:p>
    <w:p w14:paraId="35CD26AF" w14:textId="7EA373B2" w:rsidR="004044EA" w:rsidRPr="00A04F89" w:rsidDel="00B3572C" w:rsidRDefault="004044EA" w:rsidP="004044EA">
      <w:pPr>
        <w:pStyle w:val="SemEspaamento"/>
        <w:rPr>
          <w:del w:id="242" w:author="Sousa" w:date="2019-07-29T08:53:00Z"/>
          <w:rFonts w:ascii="Times New Roman" w:hAnsi="Times New Roman"/>
          <w:sz w:val="24"/>
          <w:szCs w:val="24"/>
          <w:rPrChange w:id="243" w:author="Sousa" w:date="2019-08-04T19:07:00Z">
            <w:rPr>
              <w:del w:id="244" w:author="Sousa" w:date="2019-07-29T08:53:00Z"/>
            </w:rPr>
          </w:rPrChange>
        </w:rPr>
      </w:pPr>
    </w:p>
    <w:p w14:paraId="6652F9CA" w14:textId="1B915F14" w:rsidR="00D5150E" w:rsidRPr="00A04F89" w:rsidDel="00B3572C" w:rsidRDefault="00E76292" w:rsidP="00D5150E">
      <w:pPr>
        <w:autoSpaceDE w:val="0"/>
        <w:autoSpaceDN w:val="0"/>
        <w:adjustRightInd w:val="0"/>
        <w:spacing w:after="0" w:line="360" w:lineRule="auto"/>
        <w:jc w:val="both"/>
        <w:rPr>
          <w:del w:id="245" w:author="Sousa" w:date="2019-07-29T08:53:00Z"/>
          <w:rFonts w:ascii="Times New Roman" w:eastAsiaTheme="minorHAnsi" w:hAnsi="Times New Roman"/>
          <w:sz w:val="24"/>
          <w:szCs w:val="24"/>
        </w:rPr>
      </w:pPr>
      <w:del w:id="246" w:author="Sousa" w:date="2019-07-29T08:53:00Z">
        <w:r w:rsidRPr="00276E99" w:rsidDel="00B3572C">
          <w:rPr>
            <w:rFonts w:ascii="Times New Roman" w:eastAsiaTheme="minorHAnsi" w:hAnsi="Times New Roman"/>
            <w:sz w:val="24"/>
            <w:szCs w:val="24"/>
          </w:rPr>
          <w:delText>Segundo Correia (op.cit</w:delText>
        </w:r>
        <w:r w:rsidR="00D5150E" w:rsidRPr="00AC1CD6" w:rsidDel="00B3572C">
          <w:rPr>
            <w:rFonts w:ascii="Times New Roman" w:eastAsiaTheme="minorHAnsi" w:hAnsi="Times New Roman"/>
            <w:sz w:val="24"/>
            <w:szCs w:val="24"/>
          </w:rPr>
          <w:delText>), trabalhos de filósofos da época, como Locke (1632-1704) e Rousseau</w:delText>
        </w:r>
        <w:r w:rsidR="001418E3" w:rsidRPr="00A04F89" w:rsidDel="00B3572C">
          <w:rPr>
            <w:rFonts w:ascii="Times New Roman" w:eastAsiaTheme="minorHAnsi" w:hAnsi="Times New Roman"/>
            <w:sz w:val="24"/>
            <w:szCs w:val="24"/>
          </w:rPr>
          <w:delText xml:space="preserve"> </w:delText>
        </w:r>
        <w:r w:rsidR="00D5150E" w:rsidRPr="00A04F89" w:rsidDel="00B3572C">
          <w:rPr>
            <w:rFonts w:ascii="Times New Roman" w:eastAsiaTheme="minorHAnsi" w:hAnsi="Times New Roman"/>
            <w:sz w:val="24"/>
            <w:szCs w:val="24"/>
          </w:rPr>
          <w:delText>(1712-1778), proporcionaram uma nova forma de olhar para as necessidades especiais; ao colocar a criança no centro das atenções, respeitando</w:delText>
        </w:r>
        <w:r w:rsidR="001418E3" w:rsidRPr="00A04F89" w:rsidDel="00B3572C">
          <w:rPr>
            <w:rFonts w:ascii="Times New Roman" w:eastAsiaTheme="minorHAnsi" w:hAnsi="Times New Roman"/>
            <w:sz w:val="24"/>
            <w:szCs w:val="24"/>
          </w:rPr>
          <w:delText xml:space="preserve"> </w:delText>
        </w:r>
        <w:r w:rsidR="00D5150E" w:rsidRPr="00A04F89" w:rsidDel="00B3572C">
          <w:rPr>
            <w:rFonts w:ascii="Times New Roman" w:eastAsiaTheme="minorHAnsi" w:hAnsi="Times New Roman"/>
            <w:sz w:val="24"/>
            <w:szCs w:val="24"/>
          </w:rPr>
          <w:delText>os seus interesses, as suas experiências e a sua liberdade.</w:delText>
        </w:r>
      </w:del>
    </w:p>
    <w:p w14:paraId="354FC845" w14:textId="32F937D7" w:rsidR="004044EA" w:rsidRPr="00A04F89" w:rsidDel="00B3572C" w:rsidRDefault="004044EA" w:rsidP="004044EA">
      <w:pPr>
        <w:pStyle w:val="SemEspaamento"/>
        <w:rPr>
          <w:del w:id="247" w:author="Sousa" w:date="2019-07-29T08:53:00Z"/>
          <w:rFonts w:ascii="Times New Roman" w:hAnsi="Times New Roman"/>
          <w:sz w:val="24"/>
          <w:szCs w:val="24"/>
          <w:rPrChange w:id="248" w:author="Sousa" w:date="2019-08-04T19:07:00Z">
            <w:rPr>
              <w:del w:id="249" w:author="Sousa" w:date="2019-07-29T08:53:00Z"/>
            </w:rPr>
          </w:rPrChange>
        </w:rPr>
      </w:pPr>
    </w:p>
    <w:p w14:paraId="382A66D4" w14:textId="4C51F2E8" w:rsidR="00EA1780" w:rsidRPr="00A04F89" w:rsidDel="00B3572C" w:rsidRDefault="00EA1780" w:rsidP="00EA1780">
      <w:pPr>
        <w:autoSpaceDE w:val="0"/>
        <w:autoSpaceDN w:val="0"/>
        <w:adjustRightInd w:val="0"/>
        <w:spacing w:after="0" w:line="360" w:lineRule="auto"/>
        <w:jc w:val="both"/>
        <w:rPr>
          <w:del w:id="250" w:author="Sousa" w:date="2019-07-29T08:53:00Z"/>
          <w:rFonts w:ascii="Times New Roman" w:eastAsiaTheme="minorHAnsi" w:hAnsi="Times New Roman"/>
          <w:sz w:val="24"/>
          <w:szCs w:val="24"/>
        </w:rPr>
      </w:pPr>
      <w:del w:id="251" w:author="Sousa" w:date="2019-07-29T08:53:00Z">
        <w:r w:rsidRPr="00276E99" w:rsidDel="00B3572C">
          <w:rPr>
            <w:rFonts w:ascii="Times New Roman" w:eastAsiaTheme="minorHAnsi" w:hAnsi="Times New Roman"/>
            <w:sz w:val="24"/>
            <w:szCs w:val="24"/>
          </w:rPr>
          <w:delText>A partir do início do século XIX, época mais conhecida por “era das instituições”, observa-se uma tentati</w:delText>
        </w:r>
        <w:r w:rsidR="000D0AE0" w:rsidRPr="00AC1CD6" w:rsidDel="00B3572C">
          <w:rPr>
            <w:rFonts w:ascii="Times New Roman" w:eastAsiaTheme="minorHAnsi" w:hAnsi="Times New Roman"/>
            <w:sz w:val="24"/>
            <w:szCs w:val="24"/>
          </w:rPr>
          <w:delText xml:space="preserve">va de </w:delText>
        </w:r>
        <w:r w:rsidR="000D0AE0" w:rsidRPr="00A04F89" w:rsidDel="00B3572C">
          <w:rPr>
            <w:rFonts w:ascii="Times New Roman" w:eastAsiaTheme="minorHAnsi" w:hAnsi="Times New Roman"/>
            <w:sz w:val="24"/>
            <w:szCs w:val="24"/>
          </w:rPr>
          <w:delText xml:space="preserve">reconquista ou remoldagem </w:delText>
        </w:r>
        <w:r w:rsidRPr="00A04F89" w:rsidDel="00B3572C">
          <w:rPr>
            <w:rFonts w:ascii="Times New Roman" w:eastAsiaTheme="minorHAnsi" w:hAnsi="Times New Roman"/>
            <w:sz w:val="24"/>
            <w:szCs w:val="24"/>
          </w:rPr>
          <w:delText>física, psíquica e fisiológica da criança diferente, com a finalidade de a ajustar à sociedade, num processo de sociali</w:delText>
        </w:r>
        <w:r w:rsidR="000D0AE0" w:rsidRPr="00A04F89" w:rsidDel="00B3572C">
          <w:rPr>
            <w:rFonts w:ascii="Times New Roman" w:eastAsiaTheme="minorHAnsi" w:hAnsi="Times New Roman"/>
            <w:sz w:val="24"/>
            <w:szCs w:val="24"/>
          </w:rPr>
          <w:delText xml:space="preserve">zação concebida para eliminar </w:delText>
        </w:r>
        <w:r w:rsidRPr="00A04F89" w:rsidDel="00B3572C">
          <w:rPr>
            <w:rFonts w:ascii="Times New Roman" w:eastAsiaTheme="minorHAnsi" w:hAnsi="Times New Roman"/>
            <w:sz w:val="24"/>
            <w:szCs w:val="24"/>
          </w:rPr>
          <w:delText>ou minimizar alguns dos seus atributos considerados negativos. Este é o período da institucionalizaç</w:delText>
        </w:r>
        <w:r w:rsidR="000D0AE0" w:rsidRPr="00A04F89" w:rsidDel="00B3572C">
          <w:rPr>
            <w:rFonts w:ascii="Times New Roman" w:eastAsiaTheme="minorHAnsi" w:hAnsi="Times New Roman"/>
            <w:sz w:val="24"/>
            <w:szCs w:val="24"/>
          </w:rPr>
          <w:delText xml:space="preserve">ão especializada de pessoas com </w:delText>
        </w:r>
        <w:r w:rsidRPr="00A04F89" w:rsidDel="00B3572C">
          <w:rPr>
            <w:rFonts w:ascii="Times New Roman" w:eastAsiaTheme="minorHAnsi" w:hAnsi="Times New Roman"/>
            <w:sz w:val="24"/>
            <w:szCs w:val="24"/>
          </w:rPr>
          <w:delText xml:space="preserve">necessidades especiais, e é a partir de então que se pode considerar ter surgido a Educação Especial. Isto </w:delText>
        </w:r>
        <w:r w:rsidR="000D0AE0" w:rsidRPr="00A04F89" w:rsidDel="00B3572C">
          <w:rPr>
            <w:rFonts w:ascii="Times New Roman" w:eastAsiaTheme="minorHAnsi" w:hAnsi="Times New Roman"/>
            <w:sz w:val="24"/>
            <w:szCs w:val="24"/>
          </w:rPr>
          <w:delText xml:space="preserve">decorre na mesma altura, século </w:delText>
        </w:r>
        <w:r w:rsidRPr="00A04F89" w:rsidDel="00B3572C">
          <w:rPr>
            <w:rFonts w:ascii="Times New Roman" w:eastAsiaTheme="minorHAnsi" w:hAnsi="Times New Roman"/>
            <w:sz w:val="24"/>
            <w:szCs w:val="24"/>
          </w:rPr>
          <w:delText>XIX, em que médicos e outros cientistas se dedicam ao estudo desses seres diferentes - os “deficientes” - como na altura eram chamados</w:delText>
        </w:r>
      </w:del>
    </w:p>
    <w:p w14:paraId="4DB7B219" w14:textId="08C148B1" w:rsidR="00EA1780" w:rsidRPr="00A04F89" w:rsidDel="00B3572C" w:rsidRDefault="008653C3" w:rsidP="00EA1780">
      <w:pPr>
        <w:autoSpaceDE w:val="0"/>
        <w:autoSpaceDN w:val="0"/>
        <w:adjustRightInd w:val="0"/>
        <w:spacing w:after="0" w:line="360" w:lineRule="auto"/>
        <w:jc w:val="both"/>
        <w:rPr>
          <w:del w:id="252" w:author="Sousa" w:date="2019-07-29T08:53:00Z"/>
          <w:rFonts w:ascii="Times New Roman" w:eastAsiaTheme="minorHAnsi" w:hAnsi="Times New Roman"/>
          <w:sz w:val="24"/>
          <w:szCs w:val="24"/>
        </w:rPr>
      </w:pPr>
      <w:del w:id="253" w:author="Sousa" w:date="2019-07-29T08:53:00Z">
        <w:r w:rsidRPr="00A04F89" w:rsidDel="00B3572C">
          <w:rPr>
            <w:rFonts w:ascii="Times New Roman" w:eastAsiaTheme="minorHAnsi" w:hAnsi="Times New Roman"/>
            <w:sz w:val="24"/>
            <w:szCs w:val="24"/>
          </w:rPr>
          <w:delText>(ibidem, p.13</w:delText>
        </w:r>
        <w:r w:rsidR="00EA1780" w:rsidRPr="00A04F89" w:rsidDel="00B3572C">
          <w:rPr>
            <w:rFonts w:ascii="Times New Roman" w:eastAsiaTheme="minorHAnsi" w:hAnsi="Times New Roman"/>
            <w:sz w:val="24"/>
            <w:szCs w:val="24"/>
          </w:rPr>
          <w:delText>).</w:delText>
        </w:r>
      </w:del>
    </w:p>
    <w:p w14:paraId="758C428A" w14:textId="7A0E758E" w:rsidR="00BE600A" w:rsidRPr="00A04F89" w:rsidDel="00B3572C" w:rsidRDefault="00BE600A" w:rsidP="00BE600A">
      <w:pPr>
        <w:autoSpaceDE w:val="0"/>
        <w:autoSpaceDN w:val="0"/>
        <w:adjustRightInd w:val="0"/>
        <w:spacing w:after="0" w:line="240" w:lineRule="auto"/>
        <w:jc w:val="both"/>
        <w:rPr>
          <w:del w:id="254" w:author="Sousa" w:date="2019-07-29T08:53:00Z"/>
          <w:rFonts w:ascii="Times New Roman" w:eastAsiaTheme="minorHAnsi" w:hAnsi="Times New Roman"/>
          <w:sz w:val="24"/>
          <w:szCs w:val="24"/>
        </w:rPr>
      </w:pPr>
    </w:p>
    <w:p w14:paraId="3F074267" w14:textId="39C97233" w:rsidR="00EA1780" w:rsidRPr="00A04F89" w:rsidDel="00B3572C" w:rsidRDefault="00EA1780" w:rsidP="00EA1780">
      <w:pPr>
        <w:autoSpaceDE w:val="0"/>
        <w:autoSpaceDN w:val="0"/>
        <w:adjustRightInd w:val="0"/>
        <w:spacing w:after="0" w:line="360" w:lineRule="auto"/>
        <w:jc w:val="both"/>
        <w:rPr>
          <w:del w:id="255" w:author="Sousa" w:date="2019-07-29T08:53:00Z"/>
          <w:rFonts w:ascii="Times New Roman" w:eastAsiaTheme="minorHAnsi" w:hAnsi="Times New Roman"/>
          <w:sz w:val="24"/>
          <w:szCs w:val="24"/>
        </w:rPr>
      </w:pPr>
      <w:del w:id="256" w:author="Sousa" w:date="2019-07-29T08:53:00Z">
        <w:r w:rsidRPr="00A04F89" w:rsidDel="00B3572C">
          <w:rPr>
            <w:rFonts w:ascii="Times New Roman" w:eastAsiaTheme="minorHAnsi" w:hAnsi="Times New Roman"/>
            <w:sz w:val="24"/>
            <w:szCs w:val="24"/>
          </w:rPr>
          <w:delText>A fase crucial começa no século XX com o início da obrigatoriedade e expansão da escolarização básica, dete</w:delText>
        </w:r>
        <w:r w:rsidR="000D0AE0" w:rsidRPr="00A04F89" w:rsidDel="00B3572C">
          <w:rPr>
            <w:rFonts w:ascii="Times New Roman" w:eastAsiaTheme="minorHAnsi" w:hAnsi="Times New Roman"/>
            <w:sz w:val="24"/>
            <w:szCs w:val="24"/>
          </w:rPr>
          <w:delText xml:space="preserve">ctando-se que numerosos alunos, </w:delText>
        </w:r>
        <w:r w:rsidRPr="00A04F89" w:rsidDel="00B3572C">
          <w:rPr>
            <w:rFonts w:ascii="Times New Roman" w:eastAsiaTheme="minorHAnsi" w:hAnsi="Times New Roman"/>
            <w:sz w:val="24"/>
            <w:szCs w:val="24"/>
          </w:rPr>
          <w:delText xml:space="preserve">sobretudo os que apresentavam certas deficiências, tinham dificuldade em seguir o ritmo normal da classe e conseguir </w:delText>
        </w:r>
        <w:r w:rsidR="000D0AE0" w:rsidRPr="00A04F89" w:rsidDel="00B3572C">
          <w:rPr>
            <w:rFonts w:ascii="Times New Roman" w:eastAsiaTheme="minorHAnsi" w:hAnsi="Times New Roman"/>
            <w:sz w:val="24"/>
            <w:szCs w:val="24"/>
          </w:rPr>
          <w:delText xml:space="preserve">um rendimento </w:delText>
        </w:r>
        <w:r w:rsidRPr="00A04F89" w:rsidDel="00B3572C">
          <w:rPr>
            <w:rFonts w:ascii="Times New Roman" w:eastAsiaTheme="minorHAnsi" w:hAnsi="Times New Roman"/>
            <w:sz w:val="24"/>
            <w:szCs w:val="24"/>
          </w:rPr>
          <w:delText>igual ao das restantes criança</w:delText>
        </w:r>
        <w:r w:rsidR="008653C3" w:rsidRPr="00A04F89" w:rsidDel="00B3572C">
          <w:rPr>
            <w:rFonts w:ascii="Times New Roman" w:eastAsiaTheme="minorHAnsi" w:hAnsi="Times New Roman"/>
            <w:sz w:val="24"/>
            <w:szCs w:val="24"/>
          </w:rPr>
          <w:delText>s da sua idade (</w:delText>
        </w:r>
        <w:r w:rsidR="00A23570" w:rsidRPr="00A04F89" w:rsidDel="00B3572C">
          <w:rPr>
            <w:rFonts w:ascii="Times New Roman" w:eastAsiaTheme="minorHAnsi" w:hAnsi="Times New Roman"/>
            <w:sz w:val="24"/>
            <w:szCs w:val="24"/>
          </w:rPr>
          <w:delText>JIMENÉZ, 1997, P.24).</w:delText>
        </w:r>
      </w:del>
    </w:p>
    <w:p w14:paraId="31D6701E" w14:textId="002EDFAE" w:rsidR="004044EA" w:rsidRPr="00A04F89" w:rsidDel="00B3572C" w:rsidRDefault="004044EA" w:rsidP="004044EA">
      <w:pPr>
        <w:pStyle w:val="SemEspaamento"/>
        <w:rPr>
          <w:del w:id="257" w:author="Sousa" w:date="2019-07-29T08:53:00Z"/>
          <w:rFonts w:ascii="Times New Roman" w:hAnsi="Times New Roman"/>
          <w:sz w:val="24"/>
          <w:szCs w:val="24"/>
          <w:rPrChange w:id="258" w:author="Sousa" w:date="2019-08-04T19:07:00Z">
            <w:rPr>
              <w:del w:id="259" w:author="Sousa" w:date="2019-07-29T08:53:00Z"/>
            </w:rPr>
          </w:rPrChange>
        </w:rPr>
      </w:pPr>
    </w:p>
    <w:p w14:paraId="37AA0CCA" w14:textId="7C53DDDF" w:rsidR="00EA1780" w:rsidRPr="00A04F89" w:rsidDel="00B3572C" w:rsidRDefault="00A23570" w:rsidP="00EA1780">
      <w:pPr>
        <w:autoSpaceDE w:val="0"/>
        <w:autoSpaceDN w:val="0"/>
        <w:adjustRightInd w:val="0"/>
        <w:spacing w:after="0" w:line="360" w:lineRule="auto"/>
        <w:jc w:val="both"/>
        <w:rPr>
          <w:ins w:id="260" w:author="HP" w:date="2019-07-19T18:44:00Z"/>
          <w:del w:id="261" w:author="Sousa" w:date="2019-07-29T08:53:00Z"/>
          <w:rFonts w:ascii="Times New Roman" w:eastAsiaTheme="minorHAnsi" w:hAnsi="Times New Roman"/>
          <w:sz w:val="24"/>
          <w:szCs w:val="24"/>
        </w:rPr>
      </w:pPr>
      <w:del w:id="262" w:author="Sousa" w:date="2019-07-29T08:53:00Z">
        <w:r w:rsidRPr="00276E99" w:rsidDel="00B3572C">
          <w:rPr>
            <w:rFonts w:ascii="Times New Roman" w:eastAsiaTheme="minorHAnsi" w:hAnsi="Times New Roman"/>
            <w:sz w:val="24"/>
            <w:szCs w:val="24"/>
          </w:rPr>
          <w:delText>De acordo com Correia (op.cit</w:delText>
        </w:r>
        <w:r w:rsidR="00EA1780" w:rsidRPr="00AC1CD6" w:rsidDel="00B3572C">
          <w:rPr>
            <w:rFonts w:ascii="Times New Roman" w:eastAsiaTheme="minorHAnsi" w:hAnsi="Times New Roman"/>
            <w:sz w:val="24"/>
            <w:szCs w:val="24"/>
          </w:rPr>
          <w:delText>), nos primórdios do século XX, os conhecimentos ampliaram</w:delText>
        </w:r>
        <w:r w:rsidR="00EA1780" w:rsidRPr="00A04F89" w:rsidDel="00B3572C">
          <w:rPr>
            <w:rFonts w:ascii="Times New Roman" w:eastAsiaTheme="minorHAnsi" w:hAnsi="Times New Roman"/>
            <w:sz w:val="24"/>
            <w:szCs w:val="24"/>
          </w:rPr>
          <w:delText xml:space="preserve">-se com a teoria psicanalítica de Freud (1856-1939) e com os testes de Galton (1822-1911) para medição da capacidade intelectual a partir do desempenho de tarefas </w:delText>
        </w:r>
        <w:r w:rsidR="00CC2C85" w:rsidRPr="00A04F89" w:rsidDel="00B3572C">
          <w:rPr>
            <w:rFonts w:ascii="Times New Roman" w:eastAsiaTheme="minorHAnsi" w:hAnsi="Times New Roman"/>
            <w:sz w:val="24"/>
            <w:szCs w:val="24"/>
          </w:rPr>
          <w:delText>sensoriomotoras</w:delText>
        </w:r>
        <w:r w:rsidR="00EA1780" w:rsidRPr="00A04F89" w:rsidDel="00B3572C">
          <w:rPr>
            <w:rFonts w:ascii="Times New Roman" w:eastAsiaTheme="minorHAnsi" w:hAnsi="Times New Roman"/>
            <w:sz w:val="24"/>
            <w:szCs w:val="24"/>
          </w:rPr>
          <w:delText xml:space="preserve">. </w:delText>
        </w:r>
      </w:del>
    </w:p>
    <w:p w14:paraId="3C3215EA" w14:textId="46574B99" w:rsidR="00805567" w:rsidRPr="00A04F89" w:rsidDel="00B3572C" w:rsidRDefault="00805567" w:rsidP="00EA1780">
      <w:pPr>
        <w:autoSpaceDE w:val="0"/>
        <w:autoSpaceDN w:val="0"/>
        <w:adjustRightInd w:val="0"/>
        <w:spacing w:after="0" w:line="360" w:lineRule="auto"/>
        <w:jc w:val="both"/>
        <w:rPr>
          <w:ins w:id="263" w:author="HP" w:date="2019-07-19T18:44:00Z"/>
          <w:del w:id="264" w:author="Sousa" w:date="2019-07-29T08:53:00Z"/>
          <w:rFonts w:ascii="Times New Roman" w:eastAsiaTheme="minorHAnsi" w:hAnsi="Times New Roman"/>
          <w:sz w:val="24"/>
          <w:szCs w:val="24"/>
        </w:rPr>
      </w:pPr>
    </w:p>
    <w:p w14:paraId="74870F18" w14:textId="77777777" w:rsidR="00805567" w:rsidRPr="00A04F89" w:rsidRDefault="00805567" w:rsidP="00805567">
      <w:pPr>
        <w:spacing w:line="360" w:lineRule="auto"/>
        <w:jc w:val="both"/>
        <w:rPr>
          <w:rFonts w:ascii="Times New Roman" w:hAnsi="Times New Roman"/>
          <w:b/>
          <w:sz w:val="24"/>
          <w:szCs w:val="24"/>
        </w:rPr>
      </w:pPr>
      <w:r w:rsidRPr="00A04F89">
        <w:rPr>
          <w:rFonts w:ascii="Times New Roman" w:hAnsi="Times New Roman"/>
          <w:b/>
          <w:sz w:val="24"/>
          <w:szCs w:val="24"/>
        </w:rPr>
        <w:t>Educação inclusiva: breve historial de educação de surdos</w:t>
      </w:r>
    </w:p>
    <w:p w14:paraId="7C5B0AF2" w14:textId="77777777" w:rsidR="00805567" w:rsidRPr="00A04F89" w:rsidRDefault="00805567" w:rsidP="00805567">
      <w:pPr>
        <w:autoSpaceDE w:val="0"/>
        <w:autoSpaceDN w:val="0"/>
        <w:adjustRightInd w:val="0"/>
        <w:spacing w:after="0" w:line="360" w:lineRule="auto"/>
        <w:jc w:val="both"/>
        <w:rPr>
          <w:rFonts w:ascii="Times New Roman" w:eastAsia="Times New Roman" w:hAnsi="Times New Roman"/>
          <w:sz w:val="24"/>
          <w:szCs w:val="24"/>
        </w:rPr>
      </w:pPr>
      <w:r w:rsidRPr="00A04F89">
        <w:rPr>
          <w:rFonts w:ascii="Times New Roman" w:eastAsia="Times New Roman" w:hAnsi="Times New Roman"/>
          <w:sz w:val="24"/>
          <w:szCs w:val="24"/>
        </w:rPr>
        <w:t>A linguagem, qualquer que seja ela, constitui se talvez no principal meio pelo qual o homem integra-se na sociedade. Através dela expressa suas ideias, opiniões, desejos e sentimentos.</w:t>
      </w:r>
    </w:p>
    <w:p w14:paraId="4BBFD03D" w14:textId="77777777" w:rsidR="00805567" w:rsidRPr="00A04F89" w:rsidRDefault="00805567" w:rsidP="00805567">
      <w:pPr>
        <w:autoSpaceDE w:val="0"/>
        <w:autoSpaceDN w:val="0"/>
        <w:adjustRightInd w:val="0"/>
        <w:spacing w:after="0" w:line="240" w:lineRule="auto"/>
        <w:jc w:val="both"/>
        <w:rPr>
          <w:rFonts w:ascii="Times New Roman" w:eastAsia="Times New Roman" w:hAnsi="Times New Roman"/>
          <w:sz w:val="24"/>
          <w:szCs w:val="24"/>
        </w:rPr>
      </w:pPr>
    </w:p>
    <w:p w14:paraId="18A48469" w14:textId="77777777" w:rsidR="00805567" w:rsidRPr="00A04F89" w:rsidRDefault="00805567" w:rsidP="00805567">
      <w:pPr>
        <w:autoSpaceDE w:val="0"/>
        <w:autoSpaceDN w:val="0"/>
        <w:adjustRightInd w:val="0"/>
        <w:spacing w:after="0" w:line="360" w:lineRule="auto"/>
        <w:jc w:val="both"/>
        <w:rPr>
          <w:rFonts w:ascii="Times New Roman" w:eastAsia="Times New Roman" w:hAnsi="Times New Roman"/>
          <w:sz w:val="24"/>
          <w:szCs w:val="24"/>
        </w:rPr>
      </w:pPr>
      <w:r w:rsidRPr="00A04F89">
        <w:rPr>
          <w:rFonts w:ascii="Times New Roman" w:eastAsia="Times New Roman" w:hAnsi="Times New Roman"/>
          <w:sz w:val="24"/>
          <w:szCs w:val="24"/>
        </w:rPr>
        <w:t>Segundo Capovilla (2000), é pela linguagem que a criança aprende sobre o mundo beneficiando-se da experiência viçaria para além das meras imitações e observações directas.</w:t>
      </w:r>
    </w:p>
    <w:p w14:paraId="7A787839" w14:textId="77777777" w:rsidR="00805567" w:rsidRPr="00A04F89" w:rsidRDefault="00805567" w:rsidP="00805567">
      <w:pPr>
        <w:autoSpaceDE w:val="0"/>
        <w:autoSpaceDN w:val="0"/>
        <w:adjustRightInd w:val="0"/>
        <w:spacing w:after="0" w:line="240" w:lineRule="auto"/>
        <w:jc w:val="both"/>
        <w:rPr>
          <w:rFonts w:ascii="Times New Roman" w:eastAsia="Times New Roman" w:hAnsi="Times New Roman"/>
          <w:sz w:val="24"/>
          <w:szCs w:val="24"/>
        </w:rPr>
      </w:pPr>
    </w:p>
    <w:p w14:paraId="7AA918DE" w14:textId="77777777" w:rsidR="00805567" w:rsidRPr="00A04F89" w:rsidRDefault="00805567" w:rsidP="00805567">
      <w:pPr>
        <w:autoSpaceDE w:val="0"/>
        <w:autoSpaceDN w:val="0"/>
        <w:adjustRightInd w:val="0"/>
        <w:spacing w:after="0" w:line="360" w:lineRule="auto"/>
        <w:jc w:val="both"/>
        <w:rPr>
          <w:rFonts w:ascii="Times New Roman" w:eastAsia="Times New Roman" w:hAnsi="Times New Roman"/>
          <w:sz w:val="24"/>
          <w:szCs w:val="24"/>
        </w:rPr>
      </w:pPr>
      <w:r w:rsidRPr="00A04F89">
        <w:rPr>
          <w:rFonts w:ascii="Times New Roman" w:eastAsia="Times New Roman" w:hAnsi="Times New Roman"/>
          <w:sz w:val="24"/>
          <w:szCs w:val="24"/>
        </w:rPr>
        <w:t xml:space="preserve">Assim, o deficiente auditivo constitui-se em um factor importante, pois acarreta problemas que vão além do comprometimento de fala, percebendo-se atrasos no desenvolvimento cognitivo e social. </w:t>
      </w:r>
    </w:p>
    <w:p w14:paraId="442BE7B9" w14:textId="77777777" w:rsidR="00805567" w:rsidRPr="00A04F89" w:rsidRDefault="00805567" w:rsidP="00805567">
      <w:pPr>
        <w:autoSpaceDE w:val="0"/>
        <w:autoSpaceDN w:val="0"/>
        <w:adjustRightInd w:val="0"/>
        <w:spacing w:after="0" w:line="240" w:lineRule="auto"/>
        <w:jc w:val="both"/>
        <w:rPr>
          <w:rFonts w:ascii="Times New Roman" w:eastAsia="Times New Roman" w:hAnsi="Times New Roman"/>
          <w:sz w:val="24"/>
          <w:szCs w:val="24"/>
        </w:rPr>
      </w:pPr>
    </w:p>
    <w:p w14:paraId="63656D69" w14:textId="24F626B9" w:rsidR="00805567" w:rsidRPr="00A04F89" w:rsidRDefault="00805567" w:rsidP="00805567">
      <w:pPr>
        <w:autoSpaceDE w:val="0"/>
        <w:autoSpaceDN w:val="0"/>
        <w:adjustRightInd w:val="0"/>
        <w:spacing w:after="0" w:line="360" w:lineRule="auto"/>
        <w:jc w:val="both"/>
        <w:rPr>
          <w:rFonts w:ascii="Times New Roman" w:eastAsia="Times New Roman" w:hAnsi="Times New Roman"/>
          <w:sz w:val="24"/>
          <w:szCs w:val="24"/>
        </w:rPr>
      </w:pPr>
      <w:r w:rsidRPr="00A04F89">
        <w:rPr>
          <w:rFonts w:ascii="Times New Roman" w:eastAsia="Times New Roman" w:hAnsi="Times New Roman"/>
          <w:sz w:val="24"/>
          <w:szCs w:val="24"/>
        </w:rPr>
        <w:t xml:space="preserve">Entretanto, de acordo com Santoro (1996), a deficiência auditiva, mesmo afectando algumas experiências de vida, não limitam a inteligência, a capacidade emocional ou o desenvolvimento e maturação normais. A autora salienta que a literatura </w:t>
      </w:r>
      <w:del w:id="265" w:author="Sousa" w:date="2019-07-30T11:52:00Z">
        <w:r w:rsidRPr="00A04F89" w:rsidDel="001E7D25">
          <w:rPr>
            <w:rFonts w:ascii="Times New Roman" w:eastAsia="Times New Roman" w:hAnsi="Times New Roman"/>
            <w:sz w:val="24"/>
            <w:szCs w:val="24"/>
          </w:rPr>
          <w:delText>encontra-se</w:delText>
        </w:r>
      </w:del>
      <w:ins w:id="266" w:author="Sousa" w:date="2019-07-30T11:52:00Z">
        <w:r w:rsidR="001E7D25" w:rsidRPr="00A04F89">
          <w:rPr>
            <w:rFonts w:ascii="Times New Roman" w:eastAsia="Times New Roman" w:hAnsi="Times New Roman"/>
            <w:sz w:val="24"/>
            <w:szCs w:val="24"/>
          </w:rPr>
          <w:t>se encontra</w:t>
        </w:r>
      </w:ins>
      <w:r w:rsidRPr="00A04F89">
        <w:rPr>
          <w:rFonts w:ascii="Times New Roman" w:eastAsia="Times New Roman" w:hAnsi="Times New Roman"/>
          <w:sz w:val="24"/>
          <w:szCs w:val="24"/>
        </w:rPr>
        <w:t xml:space="preserve"> repleta de pesquisas apontando um atraso académico, mas pondera que este pode decorrer não da capacidade intelectual do aluno, mas do seu desempenho linguístico. Desse modo, observa-se o desenvolvimento de um indivíduo deficiente auditivo é influenciado pelo acesso que possui aos meios pelos quais aprende a linguagem, seja ela falada ou não.</w:t>
      </w:r>
    </w:p>
    <w:p w14:paraId="452340BE" w14:textId="77777777" w:rsidR="00805567" w:rsidRPr="00A04F89" w:rsidRDefault="00805567" w:rsidP="00805567">
      <w:pPr>
        <w:autoSpaceDE w:val="0"/>
        <w:autoSpaceDN w:val="0"/>
        <w:adjustRightInd w:val="0"/>
        <w:spacing w:after="0" w:line="240" w:lineRule="auto"/>
        <w:jc w:val="both"/>
        <w:rPr>
          <w:rFonts w:ascii="Times New Roman" w:eastAsia="Times New Roman" w:hAnsi="Times New Roman"/>
          <w:sz w:val="24"/>
          <w:szCs w:val="24"/>
        </w:rPr>
      </w:pPr>
    </w:p>
    <w:p w14:paraId="74778C91" w14:textId="7447B1C7" w:rsidR="00805567" w:rsidRPr="00A04F89" w:rsidRDefault="00805567" w:rsidP="00805567">
      <w:pPr>
        <w:autoSpaceDE w:val="0"/>
        <w:autoSpaceDN w:val="0"/>
        <w:adjustRightInd w:val="0"/>
        <w:spacing w:after="0" w:line="360" w:lineRule="auto"/>
        <w:jc w:val="both"/>
        <w:rPr>
          <w:rFonts w:ascii="Times New Roman" w:eastAsia="Times New Roman" w:hAnsi="Times New Roman"/>
          <w:sz w:val="24"/>
          <w:szCs w:val="24"/>
        </w:rPr>
      </w:pPr>
      <w:r w:rsidRPr="00A04F89">
        <w:rPr>
          <w:rFonts w:ascii="Times New Roman" w:eastAsia="Times New Roman" w:hAnsi="Times New Roman"/>
          <w:sz w:val="24"/>
          <w:szCs w:val="24"/>
        </w:rPr>
        <w:t>Por outro lado,</w:t>
      </w:r>
      <w:r w:rsidR="00E83B30">
        <w:rPr>
          <w:rFonts w:ascii="Times New Roman" w:eastAsia="Times New Roman" w:hAnsi="Times New Roman"/>
          <w:sz w:val="24"/>
          <w:szCs w:val="24"/>
        </w:rPr>
        <w:t xml:space="preserve"> a questão de comunicação para o</w:t>
      </w:r>
      <w:r w:rsidRPr="00A04F89">
        <w:rPr>
          <w:rFonts w:ascii="Times New Roman" w:eastAsia="Times New Roman" w:hAnsi="Times New Roman"/>
          <w:sz w:val="24"/>
          <w:szCs w:val="24"/>
        </w:rPr>
        <w:t xml:space="preserve"> individuo deficiente auditivo tem sido ponto de controvérsia entre profissionais e pesquisadores, que se acham divididos em </w:t>
      </w:r>
      <w:r w:rsidRPr="00A04F89">
        <w:rPr>
          <w:rFonts w:ascii="Times New Roman" w:eastAsia="Times New Roman" w:hAnsi="Times New Roman"/>
          <w:iCs/>
          <w:sz w:val="24"/>
          <w:szCs w:val="24"/>
        </w:rPr>
        <w:t>orais,</w:t>
      </w:r>
      <w:r w:rsidRPr="00A04F89">
        <w:rPr>
          <w:rFonts w:ascii="Times New Roman" w:eastAsia="Times New Roman" w:hAnsi="Times New Roman"/>
          <w:sz w:val="24"/>
          <w:szCs w:val="24"/>
        </w:rPr>
        <w:t xml:space="preserve"> que acreditam que independente do grau de deficiente auditivo o deve ser levado a falar e a desenvolver competência linguística oral e assim ser integrado ao mundo dos ouvintes e os </w:t>
      </w:r>
      <w:r w:rsidRPr="00A04F89">
        <w:rPr>
          <w:rFonts w:ascii="Times New Roman" w:eastAsia="Times New Roman" w:hAnsi="Times New Roman"/>
          <w:iCs/>
          <w:sz w:val="24"/>
          <w:szCs w:val="24"/>
        </w:rPr>
        <w:t xml:space="preserve">bilinguismos </w:t>
      </w:r>
      <w:r w:rsidRPr="00A04F89">
        <w:rPr>
          <w:rFonts w:ascii="Times New Roman" w:eastAsia="Times New Roman" w:hAnsi="Times New Roman"/>
          <w:sz w:val="24"/>
          <w:szCs w:val="24"/>
        </w:rPr>
        <w:t>que enfatizam a importância da comunicação seja ela oral ou não.</w:t>
      </w:r>
    </w:p>
    <w:p w14:paraId="295884D2" w14:textId="77777777" w:rsidR="00805567" w:rsidRPr="00A04F89" w:rsidRDefault="00805567" w:rsidP="00805567">
      <w:pPr>
        <w:autoSpaceDE w:val="0"/>
        <w:autoSpaceDN w:val="0"/>
        <w:adjustRightInd w:val="0"/>
        <w:spacing w:after="0" w:line="240" w:lineRule="auto"/>
        <w:jc w:val="both"/>
        <w:rPr>
          <w:rFonts w:ascii="Times New Roman" w:eastAsia="Times New Roman" w:hAnsi="Times New Roman"/>
          <w:sz w:val="24"/>
          <w:szCs w:val="24"/>
        </w:rPr>
      </w:pPr>
    </w:p>
    <w:p w14:paraId="43EC46BA" w14:textId="08378A7B" w:rsidR="00805567" w:rsidRPr="00A04F89" w:rsidRDefault="00805567" w:rsidP="00805567">
      <w:pPr>
        <w:spacing w:line="360" w:lineRule="auto"/>
        <w:jc w:val="both"/>
        <w:rPr>
          <w:rFonts w:ascii="Times New Roman" w:eastAsia="Times New Roman" w:hAnsi="Times New Roman"/>
          <w:sz w:val="24"/>
          <w:szCs w:val="24"/>
        </w:rPr>
      </w:pPr>
      <w:r w:rsidRPr="00A04F89">
        <w:rPr>
          <w:rFonts w:ascii="Times New Roman" w:eastAsia="Times New Roman" w:hAnsi="Times New Roman"/>
          <w:sz w:val="24"/>
          <w:szCs w:val="24"/>
        </w:rPr>
        <w:t xml:space="preserve">De acordo com Diaz (2009) inclusão é a nossa capacidade de entender e reconhecer o outro e, assim, ter o privilégio de conviver e compartilhar com pessoas diferentes de nós. A educação inclusiva acolhe todas as pessoas, sem excepção. É para o estudante com </w:t>
      </w:r>
      <w:r w:rsidRPr="00A04F89">
        <w:rPr>
          <w:rFonts w:ascii="Times New Roman" w:eastAsia="Times New Roman" w:hAnsi="Times New Roman"/>
          <w:sz w:val="24"/>
          <w:szCs w:val="24"/>
        </w:rPr>
        <w:lastRenderedPageBreak/>
        <w:t>deficiência auditiva, para os que têm comprometimento mental, para os superdotados, para todas as minorias e para a criança que é discriminada por qualqu</w:t>
      </w:r>
      <w:r w:rsidR="00E83B30">
        <w:rPr>
          <w:rFonts w:ascii="Times New Roman" w:eastAsia="Times New Roman" w:hAnsi="Times New Roman"/>
          <w:sz w:val="24"/>
          <w:szCs w:val="24"/>
        </w:rPr>
        <w:t>er outro motivo. Diz</w:t>
      </w:r>
      <w:r w:rsidRPr="00A04F89">
        <w:rPr>
          <w:rFonts w:ascii="Times New Roman" w:eastAsia="Times New Roman" w:hAnsi="Times New Roman"/>
          <w:sz w:val="24"/>
          <w:szCs w:val="24"/>
        </w:rPr>
        <w:t xml:space="preserve"> o autor que estar junto é se aglomerar no cinema, no transporte e até na sala de aula com pessoas que não conhecemos. Já inclusão é estar e interagir com o outro.</w:t>
      </w:r>
    </w:p>
    <w:p w14:paraId="5A6230A0" w14:textId="7322BA1C" w:rsidR="00805567" w:rsidRPr="00A04F89" w:rsidRDefault="00805567" w:rsidP="00805567">
      <w:pPr>
        <w:spacing w:line="360" w:lineRule="auto"/>
        <w:jc w:val="both"/>
        <w:rPr>
          <w:rFonts w:ascii="Times New Roman" w:eastAsia="Times New Roman" w:hAnsi="Times New Roman"/>
          <w:sz w:val="24"/>
          <w:szCs w:val="24"/>
        </w:rPr>
      </w:pPr>
      <w:r w:rsidRPr="00A04F89">
        <w:rPr>
          <w:rFonts w:ascii="Times New Roman" w:eastAsia="Times New Roman" w:hAnsi="Times New Roman"/>
          <w:sz w:val="24"/>
          <w:szCs w:val="24"/>
        </w:rPr>
        <w:t>I</w:t>
      </w:r>
      <w:r w:rsidR="00E83B30">
        <w:rPr>
          <w:rFonts w:ascii="Times New Roman" w:eastAsia="Times New Roman" w:hAnsi="Times New Roman"/>
          <w:sz w:val="24"/>
          <w:szCs w:val="24"/>
        </w:rPr>
        <w:t>nclusão é o processo pelo qual</w:t>
      </w:r>
      <w:r w:rsidRPr="00A04F89">
        <w:rPr>
          <w:rFonts w:ascii="Times New Roman" w:eastAsia="Times New Roman" w:hAnsi="Times New Roman"/>
          <w:sz w:val="24"/>
          <w:szCs w:val="24"/>
        </w:rPr>
        <w:t xml:space="preserve"> os sistemas sociais comuns são tornados adequados para toda adversidade humana composta por etnia, raça, língua, nacionalidade, género, orientação sexual, deficiência e outros atributos, com a participação das próprias pessoas na formulação e execução dessas adequações. Diaz (2009) apud (SASSAKI, 2012, p.18)</w:t>
      </w:r>
    </w:p>
    <w:p w14:paraId="03F048EA" w14:textId="77777777" w:rsidR="00805567" w:rsidRPr="00A04F89" w:rsidRDefault="00805567" w:rsidP="00805567">
      <w:pPr>
        <w:spacing w:line="360" w:lineRule="auto"/>
        <w:jc w:val="both"/>
        <w:rPr>
          <w:rFonts w:ascii="Times New Roman" w:eastAsia="Times New Roman" w:hAnsi="Times New Roman"/>
          <w:sz w:val="24"/>
          <w:szCs w:val="24"/>
        </w:rPr>
      </w:pPr>
      <w:r w:rsidRPr="00A04F89">
        <w:rPr>
          <w:rFonts w:ascii="Times New Roman" w:eastAsia="Times New Roman" w:hAnsi="Times New Roman"/>
          <w:sz w:val="24"/>
          <w:szCs w:val="24"/>
        </w:rPr>
        <w:t>De acordo com Favéro (2004 p.24) a educação inclusiva deve garantir às pessoas com deficiência o direito de acesso ao ensino regular sempre que possíveis, desde que sejam capazes de se adaptar, reflectem uma época histórica em que a integração esteve bastante forte.</w:t>
      </w:r>
    </w:p>
    <w:p w14:paraId="3429E3DE" w14:textId="77777777" w:rsidR="00805567" w:rsidRPr="00A04F89" w:rsidRDefault="00805567" w:rsidP="00805567">
      <w:pPr>
        <w:spacing w:line="360" w:lineRule="auto"/>
        <w:jc w:val="both"/>
        <w:rPr>
          <w:rFonts w:ascii="Times New Roman" w:hAnsi="Times New Roman"/>
          <w:sz w:val="24"/>
          <w:szCs w:val="24"/>
        </w:rPr>
      </w:pPr>
      <w:r w:rsidRPr="00A04F89">
        <w:rPr>
          <w:rFonts w:ascii="Times New Roman" w:hAnsi="Times New Roman"/>
          <w:sz w:val="24"/>
          <w:szCs w:val="24"/>
        </w:rPr>
        <w:t>O processo de escolarização dos surdos foi marcado, desde seu início, por um constante conflito entre duas tendências de ensino: a oralização (com ou sem o apoio dos sinais) e a instrução via língua de sinais para aprendizagem de leitura e escrita (SILVA E FAVORITO, 2009). Essas tendências subjazem as diferentes representações do sujeito surdo presentes até hoje e reflectem no actual cenário educacional.</w:t>
      </w:r>
    </w:p>
    <w:p w14:paraId="46179197" w14:textId="77777777" w:rsidR="00805567" w:rsidRPr="00A04F89" w:rsidRDefault="00805567" w:rsidP="00805567">
      <w:pPr>
        <w:spacing w:line="360" w:lineRule="auto"/>
        <w:jc w:val="both"/>
        <w:rPr>
          <w:rFonts w:ascii="Times New Roman" w:hAnsi="Times New Roman"/>
          <w:sz w:val="24"/>
          <w:szCs w:val="24"/>
        </w:rPr>
      </w:pPr>
      <w:r w:rsidRPr="00A04F89">
        <w:rPr>
          <w:rFonts w:ascii="Times New Roman" w:hAnsi="Times New Roman"/>
          <w:sz w:val="24"/>
          <w:szCs w:val="24"/>
        </w:rPr>
        <w:t xml:space="preserve">Os primeiros registros sobre a educação de surdos datam do século XVI. Nesse período, tutores atendiam filhos pertencentes a famílias nobres. Entre esses tutores, o mais conhecido é o monge espanhol beneditino Pedro Ponce de Leon (1520? - 1584), considerado o primeiro professor de surdos da história. Embora se reconheça que o foco de sua educação estivesse voltado ao ensino da fala aos surdos, o método usado pelo monge privilegiava a escrita, uma vez que se acreditava que a ela cabia a chave do conhecimento. Com isso, seu trabalho não apenas influenciou os métodos de ensino para surdos ao longo do tempo, como também é marco importante na luta contra a visão patológica de médicos e filósofos da época que consideravam os surdos incapacitados para o desenvolvimento de linguagem e, portanto, para qualquer tipo de aprendizagem. </w:t>
      </w:r>
    </w:p>
    <w:p w14:paraId="113934CF" w14:textId="77777777" w:rsidR="00805567" w:rsidRPr="00A04F89" w:rsidRDefault="00805567" w:rsidP="00805567">
      <w:pPr>
        <w:spacing w:line="360" w:lineRule="auto"/>
        <w:jc w:val="both"/>
        <w:rPr>
          <w:rFonts w:ascii="Times New Roman" w:hAnsi="Times New Roman"/>
          <w:b/>
          <w:sz w:val="24"/>
          <w:szCs w:val="24"/>
        </w:rPr>
      </w:pPr>
      <w:r w:rsidRPr="00A04F89">
        <w:rPr>
          <w:rFonts w:ascii="Times New Roman" w:hAnsi="Times New Roman"/>
          <w:sz w:val="24"/>
          <w:szCs w:val="24"/>
        </w:rPr>
        <w:t xml:space="preserve">Em alguns estudos, como os de Skliar (1997), Rée (1999) e Moura (2000), que, à luz de diferentes teorias, delineiam e discutem a educação de surdos nos últimos cinco séculos, é possível observar que os debates acerca das duas tendências de ensino sempre estiveram </w:t>
      </w:r>
      <w:r w:rsidRPr="00A04F89">
        <w:rPr>
          <w:rFonts w:ascii="Times New Roman" w:hAnsi="Times New Roman"/>
          <w:sz w:val="24"/>
          <w:szCs w:val="24"/>
        </w:rPr>
        <w:lastRenderedPageBreak/>
        <w:t>relacionados a questões ligadas à(s) língua(s). Por um lado, havia aqueles que acreditavam que os surdos deveriam desenvolver a língua oral e, consequentemente, defendiam uma educação pensada a partir do modo de se ensinar a língua oral aos ouvintes. Por outro, havia aqueles que acreditavam que deveria ser permitido aos surdos (uma vez que a educação dessa comunidade sempre foi determinada por ouvintes que se auto-empoderaram para a tomada dessa decisão) o uso da língua de sinais.</w:t>
      </w:r>
    </w:p>
    <w:p w14:paraId="5AABB2B4" w14:textId="77777777" w:rsidR="00805567" w:rsidRPr="00A04F89" w:rsidRDefault="00805567" w:rsidP="00805567">
      <w:pPr>
        <w:spacing w:line="360" w:lineRule="auto"/>
        <w:jc w:val="both"/>
        <w:rPr>
          <w:rFonts w:ascii="Times New Roman" w:hAnsi="Times New Roman"/>
          <w:sz w:val="24"/>
          <w:szCs w:val="24"/>
        </w:rPr>
      </w:pPr>
      <w:r w:rsidRPr="00A04F89">
        <w:rPr>
          <w:rFonts w:ascii="Times New Roman" w:hAnsi="Times New Roman"/>
          <w:sz w:val="24"/>
          <w:szCs w:val="24"/>
        </w:rPr>
        <w:t xml:space="preserve">Até o final do século XVI, os surdos eram considerados, de maneira geral, incapazes de aprender. Consequentemente, por muito tempo foram impedidos de exercer seus direitos legais. Para o pensamento da época, debruçado na concepção aristotélica de superioridade do mundo das ideias e da razão representada pela palavra, quem não tinha desenvolvido a fala espontaneamente não poderia ser considerado cidadão. Nesse período, predominou a crença de que a oralização era o meio necessário para humanizar os surdos. Segundo Moura (2000), essa crença de que os surdos estariam fora da condição humana pela falta de audição e da fala começa na Antiguidade, atravessa os séculos e ainda persiste em nossos dias. </w:t>
      </w:r>
    </w:p>
    <w:p w14:paraId="07F38480" w14:textId="77777777" w:rsidR="00805567" w:rsidRPr="00A04F89" w:rsidRDefault="00805567" w:rsidP="00805567">
      <w:pPr>
        <w:spacing w:line="360" w:lineRule="auto"/>
        <w:jc w:val="both"/>
        <w:rPr>
          <w:rFonts w:ascii="Times New Roman" w:hAnsi="Times New Roman"/>
          <w:sz w:val="24"/>
          <w:szCs w:val="24"/>
        </w:rPr>
      </w:pPr>
      <w:r w:rsidRPr="00A04F89">
        <w:rPr>
          <w:rFonts w:ascii="Times New Roman" w:hAnsi="Times New Roman"/>
          <w:sz w:val="24"/>
          <w:szCs w:val="24"/>
        </w:rPr>
        <w:t xml:space="preserve">No século XVIII, em 1760 aproximadamente, um movimento social contrário à ideologia oralista começa a delinear-se na educação dos surdos. Esse movimento nasce na França, com o abade Michel de L’Epée (1712 – 1789), que funda a primeira escola pública de surdos no mundo, o Instituto Nacional de Surdos-Mudos de Paris. L’Epée, com o objectivo de realizar um trabalho de catequização com os surdos, reconheceu que eles possuíam uma linguagem gestual pela qual se comunicavam com seus pares. Com base nisso, desenvolveu um método, usado até meados do século XIX, chamado </w:t>
      </w:r>
      <w:r w:rsidRPr="00A04F89">
        <w:rPr>
          <w:rFonts w:ascii="Times New Roman" w:hAnsi="Times New Roman"/>
          <w:i/>
          <w:iCs/>
          <w:sz w:val="24"/>
          <w:szCs w:val="24"/>
        </w:rPr>
        <w:t>sistemas de sinais metódicos</w:t>
      </w:r>
      <w:r w:rsidRPr="00A04F89">
        <w:rPr>
          <w:rFonts w:ascii="Times New Roman" w:hAnsi="Times New Roman"/>
          <w:sz w:val="24"/>
          <w:szCs w:val="24"/>
        </w:rPr>
        <w:t xml:space="preserve">, que consistia no uso de sinais na ordem gramatical do francês. A importância de L’Epée para a história dos surdos deve-se, principalmente, “ao espaço que, de alguma forma, a língua de sinais passou a ter em sua escola, tanto como meio de instrução quanto como meio de interacção entre os alunos surdos” (SILVA E FAVORITO, 2009, p. 12). </w:t>
      </w:r>
    </w:p>
    <w:p w14:paraId="242EE590" w14:textId="77777777" w:rsidR="00805567" w:rsidRPr="00A04F89" w:rsidRDefault="00805567" w:rsidP="00805567">
      <w:pPr>
        <w:spacing w:line="360" w:lineRule="auto"/>
        <w:jc w:val="both"/>
        <w:rPr>
          <w:rFonts w:ascii="Times New Roman" w:hAnsi="Times New Roman"/>
          <w:sz w:val="24"/>
          <w:szCs w:val="24"/>
        </w:rPr>
      </w:pPr>
      <w:r w:rsidRPr="00A04F89">
        <w:rPr>
          <w:rFonts w:ascii="Times New Roman" w:hAnsi="Times New Roman"/>
          <w:sz w:val="24"/>
          <w:szCs w:val="24"/>
        </w:rPr>
        <w:t xml:space="preserve">É importante ressaltar que entre meados do século XVIII e a primeira metade do século XIX a educação de surdos, pautada no uso da língua de sinais, se tornou habitual. Os surdos alcançaram o direito à cidadania, escolas de surdos foram fundadas e houve um incentivo à formação de professores surdos que assumiram grande parte dessas </w:t>
      </w:r>
      <w:r w:rsidRPr="00A04F89">
        <w:rPr>
          <w:rFonts w:ascii="Times New Roman" w:hAnsi="Times New Roman"/>
          <w:sz w:val="24"/>
          <w:szCs w:val="24"/>
        </w:rPr>
        <w:lastRenderedPageBreak/>
        <w:t xml:space="preserve">instituições. Após esse período, depois da metade do século XIX, “uma história de predomínio absoluto da língua oral na educação de surdos se tornou realidade por quase cem anos” (SILVA E FAVORITO, 2009, p. 13). Surgiram movimentos sociais em toda a Europa buscando a consolidação dos estados nacionais e tendo na língua a maior expressão de centralização sociopolítica e cultural. “Era necessário acabar com o plurilinguismo social, subjugando-o à língua oficial do país” (LODI, 2005, p. 416). É nesse contexto que ocorre, em 1880, o que talvez seja a maior marca de retrocesso na história da educação dos surdos – o Congresso de Milão -, em que se decretou a proibição do uso das línguas de sinais na educação de surdos. </w:t>
      </w:r>
    </w:p>
    <w:p w14:paraId="58B23E24" w14:textId="0DF71A51" w:rsidR="00FF5C95" w:rsidRDefault="00805567" w:rsidP="00805567">
      <w:pPr>
        <w:spacing w:line="360" w:lineRule="auto"/>
        <w:jc w:val="both"/>
        <w:rPr>
          <w:rFonts w:ascii="Times New Roman" w:hAnsi="Times New Roman"/>
          <w:sz w:val="24"/>
          <w:szCs w:val="24"/>
        </w:rPr>
      </w:pPr>
      <w:r w:rsidRPr="00A04F89">
        <w:rPr>
          <w:rFonts w:ascii="Times New Roman" w:hAnsi="Times New Roman"/>
          <w:sz w:val="24"/>
          <w:szCs w:val="24"/>
        </w:rPr>
        <w:t xml:space="preserve">A partir disso, apenas em 1960, inicia-se uma série de críticas aos métodos orais, uma vez que essa abordagem não era suficiente para resolver as complexas questões que envolvem a escolarização dos surdos. Nasce, então, um método que ficou amplamente conhecido como Comunicação Total (CT). Ele consistia em usar tudo aquilo que melhorasse a comunicação dos surdos com seus pares: desenho, escrita, pantomima, a fala, o alfabeto, a língua de sinais. Acreditava-se que era preciso promover a comunicação e não a aprendizagem de uma língua em particular. Apesar dos usos de todos esses recursos serem reunidos sob o nome de Comunicação Total, havia uma grande diferença entre os vários métodos adoptados, cada um privilegiando um aspecto da comunicação. </w:t>
      </w:r>
    </w:p>
    <w:p w14:paraId="7350296B" w14:textId="3242CF80" w:rsidR="00805567" w:rsidRDefault="00803846">
      <w:pPr>
        <w:pStyle w:val="Cabealho1"/>
        <w:rPr>
          <w:ins w:id="267" w:author="Sousa" w:date="2019-08-04T19:23:00Z"/>
          <w:rFonts w:ascii="Times New Roman" w:hAnsi="Times New Roman"/>
          <w:b/>
          <w:sz w:val="24"/>
          <w:szCs w:val="24"/>
        </w:rPr>
        <w:pPrChange w:id="268" w:author="Sousa" w:date="2019-08-04T18:41:00Z">
          <w:pPr>
            <w:spacing w:line="360" w:lineRule="auto"/>
            <w:jc w:val="both"/>
          </w:pPr>
        </w:pPrChange>
      </w:pPr>
      <w:bookmarkStart w:id="269" w:name="_Toc15836579"/>
      <w:bookmarkStart w:id="270" w:name="_Toc20366963"/>
      <w:ins w:id="271" w:author="Sousa" w:date="2019-08-04T19:23:00Z">
        <w:r>
          <w:rPr>
            <w:rFonts w:ascii="Times New Roman" w:hAnsi="Times New Roman" w:cs="Times New Roman"/>
            <w:b/>
            <w:color w:val="auto"/>
            <w:sz w:val="24"/>
            <w:szCs w:val="24"/>
          </w:rPr>
          <w:t xml:space="preserve">3.2.2. </w:t>
        </w:r>
      </w:ins>
      <w:r w:rsidR="00805567" w:rsidRPr="00AA6E89">
        <w:rPr>
          <w:rFonts w:ascii="Times New Roman" w:hAnsi="Times New Roman" w:cs="Times New Roman"/>
          <w:b/>
          <w:color w:val="auto"/>
          <w:sz w:val="24"/>
          <w:szCs w:val="24"/>
          <w:rPrChange w:id="272" w:author="Sousa" w:date="2019-08-04T19:17:00Z">
            <w:rPr/>
          </w:rPrChange>
        </w:rPr>
        <w:t>Papel do professor na educação de deficientes auditivos</w:t>
      </w:r>
      <w:bookmarkEnd w:id="269"/>
      <w:bookmarkEnd w:id="270"/>
    </w:p>
    <w:p w14:paraId="481F2FCD" w14:textId="77777777" w:rsidR="00803846" w:rsidRPr="00AC1CD6" w:rsidRDefault="00803846">
      <w:pPr>
        <w:pStyle w:val="SemEspaamento"/>
        <w:pPrChange w:id="273" w:author="Sousa" w:date="2019-08-04T19:23:00Z">
          <w:pPr>
            <w:spacing w:line="360" w:lineRule="auto"/>
            <w:jc w:val="both"/>
          </w:pPr>
        </w:pPrChange>
      </w:pPr>
    </w:p>
    <w:p w14:paraId="6551E3A8" w14:textId="77777777" w:rsidR="00805567" w:rsidRPr="00AC1CD6" w:rsidRDefault="00805567" w:rsidP="00805567">
      <w:pPr>
        <w:autoSpaceDE w:val="0"/>
        <w:autoSpaceDN w:val="0"/>
        <w:adjustRightInd w:val="0"/>
        <w:spacing w:after="0" w:line="360" w:lineRule="auto"/>
        <w:jc w:val="both"/>
        <w:rPr>
          <w:rFonts w:ascii="Times New Roman" w:eastAsiaTheme="minorHAnsi" w:hAnsi="Times New Roman"/>
          <w:sz w:val="24"/>
          <w:szCs w:val="24"/>
        </w:rPr>
      </w:pPr>
      <w:r w:rsidRPr="00276E99">
        <w:rPr>
          <w:rFonts w:ascii="Times New Roman" w:eastAsiaTheme="minorHAnsi" w:hAnsi="Times New Roman"/>
          <w:sz w:val="24"/>
          <w:szCs w:val="24"/>
        </w:rPr>
        <w:t xml:space="preserve">O professor é o mediador no processo de inclusão do aluno surdo. Seu papel deverá promover um ensino igualitário e sem desigualdade, já que quando se fala em </w:t>
      </w:r>
      <w:r w:rsidRPr="00AC1CD6">
        <w:rPr>
          <w:rFonts w:ascii="Times New Roman" w:eastAsiaTheme="minorHAnsi" w:hAnsi="Times New Roman"/>
          <w:sz w:val="24"/>
          <w:szCs w:val="24"/>
        </w:rPr>
        <w:t>inclusão não estamos falando só dos deficientes e sim da escola também, onde a diversidade se destaca por sua singularidade, formando cidadãos para a sociedade (GUIDO, 2014, P.33).</w:t>
      </w:r>
    </w:p>
    <w:p w14:paraId="1197928E" w14:textId="77777777" w:rsidR="00805567" w:rsidRPr="00A04F89" w:rsidRDefault="00805567" w:rsidP="00805567">
      <w:pPr>
        <w:autoSpaceDE w:val="0"/>
        <w:autoSpaceDN w:val="0"/>
        <w:adjustRightInd w:val="0"/>
        <w:spacing w:after="0" w:line="240" w:lineRule="auto"/>
        <w:rPr>
          <w:rFonts w:ascii="Times New Roman" w:eastAsiaTheme="minorHAnsi" w:hAnsi="Times New Roman"/>
          <w:sz w:val="24"/>
          <w:szCs w:val="24"/>
          <w:rPrChange w:id="274" w:author="Sousa" w:date="2019-08-04T19:07:00Z">
            <w:rPr>
              <w:rFonts w:ascii="Arial" w:eastAsiaTheme="minorHAnsi" w:hAnsi="Arial" w:cs="Arial"/>
              <w:sz w:val="24"/>
              <w:szCs w:val="24"/>
            </w:rPr>
          </w:rPrChange>
        </w:rPr>
      </w:pPr>
    </w:p>
    <w:p w14:paraId="7EDE01FC" w14:textId="77777777" w:rsidR="00805567" w:rsidRPr="00A04F89" w:rsidRDefault="00805567" w:rsidP="00805567">
      <w:pPr>
        <w:spacing w:line="360" w:lineRule="auto"/>
        <w:jc w:val="both"/>
        <w:rPr>
          <w:rFonts w:ascii="Times New Roman" w:hAnsi="Times New Roman"/>
          <w:sz w:val="24"/>
          <w:szCs w:val="24"/>
        </w:rPr>
      </w:pPr>
      <w:r w:rsidRPr="00276E99">
        <w:rPr>
          <w:rFonts w:ascii="Times New Roman" w:hAnsi="Times New Roman"/>
          <w:sz w:val="24"/>
          <w:szCs w:val="24"/>
        </w:rPr>
        <w:t>É necessário que os professores e profissionais de educação tenham compree</w:t>
      </w:r>
      <w:r w:rsidRPr="00AC1CD6">
        <w:rPr>
          <w:rFonts w:ascii="Times New Roman" w:hAnsi="Times New Roman"/>
          <w:sz w:val="24"/>
          <w:szCs w:val="24"/>
        </w:rPr>
        <w:t>nsão do que estão tratando e sobre o que estão falando, para que se tenha uma efectiva inclusão destes alunos Surdos em uma turma de ensino regular. Devendo ser levado em conta que as experiências visuais dos alunos Surdos não são as mesmas dos ouvintes, u</w:t>
      </w:r>
      <w:r w:rsidRPr="00A04F89">
        <w:rPr>
          <w:rFonts w:ascii="Times New Roman" w:hAnsi="Times New Roman"/>
          <w:sz w:val="24"/>
          <w:szCs w:val="24"/>
        </w:rPr>
        <w:t>ma vez que os alunos Surdos privilegiam mais o canal visual e os alunos ouvintes o auditivo.</w:t>
      </w:r>
    </w:p>
    <w:p w14:paraId="25FF2DCA" w14:textId="77777777" w:rsidR="00805567" w:rsidRPr="00A04F89" w:rsidRDefault="00805567" w:rsidP="00805567">
      <w:pPr>
        <w:spacing w:line="360" w:lineRule="auto"/>
        <w:jc w:val="both"/>
        <w:rPr>
          <w:rFonts w:ascii="Times New Roman" w:hAnsi="Times New Roman"/>
          <w:sz w:val="24"/>
          <w:szCs w:val="24"/>
        </w:rPr>
      </w:pPr>
      <w:r w:rsidRPr="00A04F89">
        <w:rPr>
          <w:rFonts w:ascii="Times New Roman" w:hAnsi="Times New Roman"/>
          <w:sz w:val="24"/>
          <w:szCs w:val="24"/>
        </w:rPr>
        <w:t xml:space="preserve">Stainback e Stainback (1999) consideram que cabe ao professor fazer a si mesmo questões sobre a capacidade dos alunos de participar de todas as actividades propostas da mesma </w:t>
      </w:r>
      <w:r w:rsidRPr="00A04F89">
        <w:rPr>
          <w:rFonts w:ascii="Times New Roman" w:hAnsi="Times New Roman"/>
          <w:sz w:val="24"/>
          <w:szCs w:val="24"/>
        </w:rPr>
        <w:lastRenderedPageBreak/>
        <w:t>forma dos demais, realizar as necessárias adequações e modificações, a fim de garantir a plena participação de todos e alcance dos objectivos.</w:t>
      </w:r>
    </w:p>
    <w:p w14:paraId="498C60FE" w14:textId="77777777" w:rsidR="00805567" w:rsidRPr="00A04F89" w:rsidRDefault="00805567" w:rsidP="00805567">
      <w:pPr>
        <w:spacing w:line="360" w:lineRule="auto"/>
        <w:jc w:val="both"/>
        <w:rPr>
          <w:rFonts w:ascii="Times New Roman" w:hAnsi="Times New Roman"/>
          <w:sz w:val="24"/>
          <w:szCs w:val="24"/>
        </w:rPr>
      </w:pPr>
      <w:r w:rsidRPr="00A04F89">
        <w:rPr>
          <w:rFonts w:ascii="Times New Roman" w:hAnsi="Times New Roman"/>
          <w:sz w:val="24"/>
          <w:szCs w:val="24"/>
        </w:rPr>
        <w:t>Por isso é importante que o trabalho docente deva sempre estar permeado por um processo de reflexão-acção-reflexão, tarefa cada vez mais exigente, pois o professor precisa preparar sua aula e reflectir sobre ela, ter claros os objectivos que quer alcançar com as actividades.</w:t>
      </w:r>
    </w:p>
    <w:p w14:paraId="2971DC79" w14:textId="77777777" w:rsidR="00805567" w:rsidRPr="00A04F89" w:rsidRDefault="00805567" w:rsidP="00805567">
      <w:pPr>
        <w:spacing w:line="360" w:lineRule="auto"/>
        <w:jc w:val="both"/>
        <w:rPr>
          <w:rFonts w:ascii="Times New Roman" w:hAnsi="Times New Roman"/>
          <w:sz w:val="24"/>
          <w:szCs w:val="24"/>
        </w:rPr>
      </w:pPr>
      <w:r w:rsidRPr="00A04F89">
        <w:rPr>
          <w:rFonts w:ascii="Times New Roman" w:hAnsi="Times New Roman"/>
          <w:sz w:val="24"/>
          <w:szCs w:val="24"/>
        </w:rPr>
        <w:t>Além do professor o aluno surdo tem direito a um professor intérprete. Esse servirá de canal comunicativo entre os surdos e as pessoas que lhes cercam. Seu papel em sala de aula é servir como tradutor entre pessoas que compartilham línguas e culturas diferentes como em qualquer contexto tradutor que vivenciou ou vivenciará. Ele realiza uma actividade humana e que exige dele estratégias mentais na arte de transferir o contexto, a mensagem de um código linguístico para outro.</w:t>
      </w:r>
    </w:p>
    <w:p w14:paraId="1023CC87" w14:textId="77777777" w:rsidR="00805567" w:rsidRPr="00A04F89" w:rsidDel="001E7D25" w:rsidRDefault="00805567" w:rsidP="00805567">
      <w:pPr>
        <w:spacing w:line="360" w:lineRule="auto"/>
        <w:jc w:val="both"/>
        <w:rPr>
          <w:del w:id="275" w:author="Sousa" w:date="2019-07-30T11:53:00Z"/>
          <w:rFonts w:ascii="Times New Roman" w:hAnsi="Times New Roman"/>
          <w:sz w:val="24"/>
          <w:szCs w:val="24"/>
        </w:rPr>
      </w:pPr>
      <w:r w:rsidRPr="00A04F89">
        <w:rPr>
          <w:rFonts w:ascii="Times New Roman" w:hAnsi="Times New Roman"/>
          <w:sz w:val="24"/>
          <w:szCs w:val="24"/>
        </w:rPr>
        <w:t>Segundo Quadros (2004), o intérprete educacional é aquele que actua como profissional intérprete de língua de sinais na educação. O intérprete especialista, para actuar na área da educação, deverá intermediar relações entre os professores e os alunos, também colegas ouvintes com os surdos. Ser intérprete educacional vai além do acto interpretativo entre línguas.</w:t>
      </w:r>
    </w:p>
    <w:p w14:paraId="4869FDDB" w14:textId="77777777" w:rsidR="00805567" w:rsidRPr="00A04F89" w:rsidRDefault="00805567" w:rsidP="00805567">
      <w:pPr>
        <w:spacing w:line="360" w:lineRule="auto"/>
        <w:jc w:val="both"/>
        <w:rPr>
          <w:rFonts w:ascii="Times New Roman" w:hAnsi="Times New Roman"/>
          <w:sz w:val="24"/>
          <w:szCs w:val="24"/>
        </w:rPr>
      </w:pPr>
    </w:p>
    <w:p w14:paraId="253C97D9" w14:textId="77777777" w:rsidR="00805567" w:rsidRPr="00A04F89" w:rsidRDefault="00805567" w:rsidP="00805567">
      <w:pPr>
        <w:spacing w:line="360" w:lineRule="auto"/>
        <w:jc w:val="both"/>
        <w:rPr>
          <w:rFonts w:ascii="Times New Roman" w:hAnsi="Times New Roman"/>
          <w:sz w:val="24"/>
          <w:szCs w:val="24"/>
        </w:rPr>
      </w:pPr>
      <w:r w:rsidRPr="00A04F89">
        <w:rPr>
          <w:rFonts w:ascii="Times New Roman" w:hAnsi="Times New Roman"/>
          <w:sz w:val="24"/>
          <w:szCs w:val="24"/>
        </w:rPr>
        <w:t>O intérprete, dentro da sala de aula actua como canal comunicativo entre o aluno surdo e o professor ouvinte. Além disso, esse profissional realiza as traduções entre os que compartilham línguas e culturas diferentes. Em sala de aula, o intérprete precisa ter a consciência de que ele não assume o papel do professor regente e em situações relacionadas com o ensino-aprendizagem do aluno Surdo, precisa remeter-se ao professor, cumprindo com excelência a mediação comunicativa em sala de aula.</w:t>
      </w:r>
    </w:p>
    <w:p w14:paraId="209A18C8" w14:textId="7F7475EB" w:rsidR="00805567" w:rsidRPr="00A04F89" w:rsidRDefault="00805567" w:rsidP="00805567">
      <w:pPr>
        <w:spacing w:line="360" w:lineRule="auto"/>
        <w:jc w:val="both"/>
        <w:rPr>
          <w:rFonts w:ascii="Times New Roman" w:hAnsi="Times New Roman"/>
          <w:sz w:val="24"/>
          <w:szCs w:val="24"/>
        </w:rPr>
      </w:pPr>
      <w:r w:rsidRPr="00A04F89">
        <w:rPr>
          <w:rFonts w:ascii="Times New Roman" w:hAnsi="Times New Roman"/>
          <w:sz w:val="24"/>
          <w:szCs w:val="24"/>
        </w:rPr>
        <w:t>No entanto</w:t>
      </w:r>
      <w:r w:rsidR="00693D2F">
        <w:rPr>
          <w:rFonts w:ascii="Times New Roman" w:hAnsi="Times New Roman"/>
          <w:sz w:val="24"/>
          <w:szCs w:val="24"/>
        </w:rPr>
        <w:t>,</w:t>
      </w:r>
      <w:r w:rsidRPr="00A04F89">
        <w:rPr>
          <w:rFonts w:ascii="Times New Roman" w:hAnsi="Times New Roman"/>
          <w:sz w:val="24"/>
          <w:szCs w:val="24"/>
        </w:rPr>
        <w:t xml:space="preserve"> tanto o professor regente como o </w:t>
      </w:r>
      <w:r w:rsidR="0020775F" w:rsidRPr="00A04F89">
        <w:rPr>
          <w:rFonts w:ascii="Times New Roman" w:hAnsi="Times New Roman"/>
          <w:sz w:val="24"/>
          <w:szCs w:val="24"/>
        </w:rPr>
        <w:t>intérprete</w:t>
      </w:r>
      <w:r w:rsidRPr="00A04F89">
        <w:rPr>
          <w:rFonts w:ascii="Times New Roman" w:hAnsi="Times New Roman"/>
          <w:sz w:val="24"/>
          <w:szCs w:val="24"/>
        </w:rPr>
        <w:t xml:space="preserve"> precisam trabalhar em conjunto no intuito de garantir uma efectiva aprendizagem para o aluno surdo.</w:t>
      </w:r>
    </w:p>
    <w:p w14:paraId="52B565EE" w14:textId="794069F4" w:rsidR="00805567" w:rsidRPr="00A04F89" w:rsidRDefault="00805567" w:rsidP="00805567">
      <w:pPr>
        <w:spacing w:line="360" w:lineRule="auto"/>
        <w:jc w:val="both"/>
        <w:rPr>
          <w:rFonts w:ascii="Times New Roman" w:hAnsi="Times New Roman"/>
          <w:sz w:val="24"/>
          <w:szCs w:val="24"/>
        </w:rPr>
      </w:pPr>
      <w:r w:rsidRPr="00A04F89">
        <w:rPr>
          <w:rFonts w:ascii="Times New Roman" w:hAnsi="Times New Roman"/>
          <w:sz w:val="24"/>
          <w:szCs w:val="24"/>
        </w:rPr>
        <w:t>Para que o aluno Surdo possa ter sucesso em sua vida escolar, é necessário que o professor regente de sala de aula tenha conhecimento das normas linguísticas e culturais desse aluno.</w:t>
      </w:r>
    </w:p>
    <w:p w14:paraId="14143AEC" w14:textId="77777777" w:rsidR="00805567" w:rsidRPr="00A04F89" w:rsidRDefault="00805567" w:rsidP="00805567">
      <w:pPr>
        <w:spacing w:line="360" w:lineRule="auto"/>
        <w:jc w:val="both"/>
        <w:rPr>
          <w:rFonts w:ascii="Times New Roman" w:hAnsi="Times New Roman"/>
          <w:sz w:val="24"/>
          <w:szCs w:val="24"/>
        </w:rPr>
      </w:pPr>
      <w:r w:rsidRPr="00A04F89">
        <w:rPr>
          <w:rFonts w:ascii="Times New Roman" w:hAnsi="Times New Roman"/>
          <w:sz w:val="24"/>
          <w:szCs w:val="24"/>
        </w:rPr>
        <w:lastRenderedPageBreak/>
        <w:t>No processo de inclusão, parte-se do pressuposto que todos os alunos precisam ter acesso aos conhecimentos de igual modo. Lacerda (2006) aponta que a inclusão escolar é um processo dinâmico e gradual, que toma diversas formas a partir da necessidade dos alunos.</w:t>
      </w:r>
    </w:p>
    <w:p w14:paraId="672532F1" w14:textId="77777777" w:rsidR="00805567" w:rsidRPr="00A04F89" w:rsidRDefault="00805567" w:rsidP="00805567">
      <w:pPr>
        <w:spacing w:line="360" w:lineRule="auto"/>
        <w:jc w:val="both"/>
        <w:rPr>
          <w:rFonts w:ascii="Times New Roman" w:hAnsi="Times New Roman"/>
          <w:sz w:val="24"/>
          <w:szCs w:val="24"/>
        </w:rPr>
      </w:pPr>
      <w:r w:rsidRPr="00A04F89">
        <w:rPr>
          <w:rFonts w:ascii="Times New Roman" w:hAnsi="Times New Roman"/>
          <w:sz w:val="24"/>
          <w:szCs w:val="24"/>
        </w:rPr>
        <w:t>Nesse sentido, o professor é responsável por incentivar e mediar à construção do conhecimento através da interacção com o aluno surdo e seus colegas para que o aluno surdo construa o seu conhecimento em uma sala.</w:t>
      </w:r>
    </w:p>
    <w:p w14:paraId="13DD33E8" w14:textId="0C4A9802" w:rsidR="00126BFB" w:rsidRPr="00A04F89" w:rsidRDefault="00805567" w:rsidP="0020775F">
      <w:pPr>
        <w:spacing w:before="240" w:line="360" w:lineRule="auto"/>
        <w:jc w:val="both"/>
        <w:rPr>
          <w:rFonts w:ascii="Times New Roman" w:hAnsi="Times New Roman"/>
          <w:sz w:val="24"/>
          <w:szCs w:val="24"/>
        </w:rPr>
      </w:pPr>
      <w:r w:rsidRPr="00A04F89">
        <w:rPr>
          <w:rFonts w:ascii="Times New Roman" w:hAnsi="Times New Roman"/>
          <w:sz w:val="24"/>
          <w:szCs w:val="24"/>
        </w:rPr>
        <w:t>Assim ele deve ser estimulado a pensar e raciocinar, assim como os alunos ouvintes. Portanto, o professor deve desenvolver estratégias pedagógicas e metodológicas e parceria com o professor intérprete que despertem o interesse do aluno surdo.</w:t>
      </w:r>
    </w:p>
    <w:p w14:paraId="0608ED51" w14:textId="1E215726" w:rsidR="00805567" w:rsidRPr="00693D2F" w:rsidRDefault="00E03E6F" w:rsidP="0020775F">
      <w:pPr>
        <w:spacing w:before="240" w:line="360" w:lineRule="auto"/>
        <w:jc w:val="both"/>
        <w:rPr>
          <w:rStyle w:val="Cabealho1Carter"/>
          <w:rFonts w:ascii="Times New Roman" w:hAnsi="Times New Roman" w:cs="Times New Roman"/>
          <w:color w:val="auto"/>
          <w:sz w:val="24"/>
          <w:szCs w:val="24"/>
          <w:rPrChange w:id="276" w:author="Sousa" w:date="2019-08-04T19:07:00Z">
            <w:rPr>
              <w:rFonts w:ascii="Times New Roman" w:hAnsi="Times New Roman"/>
              <w:b/>
              <w:sz w:val="24"/>
              <w:szCs w:val="24"/>
            </w:rPr>
          </w:rPrChange>
        </w:rPr>
      </w:pPr>
      <w:bookmarkStart w:id="277" w:name="_Toc15836580"/>
      <w:bookmarkStart w:id="278" w:name="_Toc20366964"/>
      <w:r w:rsidRPr="00693D2F">
        <w:rPr>
          <w:rStyle w:val="Cabealho1Carter"/>
          <w:rFonts w:ascii="Times New Roman" w:hAnsi="Times New Roman" w:cs="Times New Roman"/>
          <w:b/>
          <w:color w:val="auto"/>
          <w:sz w:val="24"/>
          <w:szCs w:val="24"/>
        </w:rPr>
        <w:t xml:space="preserve">3.2.3. </w:t>
      </w:r>
      <w:r w:rsidR="00DD0DD1" w:rsidRPr="00693D2F">
        <w:rPr>
          <w:rStyle w:val="Cabealho1Carter"/>
          <w:rFonts w:ascii="Times New Roman" w:hAnsi="Times New Roman" w:cs="Times New Roman"/>
          <w:b/>
          <w:color w:val="auto"/>
          <w:sz w:val="24"/>
          <w:szCs w:val="24"/>
        </w:rPr>
        <w:t>Limitações do</w:t>
      </w:r>
      <w:r w:rsidR="00805567" w:rsidRPr="00693D2F">
        <w:rPr>
          <w:rStyle w:val="Cabealho1Carter"/>
          <w:rFonts w:ascii="Times New Roman" w:hAnsi="Times New Roman" w:cs="Times New Roman"/>
          <w:color w:val="auto"/>
          <w:sz w:val="24"/>
          <w:szCs w:val="24"/>
          <w:rPrChange w:id="279" w:author="Sousa" w:date="2019-08-04T19:07:00Z">
            <w:rPr>
              <w:rFonts w:ascii="Times New Roman" w:hAnsi="Times New Roman"/>
              <w:b/>
              <w:sz w:val="24"/>
              <w:szCs w:val="24"/>
            </w:rPr>
          </w:rPrChange>
        </w:rPr>
        <w:t xml:space="preserve"> processo de ensino de alunos portadores de deficiência</w:t>
      </w:r>
      <w:bookmarkEnd w:id="277"/>
      <w:bookmarkEnd w:id="278"/>
      <w:r w:rsidR="00805567" w:rsidRPr="00693D2F">
        <w:rPr>
          <w:rFonts w:ascii="Times New Roman" w:hAnsi="Times New Roman"/>
          <w:b/>
          <w:sz w:val="24"/>
          <w:szCs w:val="24"/>
        </w:rPr>
        <w:t xml:space="preserve"> </w:t>
      </w:r>
      <w:r w:rsidR="00805567" w:rsidRPr="00693D2F">
        <w:rPr>
          <w:rStyle w:val="Cabealho1Carter"/>
          <w:rFonts w:ascii="Times New Roman" w:hAnsi="Times New Roman" w:cs="Times New Roman"/>
          <w:color w:val="auto"/>
          <w:sz w:val="24"/>
          <w:szCs w:val="24"/>
          <w:rPrChange w:id="280" w:author="Sousa" w:date="2019-08-04T19:07:00Z">
            <w:rPr>
              <w:rFonts w:ascii="Times New Roman" w:hAnsi="Times New Roman"/>
              <w:b/>
              <w:sz w:val="24"/>
              <w:szCs w:val="24"/>
            </w:rPr>
          </w:rPrChange>
        </w:rPr>
        <w:t>auditiva</w:t>
      </w:r>
    </w:p>
    <w:p w14:paraId="48817346" w14:textId="377C3274" w:rsidR="00805567" w:rsidRPr="00A04F89" w:rsidRDefault="00805567" w:rsidP="00805567">
      <w:pPr>
        <w:spacing w:line="360" w:lineRule="auto"/>
        <w:jc w:val="both"/>
        <w:rPr>
          <w:rFonts w:ascii="Times New Roman" w:hAnsi="Times New Roman"/>
          <w:sz w:val="24"/>
          <w:szCs w:val="24"/>
        </w:rPr>
      </w:pPr>
      <w:r w:rsidRPr="00A04F89">
        <w:rPr>
          <w:rFonts w:ascii="Times New Roman" w:hAnsi="Times New Roman"/>
          <w:sz w:val="24"/>
          <w:szCs w:val="24"/>
        </w:rPr>
        <w:t>Pereira (2009) em relação ao ensino da escrita com as crianças Surdas, aponta primordialmente uma preocupação com a alfabetização e a necessidade de</w:t>
      </w:r>
      <w:r w:rsidR="004C30C6">
        <w:rPr>
          <w:rFonts w:ascii="Times New Roman" w:hAnsi="Times New Roman"/>
          <w:sz w:val="24"/>
          <w:szCs w:val="24"/>
        </w:rPr>
        <w:t xml:space="preserve"> uma modificação na concepção. </w:t>
      </w:r>
    </w:p>
    <w:p w14:paraId="2930185A" w14:textId="394941B2" w:rsidR="00805567" w:rsidRPr="00A04F89" w:rsidRDefault="00805567" w:rsidP="00805567">
      <w:pPr>
        <w:spacing w:line="360" w:lineRule="auto"/>
        <w:jc w:val="both"/>
        <w:rPr>
          <w:rFonts w:ascii="Times New Roman" w:hAnsi="Times New Roman"/>
          <w:sz w:val="24"/>
          <w:szCs w:val="24"/>
        </w:rPr>
      </w:pPr>
      <w:r w:rsidRPr="00A04F89">
        <w:rPr>
          <w:rFonts w:ascii="Times New Roman" w:hAnsi="Times New Roman"/>
          <w:sz w:val="24"/>
          <w:szCs w:val="24"/>
        </w:rPr>
        <w:t>Pereira comenta:</w:t>
      </w:r>
    </w:p>
    <w:p w14:paraId="3522F8F5" w14:textId="77777777" w:rsidR="00805567" w:rsidRPr="00126BFB" w:rsidRDefault="00805567" w:rsidP="00126BFB">
      <w:pPr>
        <w:autoSpaceDE w:val="0"/>
        <w:autoSpaceDN w:val="0"/>
        <w:adjustRightInd w:val="0"/>
        <w:spacing w:after="0" w:line="240" w:lineRule="auto"/>
        <w:ind w:left="2832"/>
        <w:jc w:val="both"/>
        <w:rPr>
          <w:rFonts w:ascii="Times New Roman" w:eastAsiaTheme="minorHAnsi" w:hAnsi="Times New Roman"/>
          <w:sz w:val="20"/>
          <w:szCs w:val="20"/>
          <w:rPrChange w:id="281" w:author="Sousa" w:date="2019-08-04T19:07:00Z">
            <w:rPr>
              <w:rFonts w:ascii="Times New Roman" w:eastAsiaTheme="minorHAnsi" w:hAnsi="Times New Roman"/>
              <w:i/>
              <w:sz w:val="20"/>
              <w:szCs w:val="20"/>
            </w:rPr>
          </w:rPrChange>
        </w:rPr>
      </w:pPr>
      <w:r w:rsidRPr="00126BFB">
        <w:rPr>
          <w:rFonts w:ascii="Times New Roman" w:eastAsiaTheme="minorHAnsi" w:hAnsi="Times New Roman"/>
          <w:sz w:val="20"/>
          <w:szCs w:val="20"/>
          <w:rPrChange w:id="282" w:author="Sousa" w:date="2019-08-04T19:07:00Z">
            <w:rPr>
              <w:rFonts w:ascii="Times New Roman" w:eastAsiaTheme="minorHAnsi" w:hAnsi="Times New Roman"/>
              <w:i/>
              <w:sz w:val="20"/>
              <w:szCs w:val="20"/>
            </w:rPr>
          </w:rPrChange>
        </w:rPr>
        <w:t>Até recentemente (e ainda hoje em muitos lugares), com base na concepção de língua como código e da escrita como representação da oralidade, o trabalho com a leitura e com a escrita tinha início com o estabelecimento da relação entre significante, ou imagem acústica, e significado, ou conceito. As palavras a serem ensinadas eram geralmente escolhidas considerando-se as sílabas que o professor que ria trabalhar na alfabetização (PEREIRA, 2009, p. 22).</w:t>
      </w:r>
    </w:p>
    <w:p w14:paraId="19B594B1" w14:textId="77777777" w:rsidR="00805567" w:rsidRPr="00A04F89" w:rsidRDefault="00805567" w:rsidP="00805567">
      <w:pPr>
        <w:pStyle w:val="SemEspaamento"/>
        <w:rPr>
          <w:rFonts w:ascii="Times New Roman" w:hAnsi="Times New Roman"/>
          <w:sz w:val="24"/>
          <w:szCs w:val="24"/>
          <w:rPrChange w:id="283" w:author="Sousa" w:date="2019-08-04T19:07:00Z">
            <w:rPr/>
          </w:rPrChange>
        </w:rPr>
      </w:pPr>
    </w:p>
    <w:p w14:paraId="6615FAED" w14:textId="77777777" w:rsidR="00805567" w:rsidRPr="00A04F89" w:rsidRDefault="00805567" w:rsidP="00805567">
      <w:pPr>
        <w:autoSpaceDE w:val="0"/>
        <w:autoSpaceDN w:val="0"/>
        <w:adjustRightInd w:val="0"/>
        <w:spacing w:after="0" w:line="360" w:lineRule="auto"/>
        <w:jc w:val="both"/>
        <w:rPr>
          <w:rFonts w:ascii="Times New Roman" w:eastAsiaTheme="minorHAnsi" w:hAnsi="Times New Roman"/>
          <w:sz w:val="24"/>
          <w:szCs w:val="24"/>
        </w:rPr>
      </w:pPr>
      <w:r w:rsidRPr="00276E99">
        <w:rPr>
          <w:rFonts w:ascii="Times New Roman" w:eastAsiaTheme="minorHAnsi" w:hAnsi="Times New Roman"/>
          <w:sz w:val="24"/>
          <w:szCs w:val="24"/>
        </w:rPr>
        <w:t>Ao longo do processo de aquisição da escrita pelas crianças Surdas, uma das maiores dificuldades refere-se à leitura. Na</w:t>
      </w:r>
      <w:r w:rsidRPr="00AC1CD6">
        <w:rPr>
          <w:rFonts w:ascii="Times New Roman" w:eastAsiaTheme="minorHAnsi" w:hAnsi="Times New Roman"/>
          <w:sz w:val="24"/>
          <w:szCs w:val="24"/>
        </w:rPr>
        <w:t xml:space="preserve"> leitura há a necessidade de se atribuir significado às palavras; é preciso proporcionar a compreensão e ampliar a leitura. Para tal é mais produtivo trabalhar especificamente, com a significação dos textos, ao invés de realizar uma leitura palavra por pal</w:t>
      </w:r>
      <w:r w:rsidRPr="00A04F89">
        <w:rPr>
          <w:rFonts w:ascii="Times New Roman" w:eastAsiaTheme="minorHAnsi" w:hAnsi="Times New Roman"/>
          <w:sz w:val="24"/>
          <w:szCs w:val="24"/>
        </w:rPr>
        <w:t>avra.</w:t>
      </w:r>
    </w:p>
    <w:p w14:paraId="744851E0" w14:textId="77777777" w:rsidR="00805567" w:rsidRPr="00A04F89" w:rsidRDefault="00805567" w:rsidP="00805567">
      <w:pPr>
        <w:pStyle w:val="SemEspaamento"/>
        <w:rPr>
          <w:rFonts w:ascii="Times New Roman" w:hAnsi="Times New Roman"/>
          <w:sz w:val="24"/>
          <w:szCs w:val="24"/>
          <w:rPrChange w:id="284" w:author="Sousa" w:date="2019-08-04T19:07:00Z">
            <w:rPr/>
          </w:rPrChange>
        </w:rPr>
      </w:pPr>
    </w:p>
    <w:p w14:paraId="157A0147" w14:textId="77777777" w:rsidR="00805567" w:rsidRPr="00276E99" w:rsidRDefault="00805567" w:rsidP="00805567">
      <w:pPr>
        <w:autoSpaceDE w:val="0"/>
        <w:autoSpaceDN w:val="0"/>
        <w:adjustRightInd w:val="0"/>
        <w:spacing w:after="0" w:line="360" w:lineRule="auto"/>
        <w:jc w:val="both"/>
        <w:rPr>
          <w:rFonts w:ascii="Times New Roman" w:eastAsiaTheme="minorHAnsi" w:hAnsi="Times New Roman"/>
          <w:sz w:val="24"/>
          <w:szCs w:val="24"/>
        </w:rPr>
      </w:pPr>
      <w:r w:rsidRPr="00276E99">
        <w:rPr>
          <w:rFonts w:ascii="Times New Roman" w:eastAsiaTheme="minorHAnsi" w:hAnsi="Times New Roman"/>
          <w:sz w:val="24"/>
          <w:szCs w:val="24"/>
        </w:rPr>
        <w:t>Desta forma, a dicotomia – leitura e escrita – tem um papel significativo que a leitura atribui à escrita, logo assim, deve-se trabalhar a metodologia tanto na leitura como na escrita.</w:t>
      </w:r>
    </w:p>
    <w:p w14:paraId="048FC0DC" w14:textId="77777777" w:rsidR="00805567" w:rsidRPr="00A04F89" w:rsidRDefault="00805567" w:rsidP="00805567">
      <w:pPr>
        <w:pStyle w:val="SemEspaamento"/>
        <w:rPr>
          <w:rFonts w:ascii="Times New Roman" w:hAnsi="Times New Roman"/>
          <w:sz w:val="24"/>
          <w:szCs w:val="24"/>
          <w:rPrChange w:id="285" w:author="Sousa" w:date="2019-08-04T19:07:00Z">
            <w:rPr/>
          </w:rPrChange>
        </w:rPr>
      </w:pPr>
    </w:p>
    <w:p w14:paraId="19E67704" w14:textId="77777777" w:rsidR="00805567" w:rsidRPr="00AC1CD6" w:rsidRDefault="00805567" w:rsidP="00805567">
      <w:pPr>
        <w:autoSpaceDE w:val="0"/>
        <w:autoSpaceDN w:val="0"/>
        <w:adjustRightInd w:val="0"/>
        <w:spacing w:after="0" w:line="360" w:lineRule="auto"/>
        <w:jc w:val="both"/>
        <w:rPr>
          <w:rFonts w:ascii="Times New Roman" w:eastAsiaTheme="minorHAnsi" w:hAnsi="Times New Roman"/>
          <w:sz w:val="24"/>
          <w:szCs w:val="24"/>
        </w:rPr>
      </w:pPr>
      <w:r w:rsidRPr="00276E99">
        <w:rPr>
          <w:rFonts w:ascii="Times New Roman" w:eastAsiaTheme="minorHAnsi" w:hAnsi="Times New Roman"/>
          <w:sz w:val="24"/>
          <w:szCs w:val="24"/>
        </w:rPr>
        <w:t xml:space="preserve">Para sujeitos Surdos, o significado das palavras é considerado </w:t>
      </w:r>
      <w:r w:rsidRPr="00AC1CD6">
        <w:rPr>
          <w:rFonts w:ascii="Times New Roman" w:eastAsiaTheme="minorHAnsi" w:hAnsi="Times New Roman"/>
          <w:sz w:val="24"/>
          <w:szCs w:val="24"/>
        </w:rPr>
        <w:t>um dos obstáculos para compreender o texto. Cita Cury; Moura; Carvalho, que:</w:t>
      </w:r>
    </w:p>
    <w:p w14:paraId="397085AF" w14:textId="77777777" w:rsidR="00805567" w:rsidRPr="00A04F89" w:rsidRDefault="00805567" w:rsidP="00805567">
      <w:pPr>
        <w:pStyle w:val="SemEspaamento"/>
        <w:rPr>
          <w:rFonts w:ascii="Times New Roman" w:hAnsi="Times New Roman"/>
          <w:sz w:val="24"/>
          <w:szCs w:val="24"/>
          <w:rPrChange w:id="286" w:author="Sousa" w:date="2019-08-04T19:07:00Z">
            <w:rPr/>
          </w:rPrChange>
        </w:rPr>
      </w:pPr>
    </w:p>
    <w:p w14:paraId="2CC54B04" w14:textId="77777777" w:rsidR="00805567" w:rsidRPr="00126BFB" w:rsidRDefault="00805567" w:rsidP="00126BFB">
      <w:pPr>
        <w:autoSpaceDE w:val="0"/>
        <w:autoSpaceDN w:val="0"/>
        <w:adjustRightInd w:val="0"/>
        <w:spacing w:after="0" w:line="240" w:lineRule="auto"/>
        <w:ind w:left="2832"/>
        <w:jc w:val="both"/>
        <w:rPr>
          <w:rFonts w:ascii="Times New Roman" w:eastAsiaTheme="minorHAnsi" w:hAnsi="Times New Roman"/>
          <w:sz w:val="20"/>
          <w:szCs w:val="20"/>
          <w:rPrChange w:id="287" w:author="Sousa" w:date="2019-08-04T19:07:00Z">
            <w:rPr>
              <w:rFonts w:ascii="Times New Roman" w:eastAsiaTheme="minorHAnsi" w:hAnsi="Times New Roman"/>
              <w:i/>
              <w:sz w:val="20"/>
              <w:szCs w:val="20"/>
            </w:rPr>
          </w:rPrChange>
        </w:rPr>
      </w:pPr>
      <w:r w:rsidRPr="00126BFB">
        <w:rPr>
          <w:rFonts w:ascii="Times New Roman" w:eastAsiaTheme="minorHAnsi" w:hAnsi="Times New Roman"/>
          <w:sz w:val="20"/>
          <w:szCs w:val="20"/>
          <w:rPrChange w:id="288" w:author="Sousa" w:date="2019-08-04T19:07:00Z">
            <w:rPr>
              <w:rFonts w:ascii="Times New Roman" w:eastAsiaTheme="minorHAnsi" w:hAnsi="Times New Roman"/>
              <w:i/>
              <w:sz w:val="20"/>
              <w:szCs w:val="20"/>
            </w:rPr>
          </w:rPrChange>
        </w:rPr>
        <w:t>A maioria dos sujeitos Surdos considerou o significado das palavras como um dos aspectos mais difíceis para aprender. De fato, estes resultados demonstraram o que já pudemos observar anteriormente sobre o uso de imagem durante a aquisição da escrita e leitura, o que impede que o Surdo possa se apropriar da linguagem escrita de forma completa. (2011. p.59).</w:t>
      </w:r>
    </w:p>
    <w:p w14:paraId="27DB9406" w14:textId="77777777" w:rsidR="00805567" w:rsidRPr="00A04F89" w:rsidRDefault="00805567" w:rsidP="00805567">
      <w:pPr>
        <w:pStyle w:val="SemEspaamento"/>
        <w:rPr>
          <w:rFonts w:ascii="Times New Roman" w:hAnsi="Times New Roman"/>
          <w:sz w:val="24"/>
          <w:szCs w:val="24"/>
          <w:rPrChange w:id="289" w:author="Sousa" w:date="2019-08-04T19:07:00Z">
            <w:rPr/>
          </w:rPrChange>
        </w:rPr>
      </w:pPr>
    </w:p>
    <w:p w14:paraId="2DCA6D2B" w14:textId="77777777" w:rsidR="00805567" w:rsidRPr="00A04F89" w:rsidRDefault="00805567" w:rsidP="00805567">
      <w:pPr>
        <w:autoSpaceDE w:val="0"/>
        <w:autoSpaceDN w:val="0"/>
        <w:adjustRightInd w:val="0"/>
        <w:spacing w:after="0" w:line="360" w:lineRule="auto"/>
        <w:jc w:val="both"/>
        <w:rPr>
          <w:rFonts w:ascii="Times New Roman" w:eastAsiaTheme="minorHAnsi" w:hAnsi="Times New Roman"/>
          <w:sz w:val="24"/>
          <w:szCs w:val="24"/>
        </w:rPr>
      </w:pPr>
      <w:r w:rsidRPr="00276E99">
        <w:rPr>
          <w:rFonts w:ascii="Times New Roman" w:eastAsiaTheme="minorHAnsi" w:hAnsi="Times New Roman"/>
          <w:sz w:val="24"/>
          <w:szCs w:val="24"/>
        </w:rPr>
        <w:t xml:space="preserve">Segundo Souza, a alfabetização em </w:t>
      </w:r>
      <w:r w:rsidRPr="00AC1CD6">
        <w:rPr>
          <w:rFonts w:ascii="Times New Roman" w:eastAsiaTheme="minorHAnsi" w:hAnsi="Times New Roman"/>
          <w:i/>
          <w:iCs/>
          <w:sz w:val="24"/>
          <w:szCs w:val="24"/>
        </w:rPr>
        <w:t xml:space="preserve">SignWriting </w:t>
      </w:r>
      <w:r w:rsidRPr="00A04F89">
        <w:rPr>
          <w:rFonts w:ascii="Times New Roman" w:eastAsiaTheme="minorHAnsi" w:hAnsi="Times New Roman"/>
          <w:sz w:val="24"/>
          <w:szCs w:val="24"/>
        </w:rPr>
        <w:t>poderá trazer gerar novos saberes sobre a surdez, desde a elaboração dos materiais didácticos, desenvolvimento das novas práticas pedagógicas, até, principalmente, rever seus objectos e métodos relacionados à educação de Surdos e à formação dos profissionais.</w:t>
      </w:r>
    </w:p>
    <w:p w14:paraId="766E6DAB" w14:textId="65C35337" w:rsidR="008E652C" w:rsidRPr="007847CD" w:rsidDel="00CD0B9A" w:rsidRDefault="008E652C" w:rsidP="00805567">
      <w:pPr>
        <w:pStyle w:val="SemEspaamento"/>
        <w:rPr>
          <w:del w:id="290" w:author="Sousa" w:date="2019-08-04T19:24:00Z"/>
          <w:rFonts w:ascii="Times New Roman" w:hAnsi="Times New Roman"/>
          <w:b/>
          <w:sz w:val="24"/>
          <w:szCs w:val="24"/>
          <w:rPrChange w:id="291" w:author="Sousa" w:date="2019-08-12T07:50:00Z">
            <w:rPr>
              <w:del w:id="292" w:author="Sousa" w:date="2019-08-04T19:24:00Z"/>
            </w:rPr>
          </w:rPrChange>
        </w:rPr>
      </w:pPr>
    </w:p>
    <w:p w14:paraId="0424BD27" w14:textId="32C17771" w:rsidR="00805567" w:rsidRPr="00911A97" w:rsidDel="00011A7E" w:rsidRDefault="00CD0B9A">
      <w:pPr>
        <w:pStyle w:val="Cabealho1"/>
        <w:rPr>
          <w:del w:id="293" w:author="Sousa" w:date="2019-07-29T08:53:00Z"/>
          <w:rFonts w:ascii="Times New Roman" w:eastAsiaTheme="minorHAnsi" w:hAnsi="Times New Roman"/>
          <w:b/>
          <w:sz w:val="24"/>
          <w:szCs w:val="24"/>
          <w:rPrChange w:id="294" w:author="Sousa" w:date="2019-08-12T07:50:00Z">
            <w:rPr>
              <w:del w:id="295" w:author="Sousa" w:date="2019-07-29T08:53:00Z"/>
              <w:rFonts w:eastAsiaTheme="minorHAnsi"/>
            </w:rPr>
          </w:rPrChange>
        </w:rPr>
        <w:pPrChange w:id="296" w:author="Sousa" w:date="2019-08-04T18:41:00Z">
          <w:pPr>
            <w:autoSpaceDE w:val="0"/>
            <w:autoSpaceDN w:val="0"/>
            <w:adjustRightInd w:val="0"/>
            <w:spacing w:after="0" w:line="360" w:lineRule="auto"/>
            <w:jc w:val="both"/>
          </w:pPr>
        </w:pPrChange>
      </w:pPr>
      <w:bookmarkStart w:id="297" w:name="_Toc15836581"/>
      <w:bookmarkStart w:id="298" w:name="_Toc20366965"/>
      <w:ins w:id="299" w:author="Sousa" w:date="2019-08-04T19:11:00Z">
        <w:r w:rsidRPr="007847CD">
          <w:rPr>
            <w:rFonts w:ascii="Times New Roman" w:eastAsiaTheme="minorHAnsi" w:hAnsi="Times New Roman"/>
            <w:b/>
            <w:color w:val="auto"/>
            <w:sz w:val="24"/>
            <w:szCs w:val="24"/>
          </w:rPr>
          <w:t>3</w:t>
        </w:r>
        <w:r w:rsidRPr="00911A97">
          <w:rPr>
            <w:rFonts w:ascii="Times New Roman" w:eastAsiaTheme="minorHAnsi" w:hAnsi="Times New Roman"/>
            <w:b/>
            <w:color w:val="auto"/>
            <w:sz w:val="24"/>
            <w:szCs w:val="24"/>
          </w:rPr>
          <w:t>.3</w:t>
        </w:r>
        <w:r w:rsidR="00B54C06" w:rsidRPr="00911A97">
          <w:rPr>
            <w:rFonts w:ascii="Times New Roman" w:eastAsiaTheme="minorHAnsi" w:hAnsi="Times New Roman"/>
            <w:b/>
            <w:sz w:val="24"/>
            <w:szCs w:val="24"/>
            <w:rPrChange w:id="300" w:author="Sousa" w:date="2019-08-12T07:50:00Z">
              <w:rPr>
                <w:rFonts w:ascii="Times New Roman" w:eastAsiaTheme="minorHAnsi" w:hAnsi="Times New Roman"/>
                <w:sz w:val="24"/>
                <w:szCs w:val="24"/>
              </w:rPr>
            </w:rPrChange>
          </w:rPr>
          <w:t xml:space="preserve">. </w:t>
        </w:r>
      </w:ins>
      <w:r w:rsidR="00805567" w:rsidRPr="00911A97">
        <w:rPr>
          <w:rFonts w:ascii="Times New Roman" w:eastAsiaTheme="minorHAnsi" w:hAnsi="Times New Roman"/>
          <w:b/>
          <w:sz w:val="24"/>
          <w:szCs w:val="24"/>
          <w:rPrChange w:id="301" w:author="Sousa" w:date="2019-08-12T07:50:00Z">
            <w:rPr>
              <w:rFonts w:eastAsiaTheme="minorHAnsi"/>
            </w:rPr>
          </w:rPrChange>
        </w:rPr>
        <w:t>Literacia visual</w:t>
      </w:r>
      <w:r w:rsidR="00D935BD" w:rsidRPr="00911A97">
        <w:rPr>
          <w:rFonts w:ascii="Times New Roman" w:eastAsiaTheme="minorHAnsi" w:hAnsi="Times New Roman"/>
          <w:b/>
          <w:color w:val="auto"/>
          <w:sz w:val="24"/>
          <w:szCs w:val="24"/>
        </w:rPr>
        <w:t xml:space="preserve"> no</w:t>
      </w:r>
      <w:r w:rsidR="00805567" w:rsidRPr="00911A97">
        <w:rPr>
          <w:rFonts w:ascii="Times New Roman" w:eastAsiaTheme="minorHAnsi" w:hAnsi="Times New Roman"/>
          <w:b/>
          <w:sz w:val="24"/>
          <w:szCs w:val="24"/>
          <w:rPrChange w:id="302" w:author="Sousa" w:date="2019-08-12T07:50:00Z">
            <w:rPr>
              <w:rFonts w:eastAsiaTheme="minorHAnsi"/>
            </w:rPr>
          </w:rPrChange>
        </w:rPr>
        <w:t xml:space="preserve"> ensino da escrita e da leitura na</w:t>
      </w:r>
      <w:bookmarkEnd w:id="297"/>
      <w:bookmarkEnd w:id="298"/>
      <w:ins w:id="303" w:author="Sousa" w:date="2019-07-29T08:53:00Z">
        <w:r w:rsidR="00011A7E" w:rsidRPr="00911A97">
          <w:rPr>
            <w:rFonts w:ascii="Times New Roman" w:eastAsiaTheme="minorHAnsi" w:hAnsi="Times New Roman"/>
            <w:b/>
            <w:sz w:val="24"/>
            <w:szCs w:val="24"/>
            <w:rPrChange w:id="304" w:author="Sousa" w:date="2019-08-12T07:50:00Z">
              <w:rPr>
                <w:rFonts w:eastAsiaTheme="minorHAnsi"/>
              </w:rPr>
            </w:rPrChange>
          </w:rPr>
          <w:t xml:space="preserve"> </w:t>
        </w:r>
      </w:ins>
    </w:p>
    <w:p w14:paraId="107929DB" w14:textId="7B075890" w:rsidR="00805567" w:rsidRPr="007847CD" w:rsidRDefault="0020775F">
      <w:pPr>
        <w:pStyle w:val="Cabealho1"/>
        <w:rPr>
          <w:ins w:id="305" w:author="Sousa" w:date="2019-07-29T08:53:00Z"/>
          <w:rFonts w:ascii="Times New Roman" w:eastAsiaTheme="minorHAnsi" w:hAnsi="Times New Roman"/>
          <w:b/>
          <w:sz w:val="24"/>
          <w:szCs w:val="24"/>
          <w:rPrChange w:id="306" w:author="Sousa" w:date="2019-08-04T19:12:00Z">
            <w:rPr>
              <w:ins w:id="307" w:author="Sousa" w:date="2019-07-29T08:53:00Z"/>
              <w:rFonts w:eastAsiaTheme="minorHAnsi"/>
            </w:rPr>
          </w:rPrChange>
        </w:rPr>
        <w:pPrChange w:id="308" w:author="Sousa" w:date="2019-08-04T18:41:00Z">
          <w:pPr>
            <w:spacing w:line="360" w:lineRule="auto"/>
            <w:jc w:val="both"/>
          </w:pPr>
        </w:pPrChange>
      </w:pPr>
      <w:bookmarkStart w:id="309" w:name="_Toc15836582"/>
      <w:bookmarkStart w:id="310" w:name="_Toc20366966"/>
      <w:r w:rsidRPr="00911A97">
        <w:rPr>
          <w:rFonts w:ascii="Times New Roman" w:eastAsiaTheme="minorHAnsi" w:hAnsi="Times New Roman" w:cs="Times New Roman"/>
          <w:b/>
          <w:color w:val="auto"/>
          <w:sz w:val="24"/>
          <w:szCs w:val="24"/>
        </w:rPr>
        <w:t>E</w:t>
      </w:r>
      <w:r w:rsidR="00805567" w:rsidRPr="00911A97">
        <w:rPr>
          <w:rFonts w:ascii="Times New Roman" w:eastAsiaTheme="minorHAnsi" w:hAnsi="Times New Roman" w:cs="Times New Roman"/>
          <w:b/>
          <w:color w:val="auto"/>
          <w:sz w:val="24"/>
          <w:szCs w:val="24"/>
          <w:rPrChange w:id="311" w:author="Sousa" w:date="2019-08-12T07:50:00Z">
            <w:rPr>
              <w:rFonts w:eastAsiaTheme="minorHAnsi"/>
            </w:rPr>
          </w:rPrChange>
        </w:rPr>
        <w:t xml:space="preserve">ducação dos </w:t>
      </w:r>
      <w:r w:rsidR="00805567" w:rsidRPr="007847CD">
        <w:rPr>
          <w:rFonts w:ascii="Times New Roman" w:eastAsiaTheme="minorHAnsi" w:hAnsi="Times New Roman" w:cs="Times New Roman"/>
          <w:b/>
          <w:color w:val="auto"/>
          <w:sz w:val="24"/>
          <w:szCs w:val="24"/>
          <w:rPrChange w:id="312" w:author="Sousa" w:date="2019-08-04T19:12:00Z">
            <w:rPr>
              <w:rFonts w:eastAsiaTheme="minorHAnsi"/>
            </w:rPr>
          </w:rPrChange>
        </w:rPr>
        <w:t>Surdos</w:t>
      </w:r>
      <w:bookmarkEnd w:id="309"/>
      <w:bookmarkEnd w:id="310"/>
    </w:p>
    <w:p w14:paraId="1DC3C851" w14:textId="77777777" w:rsidR="009D6DEB" w:rsidRPr="00A04F89" w:rsidRDefault="009D6DEB">
      <w:pPr>
        <w:pStyle w:val="SemEspaamento"/>
        <w:rPr>
          <w:rFonts w:ascii="Times New Roman" w:hAnsi="Times New Roman"/>
          <w:sz w:val="24"/>
          <w:szCs w:val="24"/>
          <w:rPrChange w:id="313" w:author="Sousa" w:date="2019-08-04T19:07:00Z">
            <w:rPr/>
          </w:rPrChange>
        </w:rPr>
        <w:pPrChange w:id="314" w:author="Sousa" w:date="2019-07-29T08:53:00Z">
          <w:pPr>
            <w:spacing w:line="360" w:lineRule="auto"/>
            <w:jc w:val="both"/>
          </w:pPr>
        </w:pPrChange>
      </w:pPr>
    </w:p>
    <w:p w14:paraId="1347823D" w14:textId="5356F44F" w:rsidR="00805567" w:rsidRPr="00A04F89" w:rsidRDefault="00805567" w:rsidP="00805567">
      <w:pPr>
        <w:autoSpaceDE w:val="0"/>
        <w:autoSpaceDN w:val="0"/>
        <w:adjustRightInd w:val="0"/>
        <w:spacing w:after="0" w:line="360" w:lineRule="auto"/>
        <w:jc w:val="both"/>
        <w:rPr>
          <w:rFonts w:ascii="Times New Roman" w:eastAsiaTheme="minorHAnsi" w:hAnsi="Times New Roman"/>
          <w:sz w:val="24"/>
          <w:szCs w:val="24"/>
        </w:rPr>
      </w:pPr>
      <w:r w:rsidRPr="00276E99">
        <w:rPr>
          <w:rFonts w:ascii="Times New Roman" w:eastAsiaTheme="minorHAnsi" w:hAnsi="Times New Roman"/>
          <w:sz w:val="24"/>
          <w:szCs w:val="24"/>
        </w:rPr>
        <w:t>A literacia na educação dos Surdos tem sido a razão de preocupação para os profissionais da área, o que ocasiona diversos apontamentos sobre o uso dos métodos e estratégias a serem utilizados</w:t>
      </w:r>
      <w:r w:rsidRPr="00AC1CD6">
        <w:rPr>
          <w:rFonts w:ascii="Times New Roman" w:eastAsiaTheme="minorHAnsi" w:hAnsi="Times New Roman"/>
          <w:sz w:val="24"/>
          <w:szCs w:val="24"/>
        </w:rPr>
        <w:t xml:space="preserve"> no desenvolvimento de construção da escrita do português. Alguns Surdos, pela falta de audição, não se conformam com paradigma oralidade/escrita, assim enfatiza-se o aspecto visual como uma condição do processo de aquisição do português. Sabemos que há mu</w:t>
      </w:r>
      <w:r w:rsidRPr="00A04F89">
        <w:rPr>
          <w:rFonts w:ascii="Times New Roman" w:eastAsiaTheme="minorHAnsi" w:hAnsi="Times New Roman"/>
          <w:sz w:val="24"/>
          <w:szCs w:val="24"/>
        </w:rPr>
        <w:t>itos Surdos que têm uma escrita comparável à escrita dos ouvintes. Porém h</w:t>
      </w:r>
      <w:r w:rsidR="002A6E51">
        <w:rPr>
          <w:rFonts w:ascii="Times New Roman" w:eastAsiaTheme="minorHAnsi" w:hAnsi="Times New Roman"/>
          <w:sz w:val="24"/>
          <w:szCs w:val="24"/>
        </w:rPr>
        <w:t>á outros Surdos que não adquir</w:t>
      </w:r>
      <w:r w:rsidRPr="00A04F89">
        <w:rPr>
          <w:rFonts w:ascii="Times New Roman" w:eastAsiaTheme="minorHAnsi" w:hAnsi="Times New Roman"/>
          <w:sz w:val="24"/>
          <w:szCs w:val="24"/>
        </w:rPr>
        <w:t xml:space="preserve">a escrita na relação com a oralidade, apresentando dificuldades para ler e escrever, quando essa abordagem é utilizada. Por essa razão, é necessária uma nova concepção de escrita, priorizando-a como um composto de práticas discursivas (GESUELI; MOURA, 2006 </w:t>
      </w:r>
      <w:r w:rsidRPr="00A04F89">
        <w:rPr>
          <w:rFonts w:ascii="Times New Roman" w:eastAsiaTheme="minorHAnsi" w:hAnsi="Times New Roman"/>
          <w:i/>
          <w:iCs/>
          <w:sz w:val="24"/>
          <w:szCs w:val="24"/>
        </w:rPr>
        <w:t xml:space="preserve">apud </w:t>
      </w:r>
      <w:r w:rsidRPr="00A04F89">
        <w:rPr>
          <w:rFonts w:ascii="Times New Roman" w:eastAsiaTheme="minorHAnsi" w:hAnsi="Times New Roman"/>
          <w:sz w:val="24"/>
          <w:szCs w:val="24"/>
        </w:rPr>
        <w:t>SOUSA, 2001, p.111).</w:t>
      </w:r>
    </w:p>
    <w:p w14:paraId="395C232B" w14:textId="77777777" w:rsidR="00805567" w:rsidRPr="00A04F89" w:rsidRDefault="00805567" w:rsidP="00805567">
      <w:pPr>
        <w:pStyle w:val="SemEspaamento"/>
        <w:rPr>
          <w:rFonts w:ascii="Times New Roman" w:hAnsi="Times New Roman"/>
          <w:sz w:val="24"/>
          <w:szCs w:val="24"/>
          <w:rPrChange w:id="315" w:author="Sousa" w:date="2019-08-04T19:07:00Z">
            <w:rPr/>
          </w:rPrChange>
        </w:rPr>
      </w:pPr>
    </w:p>
    <w:p w14:paraId="1EBE0DA0" w14:textId="1BBB4C5C" w:rsidR="00805567" w:rsidRPr="00AC1CD6" w:rsidRDefault="00805567" w:rsidP="00805567">
      <w:pPr>
        <w:autoSpaceDE w:val="0"/>
        <w:autoSpaceDN w:val="0"/>
        <w:adjustRightInd w:val="0"/>
        <w:spacing w:after="0" w:line="360" w:lineRule="auto"/>
        <w:jc w:val="both"/>
        <w:rPr>
          <w:rFonts w:ascii="Times New Roman" w:eastAsiaTheme="minorHAnsi" w:hAnsi="Times New Roman"/>
          <w:sz w:val="24"/>
          <w:szCs w:val="24"/>
        </w:rPr>
      </w:pPr>
      <w:r w:rsidRPr="00276E99">
        <w:rPr>
          <w:rFonts w:ascii="Times New Roman" w:eastAsiaTheme="minorHAnsi" w:hAnsi="Times New Roman"/>
          <w:sz w:val="24"/>
          <w:szCs w:val="24"/>
        </w:rPr>
        <w:t>Sob a perspectiva do desenvolvimento d</w:t>
      </w:r>
      <w:ins w:id="316" w:author="Sousa" w:date="2019-08-04T19:12:00Z">
        <w:r w:rsidR="00B54C06">
          <w:rPr>
            <w:rFonts w:ascii="Times New Roman" w:eastAsiaTheme="minorHAnsi" w:hAnsi="Times New Roman"/>
            <w:sz w:val="24"/>
            <w:szCs w:val="24"/>
          </w:rPr>
          <w:t xml:space="preserve"> </w:t>
        </w:r>
      </w:ins>
      <w:r w:rsidRPr="00276E99">
        <w:rPr>
          <w:rFonts w:ascii="Times New Roman" w:eastAsiaTheme="minorHAnsi" w:hAnsi="Times New Roman"/>
          <w:sz w:val="24"/>
          <w:szCs w:val="24"/>
        </w:rPr>
        <w:t>a criança Surda, o convívio com a escrita salienta o uso da língua de sinais. Pa</w:t>
      </w:r>
      <w:r w:rsidRPr="00AC1CD6">
        <w:rPr>
          <w:rFonts w:ascii="Times New Roman" w:eastAsiaTheme="minorHAnsi" w:hAnsi="Times New Roman"/>
          <w:sz w:val="24"/>
          <w:szCs w:val="24"/>
        </w:rPr>
        <w:t>ra isso o professor deverá adequar e incentivar o convívio com materiais escritos para que a mesma sinta a importância da necessidade do ler e escrever.</w:t>
      </w:r>
    </w:p>
    <w:p w14:paraId="7C1D8744" w14:textId="77777777" w:rsidR="00805567" w:rsidRPr="00A04F89" w:rsidRDefault="00805567" w:rsidP="00805567">
      <w:pPr>
        <w:pStyle w:val="SemEspaamento"/>
        <w:rPr>
          <w:rFonts w:ascii="Times New Roman" w:hAnsi="Times New Roman"/>
          <w:sz w:val="24"/>
          <w:szCs w:val="24"/>
          <w:rPrChange w:id="317" w:author="Sousa" w:date="2019-08-04T19:07:00Z">
            <w:rPr/>
          </w:rPrChange>
        </w:rPr>
      </w:pPr>
    </w:p>
    <w:p w14:paraId="13DB3B3C" w14:textId="77777777" w:rsidR="00805567" w:rsidRPr="00A04F89" w:rsidRDefault="00805567" w:rsidP="00805567">
      <w:pPr>
        <w:autoSpaceDE w:val="0"/>
        <w:autoSpaceDN w:val="0"/>
        <w:adjustRightInd w:val="0"/>
        <w:spacing w:after="0" w:line="360" w:lineRule="auto"/>
        <w:jc w:val="both"/>
        <w:rPr>
          <w:rFonts w:ascii="Times New Roman" w:eastAsiaTheme="minorHAnsi" w:hAnsi="Times New Roman"/>
          <w:sz w:val="24"/>
          <w:szCs w:val="24"/>
        </w:rPr>
      </w:pPr>
      <w:r w:rsidRPr="00276E99">
        <w:rPr>
          <w:rFonts w:ascii="Times New Roman" w:eastAsiaTheme="minorHAnsi" w:hAnsi="Times New Roman"/>
          <w:sz w:val="24"/>
          <w:szCs w:val="24"/>
        </w:rPr>
        <w:t>Diante das suas experiências, como supervisora de estágio no ensino médio e nos anos iniciais de acadé</w:t>
      </w:r>
      <w:r w:rsidRPr="00AC1CD6">
        <w:rPr>
          <w:rFonts w:ascii="Times New Roman" w:eastAsiaTheme="minorHAnsi" w:hAnsi="Times New Roman"/>
          <w:sz w:val="24"/>
          <w:szCs w:val="24"/>
        </w:rPr>
        <w:t>micos surdos, Lebedeff (2010) relata que não constatou a incorporação de estratégias de literacia visual nas práticas dos professores. Enfim, a sua formação académica foi pensada para os alunos ouvintes, mais especificamente as metodologias de ensino volta</w:t>
      </w:r>
      <w:r w:rsidRPr="00A04F89">
        <w:rPr>
          <w:rFonts w:ascii="Times New Roman" w:eastAsiaTheme="minorHAnsi" w:hAnsi="Times New Roman"/>
          <w:sz w:val="24"/>
          <w:szCs w:val="24"/>
        </w:rPr>
        <w:t xml:space="preserve">das para um aluno ouvinte. Assim, a demanda de actividades e experiências ouvintes está sendo valorizada favorecendo um âmbito escolar acanhado para a literacia visual e cultura surda. Porém, o discurso - Surdo é sujeito visual - no que diz respeito à </w:t>
      </w:r>
      <w:r w:rsidRPr="00A04F89">
        <w:rPr>
          <w:rFonts w:ascii="Times New Roman" w:eastAsiaTheme="minorHAnsi" w:hAnsi="Times New Roman"/>
          <w:sz w:val="24"/>
          <w:szCs w:val="24"/>
        </w:rPr>
        <w:lastRenderedPageBreak/>
        <w:t>educação dos Surdos, deve ser defendido, dado que estes são realmente visuais, por se constituírem como indivíduos através de uma experiência visual.</w:t>
      </w:r>
    </w:p>
    <w:p w14:paraId="5C7C2644" w14:textId="77777777" w:rsidR="00805567" w:rsidRPr="00A04F89" w:rsidRDefault="00805567" w:rsidP="00805567">
      <w:pPr>
        <w:pStyle w:val="SemEspaamento"/>
        <w:rPr>
          <w:rFonts w:ascii="Times New Roman" w:hAnsi="Times New Roman"/>
          <w:sz w:val="24"/>
          <w:szCs w:val="24"/>
          <w:rPrChange w:id="318" w:author="Sousa" w:date="2019-08-04T19:07:00Z">
            <w:rPr/>
          </w:rPrChange>
        </w:rPr>
      </w:pPr>
    </w:p>
    <w:p w14:paraId="21D4E4C2" w14:textId="77777777" w:rsidR="00805567" w:rsidRPr="00A04F89" w:rsidRDefault="00805567" w:rsidP="00805567">
      <w:pPr>
        <w:autoSpaceDE w:val="0"/>
        <w:autoSpaceDN w:val="0"/>
        <w:adjustRightInd w:val="0"/>
        <w:spacing w:after="0" w:line="360" w:lineRule="auto"/>
        <w:jc w:val="both"/>
        <w:rPr>
          <w:rFonts w:ascii="Times New Roman" w:eastAsiaTheme="minorHAnsi" w:hAnsi="Times New Roman"/>
          <w:sz w:val="24"/>
          <w:szCs w:val="24"/>
        </w:rPr>
      </w:pPr>
      <w:r w:rsidRPr="00276E99">
        <w:rPr>
          <w:rFonts w:ascii="Times New Roman" w:eastAsiaTheme="minorHAnsi" w:hAnsi="Times New Roman"/>
          <w:sz w:val="24"/>
          <w:szCs w:val="24"/>
        </w:rPr>
        <w:t xml:space="preserve">Conforme Oliveira (OLIVEIRA, 2006 </w:t>
      </w:r>
      <w:r w:rsidRPr="00AC1CD6">
        <w:rPr>
          <w:rFonts w:ascii="Times New Roman" w:eastAsiaTheme="minorHAnsi" w:hAnsi="Times New Roman"/>
          <w:i/>
          <w:iCs/>
          <w:sz w:val="24"/>
          <w:szCs w:val="24"/>
        </w:rPr>
        <w:t xml:space="preserve">apud </w:t>
      </w:r>
      <w:r w:rsidRPr="00A04F89">
        <w:rPr>
          <w:rFonts w:ascii="Times New Roman" w:eastAsiaTheme="minorHAnsi" w:hAnsi="Times New Roman"/>
          <w:sz w:val="24"/>
          <w:szCs w:val="24"/>
        </w:rPr>
        <w:t>LEBEDEFF, 2010) menciona, a sociedade contemporânea apresenta uma marca notória que é a importância da visualidade. No entanto, o uso da imagem para fins pedagógicos no currículo ainda não é muito explorado, ainda que essa imagem venha sendo muito aplicada na sociedade: jogos electrónicos, publicidade, entretenimento e entre outros. Oliveira (2006) complementa que o uso de texto - de forma tradicional - ainda é o predominante, enquanto a imagem prevalece como uma representação simples e é vista como apêndice ilustrativo do texto.</w:t>
      </w:r>
    </w:p>
    <w:p w14:paraId="7F58A916" w14:textId="77777777" w:rsidR="00805567" w:rsidRPr="00A04F89" w:rsidRDefault="00805567" w:rsidP="00805567">
      <w:pPr>
        <w:pStyle w:val="SemEspaamento"/>
        <w:rPr>
          <w:rFonts w:ascii="Times New Roman" w:hAnsi="Times New Roman"/>
          <w:sz w:val="24"/>
          <w:szCs w:val="24"/>
          <w:rPrChange w:id="319" w:author="Sousa" w:date="2019-08-04T19:07:00Z">
            <w:rPr/>
          </w:rPrChange>
        </w:rPr>
      </w:pPr>
    </w:p>
    <w:p w14:paraId="075B9D31" w14:textId="14DA31DD" w:rsidR="00805567" w:rsidRPr="00A04F89" w:rsidRDefault="00805567" w:rsidP="00805567">
      <w:pPr>
        <w:autoSpaceDE w:val="0"/>
        <w:autoSpaceDN w:val="0"/>
        <w:adjustRightInd w:val="0"/>
        <w:spacing w:after="0" w:line="360" w:lineRule="auto"/>
        <w:jc w:val="both"/>
        <w:rPr>
          <w:rFonts w:ascii="Times New Roman" w:eastAsiaTheme="minorHAnsi" w:hAnsi="Times New Roman"/>
          <w:sz w:val="24"/>
          <w:szCs w:val="24"/>
        </w:rPr>
      </w:pPr>
      <w:r w:rsidRPr="00276E99">
        <w:rPr>
          <w:rFonts w:ascii="Times New Roman" w:eastAsiaTheme="minorHAnsi" w:hAnsi="Times New Roman"/>
          <w:sz w:val="24"/>
          <w:szCs w:val="24"/>
        </w:rPr>
        <w:t>Apesar disso, a imagem é imprescindível na ed</w:t>
      </w:r>
      <w:r w:rsidRPr="00AC1CD6">
        <w:rPr>
          <w:rFonts w:ascii="Times New Roman" w:eastAsiaTheme="minorHAnsi" w:hAnsi="Times New Roman"/>
          <w:sz w:val="24"/>
          <w:szCs w:val="24"/>
        </w:rPr>
        <w:t>ucação dos Surdos, já que sua língua é</w:t>
      </w:r>
      <w:ins w:id="320" w:author="Sousa" w:date="2019-08-04T19:12:00Z">
        <w:r w:rsidR="000036A1">
          <w:rPr>
            <w:rFonts w:ascii="Times New Roman" w:eastAsiaTheme="minorHAnsi" w:hAnsi="Times New Roman"/>
            <w:sz w:val="24"/>
            <w:szCs w:val="24"/>
          </w:rPr>
          <w:t xml:space="preserve"> </w:t>
        </w:r>
      </w:ins>
      <w:del w:id="321" w:author="Sousa" w:date="2019-08-04T19:12:00Z">
        <w:r w:rsidRPr="00276E99" w:rsidDel="000036A1">
          <w:rPr>
            <w:rFonts w:ascii="Times New Roman" w:eastAsiaTheme="minorHAnsi" w:hAnsi="Times New Roman"/>
            <w:sz w:val="24"/>
            <w:szCs w:val="24"/>
          </w:rPr>
          <w:delText xml:space="preserve"> </w:delText>
        </w:r>
      </w:del>
      <w:r w:rsidRPr="00A04F89">
        <w:rPr>
          <w:rFonts w:ascii="Times New Roman" w:eastAsiaTheme="minorHAnsi" w:hAnsi="Times New Roman"/>
          <w:sz w:val="24"/>
          <w:szCs w:val="24"/>
        </w:rPr>
        <w:t>viso-gestual e a sua cultura é expressa de modo visual.</w:t>
      </w:r>
    </w:p>
    <w:p w14:paraId="60AA1F5D" w14:textId="5006281B" w:rsidR="00805567" w:rsidDel="000036A1" w:rsidRDefault="000036A1" w:rsidP="00805567">
      <w:pPr>
        <w:autoSpaceDE w:val="0"/>
        <w:autoSpaceDN w:val="0"/>
        <w:adjustRightInd w:val="0"/>
        <w:spacing w:after="0" w:line="360" w:lineRule="auto"/>
        <w:jc w:val="both"/>
        <w:rPr>
          <w:del w:id="322" w:author="Sousa" w:date="2019-08-04T19:12:00Z"/>
          <w:rFonts w:ascii="Times New Roman" w:eastAsiaTheme="minorHAnsi" w:hAnsi="Times New Roman"/>
          <w:sz w:val="24"/>
          <w:szCs w:val="24"/>
        </w:rPr>
      </w:pPr>
      <w:ins w:id="323" w:author="Sousa" w:date="2019-08-04T19:12:00Z">
        <w:r>
          <w:rPr>
            <w:rFonts w:ascii="Times New Roman" w:eastAsiaTheme="minorHAnsi" w:hAnsi="Times New Roman"/>
            <w:sz w:val="24"/>
            <w:szCs w:val="24"/>
          </w:rPr>
          <w:t xml:space="preserve"> </w:t>
        </w:r>
      </w:ins>
    </w:p>
    <w:p w14:paraId="173D7644" w14:textId="77777777" w:rsidR="000036A1" w:rsidRPr="00A04F89" w:rsidRDefault="000036A1" w:rsidP="00805567">
      <w:pPr>
        <w:pStyle w:val="SemEspaamento"/>
        <w:rPr>
          <w:ins w:id="324" w:author="Sousa" w:date="2019-08-04T19:12:00Z"/>
          <w:rFonts w:ascii="Times New Roman" w:hAnsi="Times New Roman"/>
          <w:sz w:val="24"/>
          <w:szCs w:val="24"/>
          <w:rPrChange w:id="325" w:author="Sousa" w:date="2019-08-04T19:07:00Z">
            <w:rPr>
              <w:ins w:id="326" w:author="Sousa" w:date="2019-08-04T19:12:00Z"/>
            </w:rPr>
          </w:rPrChange>
        </w:rPr>
      </w:pPr>
    </w:p>
    <w:p w14:paraId="79822652" w14:textId="77777777" w:rsidR="00805567" w:rsidRPr="00276E99" w:rsidRDefault="00805567" w:rsidP="00805567">
      <w:pPr>
        <w:autoSpaceDE w:val="0"/>
        <w:autoSpaceDN w:val="0"/>
        <w:adjustRightInd w:val="0"/>
        <w:spacing w:after="0" w:line="360" w:lineRule="auto"/>
        <w:jc w:val="both"/>
        <w:rPr>
          <w:rFonts w:ascii="Times New Roman" w:eastAsiaTheme="minorHAnsi" w:hAnsi="Times New Roman"/>
          <w:sz w:val="24"/>
          <w:szCs w:val="24"/>
        </w:rPr>
      </w:pPr>
      <w:r w:rsidRPr="00276E99">
        <w:rPr>
          <w:rFonts w:ascii="Times New Roman" w:eastAsiaTheme="minorHAnsi" w:hAnsi="Times New Roman"/>
          <w:sz w:val="24"/>
          <w:szCs w:val="24"/>
        </w:rPr>
        <w:t>Sobre a importância da peculiaridade visual do sujeito Surdo, a autora</w:t>
      </w:r>
    </w:p>
    <w:p w14:paraId="11051B71" w14:textId="77777777" w:rsidR="00805567" w:rsidRPr="00A04F89" w:rsidRDefault="00805567" w:rsidP="00805567">
      <w:pPr>
        <w:spacing w:line="360" w:lineRule="auto"/>
        <w:jc w:val="both"/>
        <w:rPr>
          <w:rFonts w:ascii="Times New Roman" w:eastAsiaTheme="minorHAnsi" w:hAnsi="Times New Roman"/>
          <w:sz w:val="24"/>
          <w:szCs w:val="24"/>
        </w:rPr>
      </w:pPr>
      <w:r w:rsidRPr="00A04F89">
        <w:rPr>
          <w:rFonts w:ascii="Times New Roman" w:eastAsiaTheme="minorHAnsi" w:hAnsi="Times New Roman"/>
          <w:sz w:val="24"/>
          <w:szCs w:val="24"/>
        </w:rPr>
        <w:t>afirma:</w:t>
      </w:r>
    </w:p>
    <w:p w14:paraId="0BFA7713" w14:textId="77777777" w:rsidR="00805567" w:rsidRPr="00126BFB" w:rsidRDefault="00805567" w:rsidP="00126BFB">
      <w:pPr>
        <w:autoSpaceDE w:val="0"/>
        <w:autoSpaceDN w:val="0"/>
        <w:adjustRightInd w:val="0"/>
        <w:spacing w:after="0" w:line="240" w:lineRule="auto"/>
        <w:ind w:left="2832"/>
        <w:jc w:val="both"/>
        <w:rPr>
          <w:rFonts w:ascii="Times New Roman" w:eastAsiaTheme="minorHAnsi" w:hAnsi="Times New Roman"/>
          <w:sz w:val="20"/>
          <w:szCs w:val="20"/>
          <w:rPrChange w:id="327" w:author="Sousa" w:date="2019-08-04T19:07:00Z">
            <w:rPr>
              <w:rFonts w:ascii="Times New Roman" w:eastAsiaTheme="minorHAnsi" w:hAnsi="Times New Roman"/>
              <w:i/>
              <w:sz w:val="20"/>
              <w:szCs w:val="20"/>
            </w:rPr>
          </w:rPrChange>
        </w:rPr>
      </w:pPr>
      <w:r w:rsidRPr="00126BFB">
        <w:rPr>
          <w:rFonts w:ascii="Times New Roman" w:eastAsiaTheme="minorHAnsi" w:hAnsi="Times New Roman"/>
          <w:sz w:val="20"/>
          <w:szCs w:val="20"/>
          <w:rPrChange w:id="328" w:author="Sousa" w:date="2019-08-04T19:07:00Z">
            <w:rPr>
              <w:rFonts w:ascii="Times New Roman" w:eastAsiaTheme="minorHAnsi" w:hAnsi="Times New Roman"/>
              <w:i/>
              <w:sz w:val="20"/>
              <w:szCs w:val="20"/>
            </w:rPr>
          </w:rPrChange>
        </w:rPr>
        <w:t xml:space="preserve">[…] pessoas que ficaram muito surdas muito cedo ou que nasceram surdas consideram-se essencialmente visuais, com uma linguagem visual, uma organização social e uma historia e valores morais que lhes são próprios. (LANE, 1992, </w:t>
      </w:r>
      <w:r w:rsidRPr="00126BFB">
        <w:rPr>
          <w:rFonts w:ascii="Times New Roman" w:eastAsiaTheme="minorHAnsi" w:hAnsi="Times New Roman"/>
          <w:iCs/>
          <w:sz w:val="20"/>
          <w:szCs w:val="20"/>
          <w:rPrChange w:id="329" w:author="Sousa" w:date="2019-08-04T19:07:00Z">
            <w:rPr>
              <w:rFonts w:ascii="Times New Roman" w:eastAsiaTheme="minorHAnsi" w:hAnsi="Times New Roman"/>
              <w:i/>
              <w:iCs/>
              <w:sz w:val="20"/>
              <w:szCs w:val="20"/>
            </w:rPr>
          </w:rPrChange>
        </w:rPr>
        <w:t>apud</w:t>
      </w:r>
      <w:r w:rsidRPr="00126BFB">
        <w:rPr>
          <w:rFonts w:ascii="Times New Roman" w:eastAsiaTheme="minorHAnsi" w:hAnsi="Times New Roman"/>
          <w:sz w:val="20"/>
          <w:szCs w:val="20"/>
          <w:rPrChange w:id="330" w:author="Sousa" w:date="2019-08-04T19:07:00Z">
            <w:rPr>
              <w:rFonts w:ascii="Times New Roman" w:eastAsiaTheme="minorHAnsi" w:hAnsi="Times New Roman"/>
              <w:i/>
              <w:sz w:val="20"/>
              <w:szCs w:val="20"/>
            </w:rPr>
          </w:rPrChange>
        </w:rPr>
        <w:t xml:space="preserve"> LEBEDEFF, 2010, p. 178).</w:t>
      </w:r>
    </w:p>
    <w:p w14:paraId="22B6D026" w14:textId="77777777" w:rsidR="00805567" w:rsidRPr="00A04F89" w:rsidRDefault="00805567" w:rsidP="00805567">
      <w:pPr>
        <w:pStyle w:val="SemEspaamento"/>
        <w:rPr>
          <w:rFonts w:ascii="Times New Roman" w:hAnsi="Times New Roman"/>
          <w:sz w:val="24"/>
          <w:szCs w:val="24"/>
          <w:rPrChange w:id="331" w:author="Sousa" w:date="2019-08-04T19:07:00Z">
            <w:rPr/>
          </w:rPrChange>
        </w:rPr>
      </w:pPr>
    </w:p>
    <w:p w14:paraId="5A5BF6C7" w14:textId="77777777" w:rsidR="00805567" w:rsidRPr="00A04F89" w:rsidRDefault="00805567" w:rsidP="00805567">
      <w:pPr>
        <w:autoSpaceDE w:val="0"/>
        <w:autoSpaceDN w:val="0"/>
        <w:adjustRightInd w:val="0"/>
        <w:spacing w:after="0" w:line="360" w:lineRule="auto"/>
        <w:jc w:val="both"/>
        <w:rPr>
          <w:rFonts w:ascii="Times New Roman" w:eastAsiaTheme="minorHAnsi" w:hAnsi="Times New Roman"/>
          <w:sz w:val="24"/>
          <w:szCs w:val="24"/>
        </w:rPr>
      </w:pPr>
      <w:r w:rsidRPr="00276E99">
        <w:rPr>
          <w:rFonts w:ascii="Times New Roman" w:eastAsiaTheme="minorHAnsi" w:hAnsi="Times New Roman"/>
          <w:sz w:val="24"/>
          <w:szCs w:val="24"/>
        </w:rPr>
        <w:t xml:space="preserve">De acordo com Oliveira (2006, </w:t>
      </w:r>
      <w:r w:rsidRPr="00AC1CD6">
        <w:rPr>
          <w:rFonts w:ascii="Times New Roman" w:eastAsiaTheme="minorHAnsi" w:hAnsi="Times New Roman"/>
          <w:i/>
          <w:iCs/>
          <w:sz w:val="24"/>
          <w:szCs w:val="24"/>
        </w:rPr>
        <w:t xml:space="preserve">apud </w:t>
      </w:r>
      <w:r w:rsidRPr="00A04F89">
        <w:rPr>
          <w:rFonts w:ascii="Times New Roman" w:eastAsiaTheme="minorHAnsi" w:hAnsi="Times New Roman"/>
          <w:sz w:val="24"/>
          <w:szCs w:val="24"/>
        </w:rPr>
        <w:t>LEBEDEFF, 2010, p.179), conceitos como cultura surda, experiência visual e cultura visual relacionam-se ao conceito de literacia visual. É importante ressaltar que a literacia não pode ser percebida como uma série de habilidades individuais, ao invés disso, deve ser compreendido como uma categoria de práticas sociais relacionadas à leitura e à escrita que os sujeitos utilizam no seu contexto social.</w:t>
      </w:r>
    </w:p>
    <w:p w14:paraId="15171A3F" w14:textId="77777777" w:rsidR="00805567" w:rsidRPr="00A04F89" w:rsidRDefault="00805567" w:rsidP="00805567">
      <w:pPr>
        <w:pStyle w:val="SemEspaamento"/>
        <w:rPr>
          <w:rFonts w:ascii="Times New Roman" w:hAnsi="Times New Roman"/>
          <w:sz w:val="24"/>
          <w:szCs w:val="24"/>
          <w:rPrChange w:id="332" w:author="Sousa" w:date="2019-08-04T19:07:00Z">
            <w:rPr/>
          </w:rPrChange>
        </w:rPr>
      </w:pPr>
    </w:p>
    <w:p w14:paraId="32569038" w14:textId="77777777" w:rsidR="00805567" w:rsidRPr="00A04F89" w:rsidRDefault="00805567" w:rsidP="00805567">
      <w:pPr>
        <w:autoSpaceDE w:val="0"/>
        <w:autoSpaceDN w:val="0"/>
        <w:adjustRightInd w:val="0"/>
        <w:spacing w:after="0" w:line="360" w:lineRule="auto"/>
        <w:jc w:val="both"/>
        <w:rPr>
          <w:rFonts w:ascii="Times New Roman" w:eastAsiaTheme="minorHAnsi" w:hAnsi="Times New Roman"/>
          <w:sz w:val="24"/>
          <w:szCs w:val="24"/>
        </w:rPr>
      </w:pPr>
      <w:r w:rsidRPr="00276E99">
        <w:rPr>
          <w:rFonts w:ascii="Times New Roman" w:eastAsiaTheme="minorHAnsi" w:hAnsi="Times New Roman"/>
          <w:sz w:val="24"/>
          <w:szCs w:val="24"/>
        </w:rPr>
        <w:t xml:space="preserve">No que se refere a literacia visual, este é visto como uma esfera de estudo que maneja com o que pode ser visto assim como também o que pode ser exposto </w:t>
      </w:r>
      <w:r w:rsidRPr="00AC1CD6">
        <w:rPr>
          <w:rFonts w:ascii="Times New Roman" w:eastAsiaTheme="minorHAnsi" w:hAnsi="Times New Roman"/>
          <w:sz w:val="24"/>
          <w:szCs w:val="24"/>
        </w:rPr>
        <w:t xml:space="preserve">do que é visto (OLIVEIRA, 2006, </w:t>
      </w:r>
      <w:r w:rsidRPr="00A04F89">
        <w:rPr>
          <w:rFonts w:ascii="Times New Roman" w:eastAsiaTheme="minorHAnsi" w:hAnsi="Times New Roman"/>
          <w:i/>
          <w:iCs/>
          <w:sz w:val="24"/>
          <w:szCs w:val="24"/>
        </w:rPr>
        <w:t xml:space="preserve">apud </w:t>
      </w:r>
      <w:r w:rsidRPr="00A04F89">
        <w:rPr>
          <w:rFonts w:ascii="Times New Roman" w:eastAsiaTheme="minorHAnsi" w:hAnsi="Times New Roman"/>
          <w:sz w:val="24"/>
          <w:szCs w:val="24"/>
        </w:rPr>
        <w:t>LEBEDEFF, 2010, p.179).</w:t>
      </w:r>
    </w:p>
    <w:p w14:paraId="3DE78A10" w14:textId="77777777" w:rsidR="00805567" w:rsidRPr="00A04F89" w:rsidRDefault="00805567" w:rsidP="00805567">
      <w:pPr>
        <w:pStyle w:val="SemEspaamento"/>
        <w:rPr>
          <w:rFonts w:ascii="Times New Roman" w:hAnsi="Times New Roman"/>
          <w:sz w:val="24"/>
          <w:szCs w:val="24"/>
          <w:rPrChange w:id="333" w:author="Sousa" w:date="2019-08-04T19:07:00Z">
            <w:rPr/>
          </w:rPrChange>
        </w:rPr>
      </w:pPr>
    </w:p>
    <w:p w14:paraId="76A859DB" w14:textId="77777777" w:rsidR="00805567" w:rsidRPr="00AC1CD6" w:rsidRDefault="00805567" w:rsidP="00805567">
      <w:pPr>
        <w:autoSpaceDE w:val="0"/>
        <w:autoSpaceDN w:val="0"/>
        <w:adjustRightInd w:val="0"/>
        <w:spacing w:after="0" w:line="360" w:lineRule="auto"/>
        <w:jc w:val="both"/>
        <w:rPr>
          <w:rFonts w:ascii="Times New Roman" w:eastAsiaTheme="minorHAnsi" w:hAnsi="Times New Roman"/>
          <w:sz w:val="24"/>
          <w:szCs w:val="24"/>
        </w:rPr>
      </w:pPr>
      <w:r w:rsidRPr="00276E99">
        <w:rPr>
          <w:rFonts w:ascii="Times New Roman" w:eastAsiaTheme="minorHAnsi" w:hAnsi="Times New Roman"/>
          <w:sz w:val="24"/>
          <w:szCs w:val="24"/>
        </w:rPr>
        <w:t>Segundo Lebedeff (2010), no tocante que a literacia visual, pretende-se investigar os processos materiais que são envolvidos na percepção visual, exercer a tecnologia para representar a imagem v</w:t>
      </w:r>
      <w:r w:rsidRPr="00AC1CD6">
        <w:rPr>
          <w:rFonts w:ascii="Times New Roman" w:eastAsiaTheme="minorHAnsi" w:hAnsi="Times New Roman"/>
          <w:sz w:val="24"/>
          <w:szCs w:val="24"/>
        </w:rPr>
        <w:t>isual, aprimorar as estratégias para interpretar e entender o que é visto.</w:t>
      </w:r>
    </w:p>
    <w:p w14:paraId="338C22CA" w14:textId="77777777" w:rsidR="00805567" w:rsidRPr="00A04F89" w:rsidRDefault="00805567" w:rsidP="00805567">
      <w:pPr>
        <w:pStyle w:val="SemEspaamento"/>
        <w:rPr>
          <w:rFonts w:ascii="Times New Roman" w:hAnsi="Times New Roman"/>
          <w:sz w:val="24"/>
          <w:szCs w:val="24"/>
          <w:rPrChange w:id="334" w:author="Sousa" w:date="2019-08-04T19:07:00Z">
            <w:rPr/>
          </w:rPrChange>
        </w:rPr>
      </w:pPr>
    </w:p>
    <w:p w14:paraId="221F7F85" w14:textId="77777777" w:rsidR="00805567" w:rsidRPr="00276E99" w:rsidRDefault="00805567" w:rsidP="00805567">
      <w:pPr>
        <w:autoSpaceDE w:val="0"/>
        <w:autoSpaceDN w:val="0"/>
        <w:adjustRightInd w:val="0"/>
        <w:spacing w:after="0" w:line="360" w:lineRule="auto"/>
        <w:jc w:val="both"/>
        <w:rPr>
          <w:rFonts w:ascii="Times New Roman" w:eastAsiaTheme="minorHAnsi" w:hAnsi="Times New Roman"/>
          <w:sz w:val="24"/>
          <w:szCs w:val="24"/>
        </w:rPr>
      </w:pPr>
      <w:r w:rsidRPr="00276E99">
        <w:rPr>
          <w:rFonts w:ascii="Times New Roman" w:eastAsiaTheme="minorHAnsi" w:hAnsi="Times New Roman"/>
          <w:sz w:val="24"/>
          <w:szCs w:val="24"/>
        </w:rPr>
        <w:lastRenderedPageBreak/>
        <w:t>Gesueli e Moura enfatizam o destaque dos conceitos de literacia visual da pesquisadora Reily (2003) onde propõe a literacia visual no currículo escolar:</w:t>
      </w:r>
    </w:p>
    <w:p w14:paraId="2D6BC684" w14:textId="77777777" w:rsidR="00805567" w:rsidRPr="00A04F89" w:rsidRDefault="00805567" w:rsidP="00805567">
      <w:pPr>
        <w:pStyle w:val="SemEspaamento"/>
        <w:rPr>
          <w:rFonts w:ascii="Times New Roman" w:hAnsi="Times New Roman"/>
          <w:sz w:val="24"/>
          <w:szCs w:val="24"/>
          <w:rPrChange w:id="335" w:author="Sousa" w:date="2019-08-04T19:07:00Z">
            <w:rPr/>
          </w:rPrChange>
        </w:rPr>
      </w:pPr>
    </w:p>
    <w:p w14:paraId="1AAB8E72" w14:textId="77777777" w:rsidR="00805567" w:rsidRPr="00126BFB" w:rsidRDefault="00805567" w:rsidP="00126BFB">
      <w:pPr>
        <w:autoSpaceDE w:val="0"/>
        <w:autoSpaceDN w:val="0"/>
        <w:adjustRightInd w:val="0"/>
        <w:spacing w:after="0" w:line="240" w:lineRule="auto"/>
        <w:ind w:left="2832"/>
        <w:jc w:val="both"/>
        <w:rPr>
          <w:rFonts w:ascii="Times New Roman" w:eastAsiaTheme="minorHAnsi" w:hAnsi="Times New Roman"/>
          <w:sz w:val="20"/>
          <w:szCs w:val="20"/>
          <w:rPrChange w:id="336" w:author="Sousa" w:date="2019-08-04T19:07:00Z">
            <w:rPr>
              <w:rFonts w:ascii="Times New Roman" w:eastAsiaTheme="minorHAnsi" w:hAnsi="Times New Roman"/>
              <w:i/>
              <w:sz w:val="20"/>
              <w:szCs w:val="20"/>
            </w:rPr>
          </w:rPrChange>
        </w:rPr>
      </w:pPr>
      <w:r w:rsidRPr="00126BFB">
        <w:rPr>
          <w:rFonts w:ascii="Times New Roman" w:eastAsiaTheme="minorHAnsi" w:hAnsi="Times New Roman"/>
          <w:sz w:val="20"/>
          <w:szCs w:val="20"/>
          <w:rPrChange w:id="337" w:author="Sousa" w:date="2019-08-04T19:07:00Z">
            <w:rPr>
              <w:rFonts w:ascii="Times New Roman" w:eastAsiaTheme="minorHAnsi" w:hAnsi="Times New Roman"/>
              <w:i/>
              <w:sz w:val="20"/>
              <w:szCs w:val="20"/>
            </w:rPr>
          </w:rPrChange>
        </w:rPr>
        <w:t>Reily (2003, p. 164) propõe a literacia visual no currículo</w:t>
      </w:r>
    </w:p>
    <w:p w14:paraId="428472BF" w14:textId="77777777" w:rsidR="00805567" w:rsidRPr="00126BFB" w:rsidRDefault="00805567" w:rsidP="00126BFB">
      <w:pPr>
        <w:autoSpaceDE w:val="0"/>
        <w:autoSpaceDN w:val="0"/>
        <w:adjustRightInd w:val="0"/>
        <w:spacing w:after="0" w:line="240" w:lineRule="auto"/>
        <w:ind w:left="2832"/>
        <w:jc w:val="both"/>
        <w:rPr>
          <w:rFonts w:ascii="Times New Roman" w:eastAsiaTheme="minorHAnsi" w:hAnsi="Times New Roman"/>
          <w:sz w:val="20"/>
          <w:szCs w:val="20"/>
          <w:rPrChange w:id="338" w:author="Sousa" w:date="2019-08-04T19:07:00Z">
            <w:rPr>
              <w:rFonts w:ascii="Times New Roman" w:eastAsiaTheme="minorHAnsi" w:hAnsi="Times New Roman"/>
              <w:i/>
              <w:sz w:val="20"/>
              <w:szCs w:val="20"/>
            </w:rPr>
          </w:rPrChange>
        </w:rPr>
      </w:pPr>
      <w:r w:rsidRPr="00126BFB">
        <w:rPr>
          <w:rFonts w:ascii="Times New Roman" w:eastAsiaTheme="minorHAnsi" w:hAnsi="Times New Roman"/>
          <w:sz w:val="20"/>
          <w:szCs w:val="20"/>
          <w:rPrChange w:id="339" w:author="Sousa" w:date="2019-08-04T19:07:00Z">
            <w:rPr>
              <w:rFonts w:ascii="Times New Roman" w:eastAsiaTheme="minorHAnsi" w:hAnsi="Times New Roman"/>
              <w:i/>
              <w:sz w:val="20"/>
              <w:szCs w:val="20"/>
            </w:rPr>
          </w:rPrChange>
        </w:rPr>
        <w:t>escolar e considera que a “imagem vem sendo utilizada na</w:t>
      </w:r>
    </w:p>
    <w:p w14:paraId="6E32E03A" w14:textId="77777777" w:rsidR="00805567" w:rsidRPr="00126BFB" w:rsidRDefault="00805567" w:rsidP="00126BFB">
      <w:pPr>
        <w:autoSpaceDE w:val="0"/>
        <w:autoSpaceDN w:val="0"/>
        <w:adjustRightInd w:val="0"/>
        <w:spacing w:after="0" w:line="240" w:lineRule="auto"/>
        <w:ind w:left="2832"/>
        <w:jc w:val="both"/>
        <w:rPr>
          <w:rFonts w:ascii="Times New Roman" w:eastAsiaTheme="minorHAnsi" w:hAnsi="Times New Roman"/>
          <w:sz w:val="20"/>
          <w:szCs w:val="20"/>
          <w:rPrChange w:id="340" w:author="Sousa" w:date="2019-08-04T19:07:00Z">
            <w:rPr>
              <w:rFonts w:ascii="Times New Roman" w:eastAsiaTheme="minorHAnsi" w:hAnsi="Times New Roman"/>
              <w:i/>
              <w:sz w:val="20"/>
              <w:szCs w:val="20"/>
            </w:rPr>
          </w:rPrChange>
        </w:rPr>
      </w:pPr>
      <w:r w:rsidRPr="00126BFB">
        <w:rPr>
          <w:rFonts w:ascii="Times New Roman" w:eastAsiaTheme="minorHAnsi" w:hAnsi="Times New Roman"/>
          <w:sz w:val="20"/>
          <w:szCs w:val="20"/>
          <w:rPrChange w:id="341" w:author="Sousa" w:date="2019-08-04T19:07:00Z">
            <w:rPr>
              <w:rFonts w:ascii="Times New Roman" w:eastAsiaTheme="minorHAnsi" w:hAnsi="Times New Roman"/>
              <w:i/>
              <w:sz w:val="20"/>
              <w:szCs w:val="20"/>
            </w:rPr>
          </w:rPrChange>
        </w:rPr>
        <w:t>escola com uma função primordialmente decorativa, de tal</w:t>
      </w:r>
    </w:p>
    <w:p w14:paraId="30D0FEEB" w14:textId="77777777" w:rsidR="00805567" w:rsidRPr="00126BFB" w:rsidRDefault="00805567" w:rsidP="00126BFB">
      <w:pPr>
        <w:autoSpaceDE w:val="0"/>
        <w:autoSpaceDN w:val="0"/>
        <w:adjustRightInd w:val="0"/>
        <w:spacing w:after="0" w:line="240" w:lineRule="auto"/>
        <w:ind w:left="2832"/>
        <w:jc w:val="both"/>
        <w:rPr>
          <w:rFonts w:ascii="Times New Roman" w:eastAsiaTheme="minorHAnsi" w:hAnsi="Times New Roman"/>
          <w:sz w:val="20"/>
          <w:szCs w:val="20"/>
          <w:rPrChange w:id="342" w:author="Sousa" w:date="2019-08-04T19:07:00Z">
            <w:rPr>
              <w:rFonts w:ascii="Times New Roman" w:eastAsiaTheme="minorHAnsi" w:hAnsi="Times New Roman"/>
              <w:i/>
              <w:sz w:val="20"/>
              <w:szCs w:val="20"/>
            </w:rPr>
          </w:rPrChange>
        </w:rPr>
      </w:pPr>
      <w:r w:rsidRPr="00126BFB">
        <w:rPr>
          <w:rFonts w:ascii="Times New Roman" w:eastAsiaTheme="minorHAnsi" w:hAnsi="Times New Roman"/>
          <w:sz w:val="20"/>
          <w:szCs w:val="20"/>
          <w:rPrChange w:id="343" w:author="Sousa" w:date="2019-08-04T19:07:00Z">
            <w:rPr>
              <w:rFonts w:ascii="Times New Roman" w:eastAsiaTheme="minorHAnsi" w:hAnsi="Times New Roman"/>
              <w:i/>
              <w:sz w:val="20"/>
              <w:szCs w:val="20"/>
            </w:rPr>
          </w:rPrChange>
        </w:rPr>
        <w:t>forma a diluir o tédio provocado pela grafia de textos</w:t>
      </w:r>
    </w:p>
    <w:p w14:paraId="5CD03BEF" w14:textId="77777777" w:rsidR="00805567" w:rsidRPr="00126BFB" w:rsidRDefault="00805567" w:rsidP="00126BFB">
      <w:pPr>
        <w:spacing w:line="240" w:lineRule="auto"/>
        <w:ind w:left="2832"/>
        <w:jc w:val="both"/>
        <w:rPr>
          <w:rFonts w:ascii="Times New Roman" w:eastAsiaTheme="minorHAnsi" w:hAnsi="Times New Roman"/>
          <w:sz w:val="20"/>
          <w:szCs w:val="20"/>
          <w:rPrChange w:id="344" w:author="Sousa" w:date="2019-08-04T19:07:00Z">
            <w:rPr>
              <w:rFonts w:ascii="Times New Roman" w:eastAsiaTheme="minorHAnsi" w:hAnsi="Times New Roman"/>
              <w:i/>
              <w:sz w:val="20"/>
              <w:szCs w:val="20"/>
            </w:rPr>
          </w:rPrChange>
        </w:rPr>
      </w:pPr>
      <w:r w:rsidRPr="00126BFB">
        <w:rPr>
          <w:rFonts w:ascii="Times New Roman" w:eastAsiaTheme="minorHAnsi" w:hAnsi="Times New Roman"/>
          <w:sz w:val="20"/>
          <w:szCs w:val="20"/>
          <w:rPrChange w:id="345" w:author="Sousa" w:date="2019-08-04T19:07:00Z">
            <w:rPr>
              <w:rFonts w:ascii="Times New Roman" w:eastAsiaTheme="minorHAnsi" w:hAnsi="Times New Roman"/>
              <w:i/>
              <w:sz w:val="20"/>
              <w:szCs w:val="20"/>
            </w:rPr>
          </w:rPrChange>
        </w:rPr>
        <w:t>visualmente desinteressantes.</w:t>
      </w:r>
    </w:p>
    <w:p w14:paraId="3B98335D" w14:textId="77777777" w:rsidR="00805567" w:rsidRPr="00A04F89" w:rsidRDefault="00805567" w:rsidP="00805567">
      <w:pPr>
        <w:autoSpaceDE w:val="0"/>
        <w:autoSpaceDN w:val="0"/>
        <w:adjustRightInd w:val="0"/>
        <w:spacing w:after="0" w:line="360" w:lineRule="auto"/>
        <w:jc w:val="both"/>
        <w:rPr>
          <w:rFonts w:ascii="Times New Roman" w:eastAsiaTheme="minorHAnsi" w:hAnsi="Times New Roman"/>
          <w:sz w:val="24"/>
          <w:szCs w:val="24"/>
        </w:rPr>
      </w:pPr>
      <w:r w:rsidRPr="00276E99">
        <w:rPr>
          <w:rFonts w:ascii="Times New Roman" w:eastAsiaTheme="minorHAnsi" w:hAnsi="Times New Roman"/>
          <w:sz w:val="24"/>
          <w:szCs w:val="24"/>
        </w:rPr>
        <w:t>Em contrapartida, o uso</w:t>
      </w:r>
      <w:r w:rsidRPr="00AC1CD6">
        <w:rPr>
          <w:rFonts w:ascii="Times New Roman" w:eastAsiaTheme="minorHAnsi" w:hAnsi="Times New Roman"/>
          <w:sz w:val="24"/>
          <w:szCs w:val="24"/>
        </w:rPr>
        <w:t xml:space="preserve"> das imagens no contexto escolar está sendo realizado de forma incorrecta, de maneira impensada e aleatória com finalidades lúdicas, por isso a escola tem que estabelecer o conhecimento da “gramática visual” para que os significados das imagens sejam, de p</w:t>
      </w:r>
      <w:r w:rsidRPr="00A04F89">
        <w:rPr>
          <w:rFonts w:ascii="Times New Roman" w:eastAsiaTheme="minorHAnsi" w:hAnsi="Times New Roman"/>
          <w:sz w:val="24"/>
          <w:szCs w:val="24"/>
        </w:rPr>
        <w:t xml:space="preserve">referência, de modo mais sensato, compreendidos (OLIVEIRA, 2006, </w:t>
      </w:r>
      <w:r w:rsidRPr="00A04F89">
        <w:rPr>
          <w:rFonts w:ascii="Times New Roman" w:eastAsiaTheme="minorHAnsi" w:hAnsi="Times New Roman"/>
          <w:i/>
          <w:iCs/>
          <w:sz w:val="24"/>
          <w:szCs w:val="24"/>
        </w:rPr>
        <w:t xml:space="preserve">apud </w:t>
      </w:r>
      <w:r w:rsidRPr="00A04F89">
        <w:rPr>
          <w:rFonts w:ascii="Times New Roman" w:eastAsiaTheme="minorHAnsi" w:hAnsi="Times New Roman"/>
          <w:sz w:val="24"/>
          <w:szCs w:val="24"/>
        </w:rPr>
        <w:t>LEBEDEFF, 2010, p.179). Do mesmo modo, afirma Lebedeff (2010) a literacia visual precisa ter a influência do conhecimento da semântica, para que onde o aluno-leitor consiga compreender o significado dos textos, como por exemplo, nas histórias em quadrinhos. Quer dizer, a literacia visual carece de práticas intencionais, ora com práticas escolarizadas, ora não-escolarizadas.</w:t>
      </w:r>
    </w:p>
    <w:p w14:paraId="58F75412" w14:textId="77777777" w:rsidR="00805567" w:rsidRPr="00A04F89" w:rsidRDefault="00805567" w:rsidP="00805567">
      <w:pPr>
        <w:pStyle w:val="SemEspaamento"/>
        <w:rPr>
          <w:rFonts w:ascii="Times New Roman" w:hAnsi="Times New Roman"/>
          <w:sz w:val="24"/>
          <w:szCs w:val="24"/>
          <w:rPrChange w:id="346" w:author="Sousa" w:date="2019-08-04T19:07:00Z">
            <w:rPr/>
          </w:rPrChange>
        </w:rPr>
      </w:pPr>
    </w:p>
    <w:p w14:paraId="236115DA" w14:textId="77777777" w:rsidR="00805567" w:rsidRPr="00276E99" w:rsidRDefault="00805567" w:rsidP="00805567">
      <w:pPr>
        <w:spacing w:line="360" w:lineRule="auto"/>
        <w:jc w:val="both"/>
        <w:rPr>
          <w:rFonts w:ascii="Times New Roman" w:eastAsiaTheme="minorHAnsi" w:hAnsi="Times New Roman"/>
          <w:sz w:val="24"/>
          <w:szCs w:val="24"/>
        </w:rPr>
      </w:pPr>
      <w:r w:rsidRPr="00276E99">
        <w:rPr>
          <w:rFonts w:ascii="Times New Roman" w:eastAsiaTheme="minorHAnsi" w:hAnsi="Times New Roman"/>
          <w:sz w:val="24"/>
          <w:szCs w:val="24"/>
        </w:rPr>
        <w:t>Gesueli e Moura afirmam a importância do uso da imagem:</w:t>
      </w:r>
    </w:p>
    <w:p w14:paraId="5E900178" w14:textId="77777777" w:rsidR="00805567" w:rsidRPr="00126BFB" w:rsidRDefault="00805567" w:rsidP="00126BFB">
      <w:pPr>
        <w:autoSpaceDE w:val="0"/>
        <w:autoSpaceDN w:val="0"/>
        <w:adjustRightInd w:val="0"/>
        <w:spacing w:after="0" w:line="240" w:lineRule="auto"/>
        <w:ind w:left="2832"/>
        <w:jc w:val="both"/>
        <w:rPr>
          <w:rFonts w:ascii="Times New Roman" w:eastAsiaTheme="minorHAnsi" w:hAnsi="Times New Roman"/>
          <w:sz w:val="20"/>
          <w:szCs w:val="20"/>
          <w:rPrChange w:id="347" w:author="Sousa" w:date="2019-08-04T19:07:00Z">
            <w:rPr>
              <w:rFonts w:ascii="Times New Roman" w:eastAsiaTheme="minorHAnsi" w:hAnsi="Times New Roman"/>
              <w:i/>
              <w:sz w:val="20"/>
              <w:szCs w:val="20"/>
            </w:rPr>
          </w:rPrChange>
        </w:rPr>
      </w:pPr>
      <w:r w:rsidRPr="00126BFB">
        <w:rPr>
          <w:rFonts w:ascii="Times New Roman" w:eastAsiaTheme="minorHAnsi" w:hAnsi="Times New Roman"/>
          <w:sz w:val="20"/>
          <w:szCs w:val="20"/>
          <w:rPrChange w:id="348" w:author="Sousa" w:date="2019-08-04T19:07:00Z">
            <w:rPr>
              <w:rFonts w:ascii="Times New Roman" w:eastAsiaTheme="minorHAnsi" w:hAnsi="Times New Roman"/>
              <w:i/>
              <w:sz w:val="20"/>
              <w:szCs w:val="20"/>
            </w:rPr>
          </w:rPrChange>
        </w:rPr>
        <w:t>A imagem tem um papel importante no processo educacional, mas é ainda muito pouco reconhecido pelos educadores. Sofiato (2005) discute os usos e significações da imagem nesse contexto, afirmando que a escrita tem nela a sua origem e que desde muito cedo aprendemos a ler essas imagens – mensagens visuais. (GESUELI; MOURA: 2006 p. 112).</w:t>
      </w:r>
    </w:p>
    <w:p w14:paraId="5595380D" w14:textId="77777777" w:rsidR="00805567" w:rsidRPr="00A04F89" w:rsidRDefault="00805567" w:rsidP="00805567">
      <w:pPr>
        <w:pStyle w:val="SemEspaamento"/>
        <w:rPr>
          <w:rFonts w:ascii="Times New Roman" w:hAnsi="Times New Roman"/>
          <w:sz w:val="24"/>
          <w:szCs w:val="24"/>
          <w:rPrChange w:id="349" w:author="Sousa" w:date="2019-08-04T19:07:00Z">
            <w:rPr/>
          </w:rPrChange>
        </w:rPr>
      </w:pPr>
    </w:p>
    <w:p w14:paraId="5894344C" w14:textId="1966EA25" w:rsidR="00805567" w:rsidRPr="00A04F89" w:rsidRDefault="00805567" w:rsidP="00805567">
      <w:pPr>
        <w:autoSpaceDE w:val="0"/>
        <w:autoSpaceDN w:val="0"/>
        <w:adjustRightInd w:val="0"/>
        <w:spacing w:after="0" w:line="360" w:lineRule="auto"/>
        <w:jc w:val="both"/>
        <w:rPr>
          <w:rFonts w:ascii="Times New Roman" w:eastAsiaTheme="minorHAnsi" w:hAnsi="Times New Roman"/>
          <w:sz w:val="24"/>
          <w:szCs w:val="24"/>
        </w:rPr>
      </w:pPr>
      <w:r w:rsidRPr="00276E99">
        <w:rPr>
          <w:rFonts w:ascii="Times New Roman" w:eastAsiaTheme="minorHAnsi" w:hAnsi="Times New Roman"/>
          <w:sz w:val="24"/>
          <w:szCs w:val="24"/>
        </w:rPr>
        <w:t xml:space="preserve">Gesueli e Moura ressaltam a importância </w:t>
      </w:r>
      <w:r w:rsidR="002A6E51">
        <w:rPr>
          <w:rFonts w:ascii="Times New Roman" w:eastAsiaTheme="minorHAnsi" w:hAnsi="Times New Roman"/>
          <w:sz w:val="24"/>
          <w:szCs w:val="24"/>
        </w:rPr>
        <w:t xml:space="preserve">de </w:t>
      </w:r>
      <w:r w:rsidRPr="00276E99">
        <w:rPr>
          <w:rFonts w:ascii="Times New Roman" w:eastAsiaTheme="minorHAnsi" w:hAnsi="Times New Roman"/>
          <w:sz w:val="24"/>
          <w:szCs w:val="24"/>
        </w:rPr>
        <w:t>respeitar e valorizar os aspectos socioculturais do sujeito surdo, essencialmente a língua de sinais e a questão do português escrito relacion</w:t>
      </w:r>
      <w:r w:rsidRPr="00A04F89">
        <w:rPr>
          <w:rFonts w:ascii="Times New Roman" w:eastAsiaTheme="minorHAnsi" w:hAnsi="Times New Roman"/>
          <w:sz w:val="24"/>
          <w:szCs w:val="24"/>
        </w:rPr>
        <w:t>ado às práticas discursivas.</w:t>
      </w:r>
    </w:p>
    <w:p w14:paraId="48A71ED3" w14:textId="77777777" w:rsidR="00805567" w:rsidRPr="00A04F89" w:rsidRDefault="00805567" w:rsidP="00805567">
      <w:pPr>
        <w:pStyle w:val="SemEspaamento"/>
        <w:rPr>
          <w:rFonts w:ascii="Times New Roman" w:hAnsi="Times New Roman"/>
          <w:sz w:val="24"/>
          <w:szCs w:val="24"/>
          <w:rPrChange w:id="350" w:author="Sousa" w:date="2019-08-04T19:07:00Z">
            <w:rPr/>
          </w:rPrChange>
        </w:rPr>
      </w:pPr>
    </w:p>
    <w:p w14:paraId="4E566EFA" w14:textId="77777777" w:rsidR="00805567" w:rsidRPr="00A04F89" w:rsidRDefault="00805567" w:rsidP="00805567">
      <w:pPr>
        <w:autoSpaceDE w:val="0"/>
        <w:autoSpaceDN w:val="0"/>
        <w:adjustRightInd w:val="0"/>
        <w:spacing w:after="0" w:line="360" w:lineRule="auto"/>
        <w:jc w:val="both"/>
        <w:rPr>
          <w:rFonts w:ascii="Times New Roman" w:eastAsiaTheme="minorHAnsi" w:hAnsi="Times New Roman"/>
          <w:sz w:val="24"/>
          <w:szCs w:val="24"/>
        </w:rPr>
      </w:pPr>
      <w:r w:rsidRPr="00276E99">
        <w:rPr>
          <w:rFonts w:ascii="Times New Roman" w:eastAsiaTheme="minorHAnsi" w:hAnsi="Times New Roman"/>
          <w:sz w:val="24"/>
          <w:szCs w:val="24"/>
        </w:rPr>
        <w:t>Com base na experiência visual da surdez, muitos autores ressaltam a primordialidade das ferramentas educativas voltadas para os alunos Surdos, que devem realizar estratégias ou ações visuais e, de preferência, que os Surdos t</w:t>
      </w:r>
      <w:r w:rsidRPr="00AC1CD6">
        <w:rPr>
          <w:rFonts w:ascii="Times New Roman" w:eastAsiaTheme="minorHAnsi" w:hAnsi="Times New Roman"/>
          <w:sz w:val="24"/>
          <w:szCs w:val="24"/>
        </w:rPr>
        <w:t>enham acesso aos eventos de letramento visual. Mas, há poucos que adotam essas práticas pedagógicas ou ações de letramento visual, conforme Lebedeff (2010). Ainda sobre a questão de atividades práticas, coloca-se a importância de colocar em questão a reest</w:t>
      </w:r>
      <w:r w:rsidRPr="00A04F89">
        <w:rPr>
          <w:rFonts w:ascii="Times New Roman" w:eastAsiaTheme="minorHAnsi" w:hAnsi="Times New Roman"/>
          <w:sz w:val="24"/>
          <w:szCs w:val="24"/>
        </w:rPr>
        <w:t xml:space="preserve">ruturação curricular a propósito da modalidade da língua de sinais, ou seja, viso-gestual (QUADROS, 2004, </w:t>
      </w:r>
      <w:r w:rsidRPr="00A04F89">
        <w:rPr>
          <w:rFonts w:ascii="Times New Roman" w:eastAsiaTheme="minorHAnsi" w:hAnsi="Times New Roman"/>
          <w:i/>
          <w:iCs/>
          <w:sz w:val="24"/>
          <w:szCs w:val="24"/>
        </w:rPr>
        <w:t xml:space="preserve">apud </w:t>
      </w:r>
      <w:r w:rsidRPr="00A04F89">
        <w:rPr>
          <w:rFonts w:ascii="Times New Roman" w:eastAsiaTheme="minorHAnsi" w:hAnsi="Times New Roman"/>
          <w:sz w:val="24"/>
          <w:szCs w:val="24"/>
        </w:rPr>
        <w:t xml:space="preserve">LEBEDEFF 2010, p.179). Lebedeff (2010) prioriza diversas atividades chamadas </w:t>
      </w:r>
      <w:r w:rsidRPr="00A04F89">
        <w:rPr>
          <w:rFonts w:ascii="Times New Roman" w:eastAsiaTheme="minorHAnsi" w:hAnsi="Times New Roman"/>
          <w:sz w:val="24"/>
          <w:szCs w:val="24"/>
        </w:rPr>
        <w:lastRenderedPageBreak/>
        <w:t>“práticas pedagógicas visuais” com finalidade ao uso de produção social da língua de sinais.</w:t>
      </w:r>
    </w:p>
    <w:p w14:paraId="64EC3CFE" w14:textId="77777777" w:rsidR="00805567" w:rsidRPr="00A04F89" w:rsidRDefault="00805567" w:rsidP="00805567">
      <w:pPr>
        <w:pStyle w:val="SemEspaamento"/>
        <w:rPr>
          <w:rFonts w:ascii="Times New Roman" w:hAnsi="Times New Roman"/>
          <w:sz w:val="24"/>
          <w:szCs w:val="24"/>
          <w:rPrChange w:id="351" w:author="Sousa" w:date="2019-08-04T19:07:00Z">
            <w:rPr/>
          </w:rPrChange>
        </w:rPr>
      </w:pPr>
    </w:p>
    <w:p w14:paraId="55ECC3C0" w14:textId="77777777" w:rsidR="00805567" w:rsidRPr="00A04F89" w:rsidRDefault="00805567" w:rsidP="00805567">
      <w:pPr>
        <w:autoSpaceDE w:val="0"/>
        <w:autoSpaceDN w:val="0"/>
        <w:adjustRightInd w:val="0"/>
        <w:spacing w:after="0" w:line="360" w:lineRule="auto"/>
        <w:jc w:val="both"/>
        <w:rPr>
          <w:rFonts w:ascii="Times New Roman" w:eastAsiaTheme="minorHAnsi" w:hAnsi="Times New Roman"/>
          <w:sz w:val="24"/>
          <w:szCs w:val="24"/>
        </w:rPr>
      </w:pPr>
      <w:r w:rsidRPr="00276E99">
        <w:rPr>
          <w:rFonts w:ascii="Times New Roman" w:eastAsiaTheme="minorHAnsi" w:hAnsi="Times New Roman"/>
          <w:sz w:val="24"/>
          <w:szCs w:val="24"/>
        </w:rPr>
        <w:t>A escrita de sinais poderia ser considerada uma alternativa para a aprendizagem dos surdos, uma vez que não passa pela relação sonora. Uma vez que o letramento visual é defendido como uma prática adequada às necessidades dos aluno</w:t>
      </w:r>
      <w:r w:rsidRPr="00AC1CD6">
        <w:rPr>
          <w:rFonts w:ascii="Times New Roman" w:eastAsiaTheme="minorHAnsi" w:hAnsi="Times New Roman"/>
          <w:sz w:val="24"/>
          <w:szCs w:val="24"/>
        </w:rPr>
        <w:t>s Surdos, a escrita de sinais poderia suprir uma lacuna no processo de ensino da linguagem escrita, visto que esse sistema é totalmente visual, sendo que a escrita da língua natural dos alunos (L1). A escrita de sinais pode favorecer uma forma de letrament</w:t>
      </w:r>
      <w:r w:rsidRPr="00A04F89">
        <w:rPr>
          <w:rFonts w:ascii="Times New Roman" w:eastAsiaTheme="minorHAnsi" w:hAnsi="Times New Roman"/>
          <w:sz w:val="24"/>
          <w:szCs w:val="24"/>
        </w:rPr>
        <w:t>o visual na educação dos Surdos.</w:t>
      </w:r>
    </w:p>
    <w:p w14:paraId="771E70AB" w14:textId="77777777" w:rsidR="00805567" w:rsidRPr="00A04F89" w:rsidRDefault="00805567" w:rsidP="00805567">
      <w:pPr>
        <w:pStyle w:val="SemEspaamento"/>
        <w:rPr>
          <w:rFonts w:ascii="Times New Roman" w:hAnsi="Times New Roman"/>
          <w:sz w:val="24"/>
          <w:szCs w:val="24"/>
          <w:rPrChange w:id="352" w:author="Sousa" w:date="2019-08-04T19:07:00Z">
            <w:rPr/>
          </w:rPrChange>
        </w:rPr>
      </w:pPr>
    </w:p>
    <w:p w14:paraId="65D53ABE" w14:textId="3291A705" w:rsidR="00805567" w:rsidRDefault="00805567">
      <w:pPr>
        <w:autoSpaceDE w:val="0"/>
        <w:autoSpaceDN w:val="0"/>
        <w:adjustRightInd w:val="0"/>
        <w:spacing w:after="0" w:line="360" w:lineRule="auto"/>
        <w:jc w:val="both"/>
        <w:rPr>
          <w:rFonts w:ascii="Times New Roman" w:eastAsiaTheme="minorHAnsi" w:hAnsi="Times New Roman"/>
          <w:sz w:val="24"/>
          <w:szCs w:val="24"/>
        </w:rPr>
        <w:pPrChange w:id="353" w:author="Sousa" w:date="2019-07-31T14:13:00Z">
          <w:pPr>
            <w:autoSpaceDE w:val="0"/>
            <w:autoSpaceDN w:val="0"/>
            <w:adjustRightInd w:val="0"/>
            <w:spacing w:after="0" w:line="240" w:lineRule="auto"/>
            <w:jc w:val="both"/>
          </w:pPr>
        </w:pPrChange>
      </w:pPr>
      <w:r w:rsidRPr="00276E99">
        <w:rPr>
          <w:rFonts w:ascii="Times New Roman" w:eastAsiaTheme="minorHAnsi" w:hAnsi="Times New Roman"/>
          <w:sz w:val="24"/>
          <w:szCs w:val="24"/>
        </w:rPr>
        <w:t>Segundo Dallan (2010), o aprendizado da escrita de sinais permite ao aluno maiores trocas simbólicas, possibilitando uma ampliação de sua capacidade cognitiva, uma vez que escrevem sua própria língua. Além disso, em sua pe</w:t>
      </w:r>
      <w:r w:rsidRPr="00AC1CD6">
        <w:rPr>
          <w:rFonts w:ascii="Times New Roman" w:eastAsiaTheme="minorHAnsi" w:hAnsi="Times New Roman"/>
          <w:sz w:val="24"/>
          <w:szCs w:val="24"/>
        </w:rPr>
        <w:t>squisa, Dallan percebeu que a aprendizagem da escrita de sinais melhorou a próprio uso da língua de sinais: “escrevendo melhor, passaram a falar melhor em sinais” (</w:t>
      </w:r>
      <w:ins w:id="354" w:author="Sousa" w:date="2019-07-30T11:54:00Z">
        <w:r w:rsidR="00534235" w:rsidRPr="00A04F89">
          <w:rPr>
            <w:rFonts w:ascii="Times New Roman" w:eastAsiaTheme="minorHAnsi" w:hAnsi="Times New Roman"/>
            <w:sz w:val="24"/>
            <w:szCs w:val="24"/>
          </w:rPr>
          <w:t>idem</w:t>
        </w:r>
      </w:ins>
      <w:del w:id="355" w:author="Sousa" w:date="2019-07-30T11:54:00Z">
        <w:r w:rsidRPr="00A04F89" w:rsidDel="00534235">
          <w:rPr>
            <w:rFonts w:ascii="Times New Roman" w:eastAsiaTheme="minorHAnsi" w:hAnsi="Times New Roman"/>
            <w:sz w:val="24"/>
            <w:szCs w:val="24"/>
          </w:rPr>
          <w:delText>p.13</w:delText>
        </w:r>
      </w:del>
      <w:r w:rsidRPr="00A04F89">
        <w:rPr>
          <w:rFonts w:ascii="Times New Roman" w:eastAsiaTheme="minorHAnsi" w:hAnsi="Times New Roman"/>
          <w:sz w:val="24"/>
          <w:szCs w:val="24"/>
        </w:rPr>
        <w:t>).</w:t>
      </w:r>
    </w:p>
    <w:p w14:paraId="28C19334" w14:textId="77777777" w:rsidR="00126BFB" w:rsidRPr="00A04F89" w:rsidDel="00997B1B" w:rsidRDefault="00126BFB" w:rsidP="00126BFB">
      <w:pPr>
        <w:autoSpaceDE w:val="0"/>
        <w:autoSpaceDN w:val="0"/>
        <w:adjustRightInd w:val="0"/>
        <w:spacing w:after="0" w:line="360" w:lineRule="auto"/>
        <w:jc w:val="both"/>
        <w:rPr>
          <w:del w:id="356" w:author="Sousa" w:date="2019-07-30T11:29:00Z"/>
          <w:rFonts w:ascii="Times New Roman" w:eastAsiaTheme="minorHAnsi" w:hAnsi="Times New Roman"/>
          <w:sz w:val="24"/>
          <w:szCs w:val="24"/>
        </w:rPr>
      </w:pPr>
    </w:p>
    <w:p w14:paraId="06AB4BC9" w14:textId="77777777" w:rsidR="00805567" w:rsidRPr="00A04F89" w:rsidDel="008C5918" w:rsidRDefault="00805567">
      <w:pPr>
        <w:autoSpaceDE w:val="0"/>
        <w:autoSpaceDN w:val="0"/>
        <w:adjustRightInd w:val="0"/>
        <w:spacing w:after="0" w:line="360" w:lineRule="auto"/>
        <w:jc w:val="both"/>
        <w:rPr>
          <w:ins w:id="357" w:author="HP" w:date="2019-07-19T18:44:00Z"/>
          <w:del w:id="358" w:author="Sousa" w:date="2019-07-30T11:54:00Z"/>
          <w:rFonts w:ascii="Times New Roman" w:eastAsiaTheme="minorHAnsi" w:hAnsi="Times New Roman"/>
          <w:sz w:val="24"/>
          <w:szCs w:val="24"/>
        </w:rPr>
      </w:pPr>
    </w:p>
    <w:p w14:paraId="687F8600" w14:textId="77777777" w:rsidR="00805567" w:rsidRPr="00A04F89" w:rsidDel="008C5918" w:rsidRDefault="00805567">
      <w:pPr>
        <w:autoSpaceDE w:val="0"/>
        <w:autoSpaceDN w:val="0"/>
        <w:adjustRightInd w:val="0"/>
        <w:spacing w:after="0" w:line="360" w:lineRule="auto"/>
        <w:jc w:val="both"/>
        <w:rPr>
          <w:ins w:id="359" w:author="HP" w:date="2019-07-19T18:44:00Z"/>
          <w:del w:id="360" w:author="Sousa" w:date="2019-07-30T11:54:00Z"/>
          <w:rFonts w:ascii="Times New Roman" w:eastAsiaTheme="minorHAnsi" w:hAnsi="Times New Roman"/>
          <w:sz w:val="24"/>
          <w:szCs w:val="24"/>
        </w:rPr>
      </w:pPr>
    </w:p>
    <w:p w14:paraId="7F449F96" w14:textId="77777777" w:rsidR="00805567" w:rsidRPr="00A04F89" w:rsidDel="008C5918" w:rsidRDefault="00805567">
      <w:pPr>
        <w:autoSpaceDE w:val="0"/>
        <w:autoSpaceDN w:val="0"/>
        <w:adjustRightInd w:val="0"/>
        <w:spacing w:after="0" w:line="360" w:lineRule="auto"/>
        <w:jc w:val="both"/>
        <w:rPr>
          <w:del w:id="361" w:author="Sousa" w:date="2019-07-30T11:54:00Z"/>
          <w:rFonts w:ascii="Times New Roman" w:eastAsiaTheme="minorHAnsi" w:hAnsi="Times New Roman"/>
          <w:sz w:val="24"/>
          <w:szCs w:val="24"/>
        </w:rPr>
      </w:pPr>
    </w:p>
    <w:p w14:paraId="2CB5737E" w14:textId="02746A39" w:rsidR="00523BC5" w:rsidRDefault="00523BC5">
      <w:pPr>
        <w:pStyle w:val="Cabealho1"/>
        <w:rPr>
          <w:ins w:id="362" w:author="Sousa" w:date="2019-08-04T19:12:00Z"/>
        </w:rPr>
        <w:pPrChange w:id="363" w:author="Sousa" w:date="2019-08-04T18:41:00Z">
          <w:pPr>
            <w:spacing w:line="360" w:lineRule="auto"/>
            <w:jc w:val="both"/>
          </w:pPr>
        </w:pPrChange>
      </w:pPr>
      <w:bookmarkStart w:id="364" w:name="_Toc15836583"/>
      <w:bookmarkStart w:id="365" w:name="_Toc20366967"/>
      <w:ins w:id="366" w:author="Sousa" w:date="2019-08-04T19:12:00Z">
        <w:r w:rsidRPr="00523BC5">
          <w:rPr>
            <w:rFonts w:ascii="Times New Roman" w:hAnsi="Times New Roman" w:cs="Times New Roman"/>
            <w:b/>
            <w:color w:val="auto"/>
            <w:sz w:val="24"/>
            <w:szCs w:val="24"/>
            <w:rPrChange w:id="367" w:author="Sousa" w:date="2019-08-04T19:12:00Z">
              <w:rPr>
                <w:rFonts w:ascii="Times New Roman" w:hAnsi="Times New Roman"/>
                <w:sz w:val="24"/>
                <w:szCs w:val="24"/>
              </w:rPr>
            </w:rPrChange>
          </w:rPr>
          <w:t>3</w:t>
        </w:r>
      </w:ins>
      <w:del w:id="368" w:author="Sousa" w:date="2019-08-04T19:12:00Z">
        <w:r w:rsidR="00BF27C9" w:rsidRPr="00523BC5" w:rsidDel="00523BC5">
          <w:rPr>
            <w:rFonts w:ascii="Times New Roman" w:hAnsi="Times New Roman" w:cs="Times New Roman"/>
            <w:b/>
            <w:color w:val="auto"/>
            <w:sz w:val="24"/>
            <w:szCs w:val="24"/>
            <w:rPrChange w:id="369" w:author="Sousa" w:date="2019-08-04T19:12:00Z">
              <w:rPr/>
            </w:rPrChange>
          </w:rPr>
          <w:delText>2</w:delText>
        </w:r>
      </w:del>
      <w:r w:rsidR="00BF27C9" w:rsidRPr="00523BC5">
        <w:rPr>
          <w:rFonts w:ascii="Times New Roman" w:hAnsi="Times New Roman" w:cs="Times New Roman"/>
          <w:b/>
          <w:color w:val="auto"/>
          <w:sz w:val="24"/>
          <w:szCs w:val="24"/>
          <w:rPrChange w:id="370" w:author="Sousa" w:date="2019-08-04T19:12:00Z">
            <w:rPr/>
          </w:rPrChange>
        </w:rPr>
        <w:t>.</w:t>
      </w:r>
      <w:ins w:id="371" w:author="Sousa" w:date="2019-08-04T19:24:00Z">
        <w:r w:rsidR="00CD0B9A">
          <w:rPr>
            <w:rFonts w:ascii="Times New Roman" w:hAnsi="Times New Roman" w:cs="Times New Roman"/>
            <w:b/>
            <w:color w:val="auto"/>
            <w:sz w:val="24"/>
            <w:szCs w:val="24"/>
          </w:rPr>
          <w:t>4</w:t>
        </w:r>
      </w:ins>
      <w:del w:id="372" w:author="Sousa" w:date="2019-08-04T19:24:00Z">
        <w:r w:rsidR="00BF27C9" w:rsidRPr="00523BC5" w:rsidDel="00CD0B9A">
          <w:rPr>
            <w:rFonts w:ascii="Times New Roman" w:hAnsi="Times New Roman" w:cs="Times New Roman"/>
            <w:b/>
            <w:color w:val="auto"/>
            <w:sz w:val="24"/>
            <w:szCs w:val="24"/>
            <w:rPrChange w:id="373" w:author="Sousa" w:date="2019-08-04T19:12:00Z">
              <w:rPr/>
            </w:rPrChange>
          </w:rPr>
          <w:delText>3</w:delText>
        </w:r>
      </w:del>
      <w:r w:rsidR="00BF27C9" w:rsidRPr="00523BC5">
        <w:rPr>
          <w:rFonts w:ascii="Times New Roman" w:hAnsi="Times New Roman" w:cs="Times New Roman"/>
          <w:b/>
          <w:color w:val="auto"/>
          <w:sz w:val="24"/>
          <w:szCs w:val="24"/>
          <w:rPrChange w:id="374" w:author="Sousa" w:date="2019-08-04T19:12:00Z">
            <w:rPr/>
          </w:rPrChange>
        </w:rPr>
        <w:t xml:space="preserve">. </w:t>
      </w:r>
      <w:r w:rsidR="00B36A61" w:rsidRPr="00523BC5">
        <w:rPr>
          <w:rFonts w:ascii="Times New Roman" w:hAnsi="Times New Roman" w:cs="Times New Roman"/>
          <w:b/>
          <w:color w:val="auto"/>
          <w:sz w:val="24"/>
          <w:szCs w:val="24"/>
          <w:rPrChange w:id="375" w:author="Sousa" w:date="2019-08-04T19:12:00Z">
            <w:rPr/>
          </w:rPrChange>
        </w:rPr>
        <w:t>E</w:t>
      </w:r>
      <w:r w:rsidR="00BF27C9" w:rsidRPr="00523BC5">
        <w:rPr>
          <w:rFonts w:ascii="Times New Roman" w:hAnsi="Times New Roman" w:cs="Times New Roman"/>
          <w:b/>
          <w:color w:val="auto"/>
          <w:sz w:val="24"/>
          <w:szCs w:val="24"/>
          <w:rPrChange w:id="376" w:author="Sousa" w:date="2019-08-04T19:12:00Z">
            <w:rPr/>
          </w:rPrChange>
        </w:rPr>
        <w:t>ducação em Moçambique</w:t>
      </w:r>
      <w:bookmarkEnd w:id="364"/>
      <w:bookmarkEnd w:id="365"/>
    </w:p>
    <w:p w14:paraId="599D4849" w14:textId="7C74ED02" w:rsidR="00B4533B" w:rsidRPr="00523BC5" w:rsidRDefault="00C222A2">
      <w:pPr>
        <w:pStyle w:val="SemEspaamento"/>
        <w:rPr>
          <w:rFonts w:ascii="Times New Roman" w:hAnsi="Times New Roman"/>
          <w:sz w:val="24"/>
          <w:szCs w:val="24"/>
          <w:rPrChange w:id="377" w:author="Sousa" w:date="2019-08-04T19:12:00Z">
            <w:rPr>
              <w:vertAlign w:val="superscript"/>
            </w:rPr>
          </w:rPrChange>
        </w:rPr>
        <w:pPrChange w:id="378" w:author="Sousa" w:date="2019-08-04T19:12:00Z">
          <w:pPr>
            <w:spacing w:line="360" w:lineRule="auto"/>
            <w:jc w:val="both"/>
          </w:pPr>
        </w:pPrChange>
      </w:pPr>
      <w:commentRangeStart w:id="379"/>
      <w:del w:id="380" w:author="Sousa" w:date="2019-07-30T11:29:00Z">
        <w:r w:rsidRPr="00523BC5" w:rsidDel="00997B1B">
          <w:rPr>
            <w:rPrChange w:id="381" w:author="Sousa" w:date="2019-08-04T19:12:00Z">
              <w:rPr>
                <w:rStyle w:val="Refdenotaderodap"/>
                <w:rFonts w:ascii="Times New Roman" w:hAnsi="Times New Roman"/>
                <w:b/>
                <w:sz w:val="24"/>
                <w:szCs w:val="24"/>
              </w:rPr>
            </w:rPrChange>
          </w:rPr>
          <w:footnoteReference w:id="1"/>
        </w:r>
        <w:commentRangeEnd w:id="379"/>
        <w:r w:rsidR="00B8637B" w:rsidRPr="00523BC5" w:rsidDel="00997B1B">
          <w:rPr>
            <w:rPrChange w:id="393" w:author="Sousa" w:date="2019-08-04T19:12:00Z">
              <w:rPr>
                <w:rStyle w:val="Refdecomentrio"/>
              </w:rPr>
            </w:rPrChange>
          </w:rPr>
          <w:commentReference w:id="379"/>
        </w:r>
      </w:del>
    </w:p>
    <w:p w14:paraId="01EB0060" w14:textId="17AD9DC2" w:rsidR="00B4533B" w:rsidRPr="00A04F89" w:rsidRDefault="00B4533B" w:rsidP="00526D00">
      <w:pPr>
        <w:spacing w:line="360" w:lineRule="auto"/>
        <w:jc w:val="both"/>
        <w:rPr>
          <w:rFonts w:ascii="Times New Roman" w:hAnsi="Times New Roman"/>
          <w:sz w:val="24"/>
          <w:szCs w:val="24"/>
        </w:rPr>
      </w:pPr>
      <w:r w:rsidRPr="00276E99">
        <w:rPr>
          <w:rFonts w:ascii="Times New Roman" w:hAnsi="Times New Roman"/>
          <w:sz w:val="24"/>
          <w:szCs w:val="24"/>
        </w:rPr>
        <w:t xml:space="preserve">O </w:t>
      </w:r>
      <w:ins w:id="394" w:author="HP" w:date="2019-07-19T18:34:00Z">
        <w:r w:rsidR="00B8637B" w:rsidRPr="00AC1CD6">
          <w:rPr>
            <w:rFonts w:ascii="Times New Roman" w:hAnsi="Times New Roman"/>
            <w:sz w:val="24"/>
            <w:szCs w:val="24"/>
          </w:rPr>
          <w:t>S</w:t>
        </w:r>
      </w:ins>
      <w:del w:id="395" w:author="HP" w:date="2019-07-19T18:34:00Z">
        <w:r w:rsidRPr="00A04F89" w:rsidDel="00B8637B">
          <w:rPr>
            <w:rFonts w:ascii="Times New Roman" w:hAnsi="Times New Roman"/>
            <w:sz w:val="24"/>
            <w:szCs w:val="24"/>
          </w:rPr>
          <w:delText>s</w:delText>
        </w:r>
      </w:del>
      <w:r w:rsidRPr="00A04F89">
        <w:rPr>
          <w:rFonts w:ascii="Times New Roman" w:hAnsi="Times New Roman"/>
          <w:sz w:val="24"/>
          <w:szCs w:val="24"/>
        </w:rPr>
        <w:t xml:space="preserve">istema </w:t>
      </w:r>
      <w:ins w:id="396" w:author="HP" w:date="2019-07-19T18:34:00Z">
        <w:r w:rsidR="00B8637B" w:rsidRPr="00A04F89">
          <w:rPr>
            <w:rFonts w:ascii="Times New Roman" w:hAnsi="Times New Roman"/>
            <w:sz w:val="24"/>
            <w:szCs w:val="24"/>
          </w:rPr>
          <w:t>N</w:t>
        </w:r>
      </w:ins>
      <w:del w:id="397" w:author="HP" w:date="2019-07-19T18:34:00Z">
        <w:r w:rsidRPr="00A04F89" w:rsidDel="00B8637B">
          <w:rPr>
            <w:rFonts w:ascii="Times New Roman" w:hAnsi="Times New Roman"/>
            <w:sz w:val="24"/>
            <w:szCs w:val="24"/>
          </w:rPr>
          <w:delText>n</w:delText>
        </w:r>
      </w:del>
      <w:r w:rsidRPr="00A04F89">
        <w:rPr>
          <w:rFonts w:ascii="Times New Roman" w:hAnsi="Times New Roman"/>
          <w:sz w:val="24"/>
          <w:szCs w:val="24"/>
        </w:rPr>
        <w:t xml:space="preserve">acional </w:t>
      </w:r>
      <w:ins w:id="398" w:author="HP" w:date="2019-07-19T18:34:00Z">
        <w:r w:rsidR="00B8637B" w:rsidRPr="00A04F89">
          <w:rPr>
            <w:rFonts w:ascii="Times New Roman" w:hAnsi="Times New Roman"/>
            <w:sz w:val="24"/>
            <w:szCs w:val="24"/>
          </w:rPr>
          <w:t>de E</w:t>
        </w:r>
      </w:ins>
      <w:del w:id="399" w:author="HP" w:date="2019-07-19T18:34:00Z">
        <w:r w:rsidR="00526D00" w:rsidRPr="00A04F89" w:rsidDel="00B8637B">
          <w:rPr>
            <w:rFonts w:ascii="Times New Roman" w:hAnsi="Times New Roman"/>
            <w:sz w:val="24"/>
            <w:szCs w:val="24"/>
          </w:rPr>
          <w:delText>e</w:delText>
        </w:r>
      </w:del>
      <w:r w:rsidR="00526D00" w:rsidRPr="00A04F89">
        <w:rPr>
          <w:rFonts w:ascii="Times New Roman" w:hAnsi="Times New Roman"/>
          <w:sz w:val="24"/>
          <w:szCs w:val="24"/>
        </w:rPr>
        <w:t>ducação</w:t>
      </w:r>
      <w:r w:rsidRPr="00A04F89">
        <w:rPr>
          <w:rFonts w:ascii="Times New Roman" w:hAnsi="Times New Roman"/>
          <w:sz w:val="24"/>
          <w:szCs w:val="24"/>
        </w:rPr>
        <w:t xml:space="preserve"> </w:t>
      </w:r>
      <w:ins w:id="400" w:author="HP" w:date="2019-07-19T18:34:00Z">
        <w:r w:rsidR="00B8637B" w:rsidRPr="00A04F89">
          <w:rPr>
            <w:rFonts w:ascii="Times New Roman" w:hAnsi="Times New Roman"/>
            <w:sz w:val="24"/>
            <w:szCs w:val="24"/>
          </w:rPr>
          <w:t>(</w:t>
        </w:r>
      </w:ins>
      <w:r w:rsidRPr="00A04F89">
        <w:rPr>
          <w:rFonts w:ascii="Times New Roman" w:hAnsi="Times New Roman"/>
          <w:sz w:val="24"/>
          <w:szCs w:val="24"/>
        </w:rPr>
        <w:t>SNE</w:t>
      </w:r>
      <w:ins w:id="401" w:author="HP" w:date="2019-07-19T18:34:00Z">
        <w:r w:rsidR="00B8637B" w:rsidRPr="00A04F89">
          <w:rPr>
            <w:rFonts w:ascii="Times New Roman" w:hAnsi="Times New Roman"/>
            <w:sz w:val="24"/>
            <w:szCs w:val="24"/>
          </w:rPr>
          <w:t>)</w:t>
        </w:r>
      </w:ins>
      <w:r w:rsidRPr="00A04F89">
        <w:rPr>
          <w:rFonts w:ascii="Times New Roman" w:hAnsi="Times New Roman"/>
          <w:sz w:val="24"/>
          <w:szCs w:val="24"/>
        </w:rPr>
        <w:t xml:space="preserve"> de </w:t>
      </w:r>
      <w:r w:rsidR="00526D00" w:rsidRPr="00A04F89">
        <w:rPr>
          <w:rFonts w:ascii="Times New Roman" w:hAnsi="Times New Roman"/>
          <w:sz w:val="24"/>
          <w:szCs w:val="24"/>
        </w:rPr>
        <w:t>Moçambique</w:t>
      </w:r>
      <w:r w:rsidRPr="00A04F89">
        <w:rPr>
          <w:rFonts w:ascii="Times New Roman" w:hAnsi="Times New Roman"/>
          <w:sz w:val="24"/>
          <w:szCs w:val="24"/>
        </w:rPr>
        <w:t xml:space="preserve"> teve a sua p</w:t>
      </w:r>
      <w:r w:rsidR="00526D00" w:rsidRPr="00A04F89">
        <w:rPr>
          <w:rFonts w:ascii="Times New Roman" w:hAnsi="Times New Roman"/>
          <w:sz w:val="24"/>
          <w:szCs w:val="24"/>
        </w:rPr>
        <w:t>rimeira versão publicada em Març</w:t>
      </w:r>
      <w:r w:rsidRPr="00A04F89">
        <w:rPr>
          <w:rFonts w:ascii="Times New Roman" w:hAnsi="Times New Roman"/>
          <w:sz w:val="24"/>
          <w:szCs w:val="24"/>
        </w:rPr>
        <w:t xml:space="preserve">o de 1983, assinada pelo presidente Samora </w:t>
      </w:r>
      <w:r w:rsidR="00526D00" w:rsidRPr="00A04F89">
        <w:rPr>
          <w:rFonts w:ascii="Times New Roman" w:hAnsi="Times New Roman"/>
          <w:sz w:val="24"/>
          <w:szCs w:val="24"/>
        </w:rPr>
        <w:t>Moisés</w:t>
      </w:r>
      <w:r w:rsidRPr="00A04F89">
        <w:rPr>
          <w:rFonts w:ascii="Times New Roman" w:hAnsi="Times New Roman"/>
          <w:sz w:val="24"/>
          <w:szCs w:val="24"/>
        </w:rPr>
        <w:t xml:space="preserve"> Machel </w:t>
      </w:r>
      <w:r w:rsidR="00526D00" w:rsidRPr="00A04F89">
        <w:rPr>
          <w:rFonts w:ascii="Times New Roman" w:hAnsi="Times New Roman"/>
          <w:sz w:val="24"/>
          <w:szCs w:val="24"/>
        </w:rPr>
        <w:t>através</w:t>
      </w:r>
      <w:r w:rsidRPr="00A04F89">
        <w:rPr>
          <w:rFonts w:ascii="Times New Roman" w:hAnsi="Times New Roman"/>
          <w:sz w:val="24"/>
          <w:szCs w:val="24"/>
        </w:rPr>
        <w:t xml:space="preserve"> da lei 04/83. A segunda versão foi publicada em 06 de Maio de 1992, assinada pelo presidente Joaquim Alberto Chissano </w:t>
      </w:r>
      <w:r w:rsidR="00526D00" w:rsidRPr="00A04F89">
        <w:rPr>
          <w:rFonts w:ascii="Times New Roman" w:hAnsi="Times New Roman"/>
          <w:sz w:val="24"/>
          <w:szCs w:val="24"/>
        </w:rPr>
        <w:t>através</w:t>
      </w:r>
      <w:r w:rsidRPr="00A04F89">
        <w:rPr>
          <w:rFonts w:ascii="Times New Roman" w:hAnsi="Times New Roman"/>
          <w:sz w:val="24"/>
          <w:szCs w:val="24"/>
        </w:rPr>
        <w:t xml:space="preserve"> da lei 06/92, alterando a anterior</w:t>
      </w:r>
      <w:r w:rsidR="00C222A2" w:rsidRPr="00A04F89">
        <w:rPr>
          <w:rFonts w:ascii="Times New Roman" w:hAnsi="Times New Roman"/>
          <w:sz w:val="24"/>
          <w:szCs w:val="24"/>
        </w:rPr>
        <w:t>.</w:t>
      </w:r>
      <w:ins w:id="402" w:author="HP" w:date="2019-07-19T18:34:00Z">
        <w:r w:rsidR="00B8637B" w:rsidRPr="00A04F89">
          <w:rPr>
            <w:rFonts w:ascii="Times New Roman" w:hAnsi="Times New Roman"/>
            <w:sz w:val="24"/>
            <w:szCs w:val="24"/>
          </w:rPr>
          <w:t xml:space="preserve"> (</w:t>
        </w:r>
      </w:ins>
      <w:ins w:id="403" w:author="Sousa" w:date="2019-07-29T09:02:00Z">
        <w:r w:rsidR="00EB617E" w:rsidRPr="00A04F89">
          <w:rPr>
            <w:rFonts w:ascii="Times New Roman" w:hAnsi="Times New Roman"/>
            <w:sz w:val="24"/>
            <w:szCs w:val="24"/>
          </w:rPr>
          <w:t>NERI, 2013</w:t>
        </w:r>
      </w:ins>
      <w:ins w:id="404" w:author="Sousa" w:date="2019-07-31T14:15:00Z">
        <w:r w:rsidR="003E28B3" w:rsidRPr="00A04F89">
          <w:rPr>
            <w:rFonts w:ascii="Times New Roman" w:hAnsi="Times New Roman"/>
            <w:sz w:val="24"/>
            <w:szCs w:val="24"/>
          </w:rPr>
          <w:t>, p</w:t>
        </w:r>
        <w:r w:rsidR="00E577A6" w:rsidRPr="00A04F89">
          <w:rPr>
            <w:rFonts w:ascii="Times New Roman" w:hAnsi="Times New Roman"/>
            <w:sz w:val="24"/>
            <w:szCs w:val="24"/>
          </w:rPr>
          <w:t>.1</w:t>
        </w:r>
      </w:ins>
      <w:ins w:id="405" w:author="HP" w:date="2019-07-19T18:34:00Z">
        <w:del w:id="406" w:author="Sousa" w:date="2019-07-29T09:02:00Z">
          <w:r w:rsidR="00B8637B" w:rsidRPr="00A04F89" w:rsidDel="00EB617E">
            <w:rPr>
              <w:rFonts w:ascii="Times New Roman" w:hAnsi="Times New Roman"/>
              <w:sz w:val="24"/>
              <w:szCs w:val="24"/>
            </w:rPr>
            <w:delText>Indicar a fonte</w:delText>
          </w:r>
        </w:del>
        <w:r w:rsidR="00B8637B" w:rsidRPr="00A04F89">
          <w:rPr>
            <w:rFonts w:ascii="Times New Roman" w:hAnsi="Times New Roman"/>
            <w:sz w:val="24"/>
            <w:szCs w:val="24"/>
          </w:rPr>
          <w:t>)</w:t>
        </w:r>
      </w:ins>
      <w:ins w:id="407" w:author="Sousa" w:date="2019-07-29T09:03:00Z">
        <w:r w:rsidR="00731419" w:rsidRPr="00A04F89">
          <w:rPr>
            <w:rFonts w:ascii="Times New Roman" w:hAnsi="Times New Roman"/>
            <w:sz w:val="24"/>
            <w:szCs w:val="24"/>
          </w:rPr>
          <w:t>.</w:t>
        </w:r>
      </w:ins>
    </w:p>
    <w:p w14:paraId="2F7A0CE9" w14:textId="01B3E7A9" w:rsidR="00B4533B" w:rsidRPr="00A04F89" w:rsidDel="00E577A6" w:rsidRDefault="00B4533B" w:rsidP="00526D00">
      <w:pPr>
        <w:spacing w:line="360" w:lineRule="auto"/>
        <w:jc w:val="both"/>
        <w:rPr>
          <w:del w:id="408" w:author="Sousa" w:date="2019-07-31T14:14:00Z"/>
          <w:rFonts w:ascii="Times New Roman" w:hAnsi="Times New Roman"/>
          <w:sz w:val="24"/>
          <w:szCs w:val="24"/>
        </w:rPr>
      </w:pPr>
      <w:r w:rsidRPr="00A04F89">
        <w:rPr>
          <w:rFonts w:ascii="Times New Roman" w:hAnsi="Times New Roman"/>
          <w:sz w:val="24"/>
          <w:szCs w:val="24"/>
        </w:rPr>
        <w:t xml:space="preserve">A primeira versão do SNE </w:t>
      </w:r>
      <w:r w:rsidR="00526D00" w:rsidRPr="00A04F89">
        <w:rPr>
          <w:rFonts w:ascii="Times New Roman" w:hAnsi="Times New Roman"/>
          <w:sz w:val="24"/>
          <w:szCs w:val="24"/>
        </w:rPr>
        <w:t>determinava</w:t>
      </w:r>
      <w:r w:rsidRPr="00A04F89">
        <w:rPr>
          <w:rFonts w:ascii="Times New Roman" w:hAnsi="Times New Roman"/>
          <w:sz w:val="24"/>
          <w:szCs w:val="24"/>
        </w:rPr>
        <w:t xml:space="preserve"> que as crianças moçambicanas que completassem sete anos de idade obrigatoriamente deveriam se matriculadas na 1ª classe. na se</w:t>
      </w:r>
      <w:r w:rsidR="002B3DA8">
        <w:rPr>
          <w:rFonts w:ascii="Times New Roman" w:hAnsi="Times New Roman"/>
          <w:sz w:val="24"/>
          <w:szCs w:val="24"/>
        </w:rPr>
        <w:t>gunda versão a idade para que</w:t>
      </w:r>
      <w:r w:rsidRPr="00A04F89">
        <w:rPr>
          <w:rFonts w:ascii="Times New Roman" w:hAnsi="Times New Roman"/>
          <w:sz w:val="24"/>
          <w:szCs w:val="24"/>
        </w:rPr>
        <w:t xml:space="preserve"> ingressem no </w:t>
      </w:r>
      <w:r w:rsidR="00526D00" w:rsidRPr="00A04F89">
        <w:rPr>
          <w:rFonts w:ascii="Times New Roman" w:hAnsi="Times New Roman"/>
          <w:sz w:val="24"/>
          <w:szCs w:val="24"/>
        </w:rPr>
        <w:t>ensino obrigatório</w:t>
      </w:r>
      <w:r w:rsidRPr="00A04F89">
        <w:rPr>
          <w:rFonts w:ascii="Times New Roman" w:hAnsi="Times New Roman"/>
          <w:sz w:val="24"/>
          <w:szCs w:val="24"/>
        </w:rPr>
        <w:t xml:space="preserve"> passou de sete anos para seis a</w:t>
      </w:r>
      <w:r w:rsidR="002B3DA8">
        <w:rPr>
          <w:rFonts w:ascii="Times New Roman" w:hAnsi="Times New Roman"/>
          <w:sz w:val="24"/>
          <w:szCs w:val="24"/>
        </w:rPr>
        <w:t>nos. O conselho de ministros</w:t>
      </w:r>
      <w:r w:rsidRPr="00A04F89">
        <w:rPr>
          <w:rFonts w:ascii="Times New Roman" w:hAnsi="Times New Roman"/>
          <w:sz w:val="24"/>
          <w:szCs w:val="24"/>
        </w:rPr>
        <w:t xml:space="preserve"> determina o ritmo de implementação da escolaridade obrigatória, de acordo com o desenvolvimento </w:t>
      </w:r>
      <w:r w:rsidR="00526D00" w:rsidRPr="00A04F89">
        <w:rPr>
          <w:rFonts w:ascii="Times New Roman" w:hAnsi="Times New Roman"/>
          <w:sz w:val="24"/>
          <w:szCs w:val="24"/>
        </w:rPr>
        <w:t>socioeconómico</w:t>
      </w:r>
      <w:r w:rsidRPr="00A04F89">
        <w:rPr>
          <w:rFonts w:ascii="Times New Roman" w:hAnsi="Times New Roman"/>
          <w:sz w:val="24"/>
          <w:szCs w:val="24"/>
        </w:rPr>
        <w:t xml:space="preserve"> do país</w:t>
      </w:r>
      <w:ins w:id="409" w:author="Sousa" w:date="2019-07-31T14:14:00Z">
        <w:r w:rsidR="00E577A6" w:rsidRPr="00A04F89">
          <w:rPr>
            <w:rFonts w:ascii="Times New Roman" w:hAnsi="Times New Roman"/>
            <w:sz w:val="24"/>
            <w:szCs w:val="24"/>
          </w:rPr>
          <w:t xml:space="preserve"> (idem</w:t>
        </w:r>
      </w:ins>
      <w:del w:id="410" w:author="Sousa" w:date="2019-07-31T14:14:00Z">
        <w:r w:rsidRPr="00A04F89" w:rsidDel="00E577A6">
          <w:rPr>
            <w:rFonts w:ascii="Times New Roman" w:hAnsi="Times New Roman"/>
            <w:sz w:val="24"/>
            <w:szCs w:val="24"/>
          </w:rPr>
          <w:delText>.</w:delText>
        </w:r>
      </w:del>
    </w:p>
    <w:p w14:paraId="7963C950" w14:textId="3DA56D0D" w:rsidR="00E577A6" w:rsidRPr="00A04F89" w:rsidRDefault="00E577A6" w:rsidP="00526D00">
      <w:pPr>
        <w:spacing w:line="360" w:lineRule="auto"/>
        <w:jc w:val="both"/>
        <w:rPr>
          <w:ins w:id="411" w:author="Sousa" w:date="2019-07-31T14:14:00Z"/>
          <w:rFonts w:ascii="Times New Roman" w:hAnsi="Times New Roman"/>
          <w:sz w:val="24"/>
          <w:szCs w:val="24"/>
        </w:rPr>
      </w:pPr>
      <w:ins w:id="412" w:author="Sousa" w:date="2019-07-31T14:14:00Z">
        <w:r w:rsidRPr="00A04F89">
          <w:rPr>
            <w:rFonts w:ascii="Times New Roman" w:hAnsi="Times New Roman"/>
            <w:sz w:val="24"/>
            <w:szCs w:val="24"/>
          </w:rPr>
          <w:t>)</w:t>
        </w:r>
      </w:ins>
      <w:r w:rsidR="00FC32E4">
        <w:rPr>
          <w:rFonts w:ascii="Times New Roman" w:hAnsi="Times New Roman"/>
          <w:sz w:val="24"/>
          <w:szCs w:val="24"/>
        </w:rPr>
        <w:t>.</w:t>
      </w:r>
    </w:p>
    <w:p w14:paraId="784E1CA9" w14:textId="2EFD8EE2" w:rsidR="00B4533B" w:rsidRPr="00A04F89" w:rsidRDefault="00FC32E4" w:rsidP="00526D00">
      <w:pPr>
        <w:spacing w:line="360" w:lineRule="auto"/>
        <w:jc w:val="both"/>
        <w:rPr>
          <w:rFonts w:ascii="Times New Roman" w:hAnsi="Times New Roman"/>
          <w:sz w:val="24"/>
          <w:szCs w:val="24"/>
        </w:rPr>
      </w:pPr>
      <w:r>
        <w:rPr>
          <w:rFonts w:ascii="Times New Roman" w:hAnsi="Times New Roman"/>
          <w:sz w:val="24"/>
          <w:szCs w:val="24"/>
        </w:rPr>
        <w:t>Ainda segundo o autor, o</w:t>
      </w:r>
      <w:r w:rsidR="00B4533B" w:rsidRPr="00A04F89">
        <w:rPr>
          <w:rFonts w:ascii="Times New Roman" w:hAnsi="Times New Roman"/>
          <w:sz w:val="24"/>
          <w:szCs w:val="24"/>
        </w:rPr>
        <w:t xml:space="preserve"> SNE estrutura-se em três modalidades de ensino, quais sejam:</w:t>
      </w:r>
    </w:p>
    <w:p w14:paraId="67AE8451" w14:textId="77777777" w:rsidR="00B4533B" w:rsidRPr="00A04F89" w:rsidRDefault="00B4533B" w:rsidP="00526D00">
      <w:pPr>
        <w:pStyle w:val="PargrafodaLista"/>
        <w:numPr>
          <w:ilvl w:val="0"/>
          <w:numId w:val="8"/>
        </w:numPr>
        <w:spacing w:line="360" w:lineRule="auto"/>
        <w:jc w:val="both"/>
        <w:rPr>
          <w:rFonts w:ascii="Times New Roman" w:hAnsi="Times New Roman"/>
          <w:sz w:val="24"/>
          <w:szCs w:val="24"/>
        </w:rPr>
      </w:pPr>
      <w:r w:rsidRPr="00A04F89">
        <w:rPr>
          <w:rFonts w:ascii="Times New Roman" w:hAnsi="Times New Roman"/>
          <w:sz w:val="24"/>
          <w:szCs w:val="24"/>
        </w:rPr>
        <w:t xml:space="preserve">Ensino </w:t>
      </w:r>
      <w:r w:rsidR="00526D00" w:rsidRPr="00A04F89">
        <w:rPr>
          <w:rFonts w:ascii="Times New Roman" w:hAnsi="Times New Roman"/>
          <w:sz w:val="24"/>
          <w:szCs w:val="24"/>
        </w:rPr>
        <w:t>pré-escolar</w:t>
      </w:r>
      <w:r w:rsidRPr="00A04F89">
        <w:rPr>
          <w:rFonts w:ascii="Times New Roman" w:hAnsi="Times New Roman"/>
          <w:sz w:val="24"/>
          <w:szCs w:val="24"/>
        </w:rPr>
        <w:t>: realizado em creches e jardins de infância para crianças com idade inferior a seis anos, antes a lei determinava inferioridade de sete anos.</w:t>
      </w:r>
    </w:p>
    <w:p w14:paraId="2D16FA42" w14:textId="77777777" w:rsidR="00B4533B" w:rsidRPr="00A04F89" w:rsidRDefault="00B4533B" w:rsidP="00526D00">
      <w:pPr>
        <w:pStyle w:val="PargrafodaLista"/>
        <w:numPr>
          <w:ilvl w:val="0"/>
          <w:numId w:val="8"/>
        </w:numPr>
        <w:spacing w:line="360" w:lineRule="auto"/>
        <w:jc w:val="both"/>
        <w:rPr>
          <w:rFonts w:ascii="Times New Roman" w:hAnsi="Times New Roman"/>
          <w:sz w:val="24"/>
          <w:szCs w:val="24"/>
        </w:rPr>
      </w:pPr>
      <w:r w:rsidRPr="00A04F89">
        <w:rPr>
          <w:rFonts w:ascii="Times New Roman" w:hAnsi="Times New Roman"/>
          <w:sz w:val="24"/>
          <w:szCs w:val="24"/>
        </w:rPr>
        <w:t xml:space="preserve">Ensino Escolar: ensino gera; ensino </w:t>
      </w:r>
      <w:r w:rsidR="00526D00" w:rsidRPr="00A04F89">
        <w:rPr>
          <w:rFonts w:ascii="Times New Roman" w:hAnsi="Times New Roman"/>
          <w:sz w:val="24"/>
          <w:szCs w:val="24"/>
        </w:rPr>
        <w:t>técnico-profissional</w:t>
      </w:r>
      <w:r w:rsidRPr="00A04F89">
        <w:rPr>
          <w:rFonts w:ascii="Times New Roman" w:hAnsi="Times New Roman"/>
          <w:sz w:val="24"/>
          <w:szCs w:val="24"/>
        </w:rPr>
        <w:t xml:space="preserve"> e ensino superior</w:t>
      </w:r>
    </w:p>
    <w:p w14:paraId="658B7FDB" w14:textId="1F28AF2A" w:rsidR="00B4533B" w:rsidRPr="00A04F89" w:rsidRDefault="00B4533B" w:rsidP="00526D00">
      <w:pPr>
        <w:spacing w:line="360" w:lineRule="auto"/>
        <w:jc w:val="both"/>
        <w:rPr>
          <w:rFonts w:ascii="Times New Roman" w:hAnsi="Times New Roman"/>
          <w:sz w:val="24"/>
          <w:szCs w:val="24"/>
        </w:rPr>
      </w:pPr>
      <w:r w:rsidRPr="00A04F89">
        <w:rPr>
          <w:rFonts w:ascii="Times New Roman" w:hAnsi="Times New Roman"/>
          <w:sz w:val="24"/>
          <w:szCs w:val="24"/>
        </w:rPr>
        <w:lastRenderedPageBreak/>
        <w:t xml:space="preserve">O </w:t>
      </w:r>
      <w:r w:rsidRPr="00A04F89">
        <w:rPr>
          <w:rFonts w:ascii="Times New Roman" w:hAnsi="Times New Roman"/>
          <w:b/>
          <w:sz w:val="24"/>
          <w:szCs w:val="24"/>
        </w:rPr>
        <w:t>ensino geral</w:t>
      </w:r>
      <w:r w:rsidRPr="00A04F89">
        <w:rPr>
          <w:rFonts w:ascii="Times New Roman" w:hAnsi="Times New Roman"/>
          <w:sz w:val="24"/>
          <w:szCs w:val="24"/>
        </w:rPr>
        <w:t xml:space="preserve"> é o eixo central do SNE e compreende dois níveis, sendo frequentado a partir do ano lec</w:t>
      </w:r>
      <w:r w:rsidR="00FC32E4">
        <w:rPr>
          <w:rFonts w:ascii="Times New Roman" w:hAnsi="Times New Roman"/>
          <w:sz w:val="24"/>
          <w:szCs w:val="24"/>
        </w:rPr>
        <w:t xml:space="preserve">tivo em que completam seis anos (idem). </w:t>
      </w:r>
    </w:p>
    <w:p w14:paraId="33B4D225" w14:textId="691AEA4C" w:rsidR="00B4533B" w:rsidRPr="00A04F89" w:rsidRDefault="00B4533B" w:rsidP="00526D00">
      <w:pPr>
        <w:spacing w:line="360" w:lineRule="auto"/>
        <w:jc w:val="both"/>
        <w:rPr>
          <w:rFonts w:ascii="Times New Roman" w:hAnsi="Times New Roman"/>
          <w:sz w:val="24"/>
          <w:szCs w:val="24"/>
        </w:rPr>
      </w:pPr>
      <w:r w:rsidRPr="00A04F89">
        <w:rPr>
          <w:rFonts w:ascii="Times New Roman" w:hAnsi="Times New Roman"/>
          <w:sz w:val="24"/>
          <w:szCs w:val="24"/>
        </w:rPr>
        <w:t xml:space="preserve">Primário: prepara os alunos para o sucesso ao ensino </w:t>
      </w:r>
      <w:r w:rsidR="00526D00" w:rsidRPr="00A04F89">
        <w:rPr>
          <w:rFonts w:ascii="Times New Roman" w:hAnsi="Times New Roman"/>
          <w:sz w:val="24"/>
          <w:szCs w:val="24"/>
        </w:rPr>
        <w:t>secundário</w:t>
      </w:r>
      <w:r w:rsidRPr="00A04F89">
        <w:rPr>
          <w:rFonts w:ascii="Times New Roman" w:hAnsi="Times New Roman"/>
          <w:sz w:val="24"/>
          <w:szCs w:val="24"/>
        </w:rPr>
        <w:t xml:space="preserve"> e compreende as setes </w:t>
      </w:r>
      <w:r w:rsidR="00526D00" w:rsidRPr="00A04F89">
        <w:rPr>
          <w:rFonts w:ascii="Times New Roman" w:hAnsi="Times New Roman"/>
          <w:sz w:val="24"/>
          <w:szCs w:val="24"/>
        </w:rPr>
        <w:t>primeiras</w:t>
      </w:r>
      <w:r w:rsidRPr="00A04F89">
        <w:rPr>
          <w:rFonts w:ascii="Times New Roman" w:hAnsi="Times New Roman"/>
          <w:sz w:val="24"/>
          <w:szCs w:val="24"/>
        </w:rPr>
        <w:t xml:space="preserve"> classes, subdivididas em dois graus, </w:t>
      </w:r>
      <w:r w:rsidR="00526D00" w:rsidRPr="00A04F89">
        <w:rPr>
          <w:rFonts w:ascii="Times New Roman" w:hAnsi="Times New Roman"/>
          <w:sz w:val="24"/>
          <w:szCs w:val="24"/>
        </w:rPr>
        <w:t>proporcionando</w:t>
      </w:r>
      <w:r w:rsidRPr="00A04F89">
        <w:rPr>
          <w:rFonts w:ascii="Times New Roman" w:hAnsi="Times New Roman"/>
          <w:sz w:val="24"/>
          <w:szCs w:val="24"/>
        </w:rPr>
        <w:t xml:space="preserve"> uma formação básica nas áreas de comunicação, das ciências matemáticas, sociais e naturais, da </w:t>
      </w:r>
      <w:r w:rsidR="00526D00" w:rsidRPr="00A04F89">
        <w:rPr>
          <w:rFonts w:ascii="Times New Roman" w:hAnsi="Times New Roman"/>
          <w:sz w:val="24"/>
          <w:szCs w:val="24"/>
        </w:rPr>
        <w:t>educação</w:t>
      </w:r>
      <w:r w:rsidRPr="00A04F89">
        <w:rPr>
          <w:rFonts w:ascii="Times New Roman" w:hAnsi="Times New Roman"/>
          <w:sz w:val="24"/>
          <w:szCs w:val="24"/>
        </w:rPr>
        <w:t xml:space="preserve"> física, estética e cultural, transmitindo conhecimentos de técnicas e desenvolvendo aptidões do trabalho manual, atitudes e convicções que propiciam o ingresso na </w:t>
      </w:r>
      <w:r w:rsidR="001D0A2E" w:rsidRPr="00A04F89">
        <w:rPr>
          <w:rFonts w:ascii="Times New Roman" w:hAnsi="Times New Roman"/>
          <w:sz w:val="24"/>
          <w:szCs w:val="24"/>
        </w:rPr>
        <w:t xml:space="preserve">vida produtiva, proporcionando </w:t>
      </w:r>
      <w:r w:rsidRPr="00A04F89">
        <w:rPr>
          <w:rFonts w:ascii="Times New Roman" w:hAnsi="Times New Roman"/>
          <w:sz w:val="24"/>
          <w:szCs w:val="24"/>
        </w:rPr>
        <w:t xml:space="preserve">uma formação básica da </w:t>
      </w:r>
      <w:r w:rsidR="00526D00" w:rsidRPr="00A04F89">
        <w:rPr>
          <w:rFonts w:ascii="Times New Roman" w:hAnsi="Times New Roman"/>
          <w:sz w:val="24"/>
          <w:szCs w:val="24"/>
        </w:rPr>
        <w:t>personalidade</w:t>
      </w:r>
      <w:r w:rsidRPr="00A04F89">
        <w:rPr>
          <w:rFonts w:ascii="Times New Roman" w:hAnsi="Times New Roman"/>
          <w:sz w:val="24"/>
          <w:szCs w:val="24"/>
        </w:rPr>
        <w:t xml:space="preserve"> do individuo</w:t>
      </w:r>
      <w:r w:rsidR="00FC32E4">
        <w:rPr>
          <w:rFonts w:ascii="Times New Roman" w:hAnsi="Times New Roman"/>
          <w:sz w:val="24"/>
          <w:szCs w:val="24"/>
        </w:rPr>
        <w:t xml:space="preserve"> (idem)</w:t>
      </w:r>
      <w:r w:rsidRPr="00A04F89">
        <w:rPr>
          <w:rFonts w:ascii="Times New Roman" w:hAnsi="Times New Roman"/>
          <w:sz w:val="24"/>
          <w:szCs w:val="24"/>
        </w:rPr>
        <w:t>.</w:t>
      </w:r>
    </w:p>
    <w:p w14:paraId="3AEEAA43" w14:textId="77777777" w:rsidR="00B4533B" w:rsidRPr="00A04F89" w:rsidRDefault="00B4533B" w:rsidP="00526D00">
      <w:pPr>
        <w:pStyle w:val="PargrafodaLista"/>
        <w:numPr>
          <w:ilvl w:val="0"/>
          <w:numId w:val="9"/>
        </w:numPr>
        <w:spacing w:line="360" w:lineRule="auto"/>
        <w:jc w:val="both"/>
        <w:rPr>
          <w:rFonts w:ascii="Times New Roman" w:hAnsi="Times New Roman"/>
          <w:sz w:val="24"/>
          <w:szCs w:val="24"/>
        </w:rPr>
      </w:pPr>
      <w:r w:rsidRPr="00A04F89">
        <w:rPr>
          <w:rFonts w:ascii="Times New Roman" w:hAnsi="Times New Roman"/>
          <w:sz w:val="24"/>
          <w:szCs w:val="24"/>
        </w:rPr>
        <w:t>1º grau, da primeira a 5ª classe</w:t>
      </w:r>
    </w:p>
    <w:p w14:paraId="7106977E" w14:textId="77777777" w:rsidR="00B4533B" w:rsidRPr="00A04F89" w:rsidRDefault="00B4533B" w:rsidP="00526D00">
      <w:pPr>
        <w:pStyle w:val="PargrafodaLista"/>
        <w:numPr>
          <w:ilvl w:val="0"/>
          <w:numId w:val="9"/>
        </w:numPr>
        <w:spacing w:line="360" w:lineRule="auto"/>
        <w:jc w:val="both"/>
        <w:rPr>
          <w:rFonts w:ascii="Times New Roman" w:hAnsi="Times New Roman"/>
          <w:sz w:val="24"/>
          <w:szCs w:val="24"/>
        </w:rPr>
      </w:pPr>
      <w:r w:rsidRPr="00A04F89">
        <w:rPr>
          <w:rFonts w:ascii="Times New Roman" w:hAnsi="Times New Roman"/>
          <w:sz w:val="24"/>
          <w:szCs w:val="24"/>
        </w:rPr>
        <w:t>2º grau da sexta a sétima</w:t>
      </w:r>
    </w:p>
    <w:p w14:paraId="24EE9DBC" w14:textId="77777777" w:rsidR="00B4533B" w:rsidRPr="00A04F89" w:rsidRDefault="00526D00" w:rsidP="00526D00">
      <w:pPr>
        <w:spacing w:line="360" w:lineRule="auto"/>
        <w:jc w:val="both"/>
        <w:rPr>
          <w:rFonts w:ascii="Times New Roman" w:hAnsi="Times New Roman"/>
          <w:sz w:val="24"/>
          <w:szCs w:val="24"/>
        </w:rPr>
      </w:pPr>
      <w:r w:rsidRPr="00A04F89">
        <w:rPr>
          <w:rFonts w:ascii="Times New Roman" w:hAnsi="Times New Roman"/>
          <w:sz w:val="24"/>
          <w:szCs w:val="24"/>
        </w:rPr>
        <w:t>Secundário</w:t>
      </w:r>
      <w:r w:rsidR="00B4533B" w:rsidRPr="00A04F89">
        <w:rPr>
          <w:rFonts w:ascii="Times New Roman" w:hAnsi="Times New Roman"/>
          <w:sz w:val="24"/>
          <w:szCs w:val="24"/>
        </w:rPr>
        <w:t>: compreende 5 classes e subdivide-se em dois ciclos, tendo como objectivo consolidar, ampliar e aprofundar os conhecimentos dos alunos.</w:t>
      </w:r>
    </w:p>
    <w:p w14:paraId="7125EA91" w14:textId="77777777" w:rsidR="00B4533B" w:rsidRPr="00A04F89" w:rsidRDefault="00B4533B" w:rsidP="00526D00">
      <w:pPr>
        <w:pStyle w:val="PargrafodaLista"/>
        <w:numPr>
          <w:ilvl w:val="0"/>
          <w:numId w:val="10"/>
        </w:numPr>
        <w:spacing w:line="360" w:lineRule="auto"/>
        <w:jc w:val="both"/>
        <w:rPr>
          <w:rFonts w:ascii="Times New Roman" w:hAnsi="Times New Roman"/>
          <w:sz w:val="24"/>
          <w:szCs w:val="24"/>
        </w:rPr>
      </w:pPr>
      <w:r w:rsidRPr="00A04F89">
        <w:rPr>
          <w:rFonts w:ascii="Times New Roman" w:hAnsi="Times New Roman"/>
          <w:sz w:val="24"/>
          <w:szCs w:val="24"/>
        </w:rPr>
        <w:t>1º ciclo da 8ª a 10ª classe</w:t>
      </w:r>
    </w:p>
    <w:p w14:paraId="56A4C27F" w14:textId="77777777" w:rsidR="00B4533B" w:rsidRPr="00A04F89" w:rsidRDefault="00B4533B" w:rsidP="00526D00">
      <w:pPr>
        <w:pStyle w:val="PargrafodaLista"/>
        <w:numPr>
          <w:ilvl w:val="0"/>
          <w:numId w:val="10"/>
        </w:numPr>
        <w:spacing w:line="360" w:lineRule="auto"/>
        <w:jc w:val="both"/>
        <w:rPr>
          <w:rFonts w:ascii="Times New Roman" w:hAnsi="Times New Roman"/>
          <w:sz w:val="24"/>
          <w:szCs w:val="24"/>
        </w:rPr>
      </w:pPr>
      <w:r w:rsidRPr="00A04F89">
        <w:rPr>
          <w:rFonts w:ascii="Times New Roman" w:hAnsi="Times New Roman"/>
          <w:sz w:val="24"/>
          <w:szCs w:val="24"/>
        </w:rPr>
        <w:t>2º ciclo da 11ª a 12ª classe</w:t>
      </w:r>
    </w:p>
    <w:p w14:paraId="1C24BC14" w14:textId="77777777" w:rsidR="00B4533B" w:rsidRPr="00A04F89" w:rsidRDefault="00B4533B" w:rsidP="00526D00">
      <w:pPr>
        <w:spacing w:line="360" w:lineRule="auto"/>
        <w:jc w:val="both"/>
        <w:rPr>
          <w:rFonts w:ascii="Times New Roman" w:hAnsi="Times New Roman"/>
          <w:sz w:val="24"/>
          <w:szCs w:val="24"/>
        </w:rPr>
      </w:pPr>
      <w:r w:rsidRPr="00A04F89">
        <w:rPr>
          <w:rFonts w:ascii="Times New Roman" w:hAnsi="Times New Roman"/>
          <w:sz w:val="24"/>
          <w:szCs w:val="24"/>
        </w:rPr>
        <w:t xml:space="preserve">O </w:t>
      </w:r>
      <w:r w:rsidR="00526D00" w:rsidRPr="00A04F89">
        <w:rPr>
          <w:rFonts w:ascii="Times New Roman" w:hAnsi="Times New Roman"/>
          <w:sz w:val="24"/>
          <w:szCs w:val="24"/>
        </w:rPr>
        <w:t>ensino técnico-profissional</w:t>
      </w:r>
      <w:r w:rsidRPr="00A04F89">
        <w:rPr>
          <w:rFonts w:ascii="Times New Roman" w:hAnsi="Times New Roman"/>
          <w:sz w:val="24"/>
          <w:szCs w:val="24"/>
        </w:rPr>
        <w:t xml:space="preserve">: constitui o principal elemento para a formação profissional, compreendendo os seguintes </w:t>
      </w:r>
      <w:r w:rsidR="00526D00" w:rsidRPr="00A04F89">
        <w:rPr>
          <w:rFonts w:ascii="Times New Roman" w:hAnsi="Times New Roman"/>
          <w:sz w:val="24"/>
          <w:szCs w:val="24"/>
        </w:rPr>
        <w:t>níveis</w:t>
      </w:r>
      <w:r w:rsidRPr="00A04F89">
        <w:rPr>
          <w:rFonts w:ascii="Times New Roman" w:hAnsi="Times New Roman"/>
          <w:sz w:val="24"/>
          <w:szCs w:val="24"/>
        </w:rPr>
        <w:t>:</w:t>
      </w:r>
    </w:p>
    <w:p w14:paraId="485006FC" w14:textId="77777777" w:rsidR="00B4533B" w:rsidRPr="00A04F89" w:rsidRDefault="00B4533B" w:rsidP="00526D00">
      <w:pPr>
        <w:pStyle w:val="PargrafodaLista"/>
        <w:numPr>
          <w:ilvl w:val="0"/>
          <w:numId w:val="11"/>
        </w:numPr>
        <w:spacing w:line="360" w:lineRule="auto"/>
        <w:jc w:val="both"/>
        <w:rPr>
          <w:rFonts w:ascii="Times New Roman" w:hAnsi="Times New Roman"/>
          <w:sz w:val="24"/>
          <w:szCs w:val="24"/>
        </w:rPr>
      </w:pPr>
      <w:r w:rsidRPr="00A04F89">
        <w:rPr>
          <w:rFonts w:ascii="Times New Roman" w:hAnsi="Times New Roman"/>
          <w:sz w:val="24"/>
          <w:szCs w:val="24"/>
        </w:rPr>
        <w:t>Elementar: qualifica os jovens, formando trabalhadores nos sectores económicos e sociais para o ingresso neste tipo de ensino, é necessário no mínimo o 1º grau do ensino primário.</w:t>
      </w:r>
    </w:p>
    <w:p w14:paraId="4128C278" w14:textId="4ED25CE1" w:rsidR="00B4533B" w:rsidRPr="00A04F89" w:rsidRDefault="00B4533B" w:rsidP="00526D00">
      <w:pPr>
        <w:pStyle w:val="PargrafodaLista"/>
        <w:numPr>
          <w:ilvl w:val="0"/>
          <w:numId w:val="11"/>
        </w:numPr>
        <w:spacing w:line="360" w:lineRule="auto"/>
        <w:jc w:val="both"/>
        <w:rPr>
          <w:rFonts w:ascii="Times New Roman" w:hAnsi="Times New Roman"/>
          <w:sz w:val="24"/>
          <w:szCs w:val="24"/>
        </w:rPr>
      </w:pPr>
      <w:r w:rsidRPr="00A04F89">
        <w:rPr>
          <w:rFonts w:ascii="Times New Roman" w:hAnsi="Times New Roman"/>
          <w:sz w:val="24"/>
          <w:szCs w:val="24"/>
        </w:rPr>
        <w:t>Básico: forma trabalhadores</w:t>
      </w:r>
      <w:r w:rsidR="00C3284F">
        <w:rPr>
          <w:rFonts w:ascii="Times New Roman" w:hAnsi="Times New Roman"/>
          <w:sz w:val="24"/>
          <w:szCs w:val="24"/>
        </w:rPr>
        <w:t xml:space="preserve"> para os sectores</w:t>
      </w:r>
      <w:r w:rsidRPr="00A04F89">
        <w:rPr>
          <w:rFonts w:ascii="Times New Roman" w:hAnsi="Times New Roman"/>
          <w:sz w:val="24"/>
          <w:szCs w:val="24"/>
        </w:rPr>
        <w:t xml:space="preserve"> económicos, participantes das diferentes fases dos processos produtivos dos serviços. Para o ingresso neste tipo de ensino, é necessário a conclusão do 2º grau primário ou ensino elementar </w:t>
      </w:r>
      <w:r w:rsidR="00526D00" w:rsidRPr="00A04F89">
        <w:rPr>
          <w:rFonts w:ascii="Times New Roman" w:hAnsi="Times New Roman"/>
          <w:sz w:val="24"/>
          <w:szCs w:val="24"/>
        </w:rPr>
        <w:t>técnico</w:t>
      </w:r>
      <w:r w:rsidRPr="00A04F89">
        <w:rPr>
          <w:rFonts w:ascii="Times New Roman" w:hAnsi="Times New Roman"/>
          <w:sz w:val="24"/>
          <w:szCs w:val="24"/>
        </w:rPr>
        <w:t xml:space="preserve"> correspondente</w:t>
      </w:r>
    </w:p>
    <w:p w14:paraId="53B95607" w14:textId="107DF66F" w:rsidR="00B4533B" w:rsidRPr="00A04F89" w:rsidRDefault="00526D00" w:rsidP="00526D00">
      <w:pPr>
        <w:pStyle w:val="PargrafodaLista"/>
        <w:numPr>
          <w:ilvl w:val="0"/>
          <w:numId w:val="11"/>
        </w:numPr>
        <w:spacing w:line="360" w:lineRule="auto"/>
        <w:jc w:val="both"/>
        <w:rPr>
          <w:rFonts w:ascii="Times New Roman" w:hAnsi="Times New Roman"/>
          <w:sz w:val="24"/>
          <w:szCs w:val="24"/>
        </w:rPr>
      </w:pPr>
      <w:r w:rsidRPr="00A04F89">
        <w:rPr>
          <w:rFonts w:ascii="Times New Roman" w:hAnsi="Times New Roman"/>
          <w:sz w:val="24"/>
          <w:szCs w:val="24"/>
        </w:rPr>
        <w:t>Médio</w:t>
      </w:r>
      <w:r w:rsidR="00B4533B" w:rsidRPr="00A04F89">
        <w:rPr>
          <w:rFonts w:ascii="Times New Roman" w:hAnsi="Times New Roman"/>
          <w:sz w:val="24"/>
          <w:szCs w:val="24"/>
        </w:rPr>
        <w:t xml:space="preserve">: forma técnica para os sectores económicos e sociais, dependendo do respectivo perfil. Para o ingresso neste </w:t>
      </w:r>
      <w:r w:rsidRPr="00A04F89">
        <w:rPr>
          <w:rFonts w:ascii="Times New Roman" w:hAnsi="Times New Roman"/>
          <w:sz w:val="24"/>
          <w:szCs w:val="24"/>
        </w:rPr>
        <w:t>nível</w:t>
      </w:r>
      <w:r w:rsidR="00B4533B" w:rsidRPr="00A04F89">
        <w:rPr>
          <w:rFonts w:ascii="Times New Roman" w:hAnsi="Times New Roman"/>
          <w:sz w:val="24"/>
          <w:szCs w:val="24"/>
        </w:rPr>
        <w:t xml:space="preserve"> de ensino é necessário mínimo a conclusão do primeiro ciclo do ensino </w:t>
      </w:r>
      <w:r w:rsidRPr="00A04F89">
        <w:rPr>
          <w:rFonts w:ascii="Times New Roman" w:hAnsi="Times New Roman"/>
          <w:sz w:val="24"/>
          <w:szCs w:val="24"/>
        </w:rPr>
        <w:t>secundário</w:t>
      </w:r>
      <w:r w:rsidR="00B4533B" w:rsidRPr="00A04F89">
        <w:rPr>
          <w:rFonts w:ascii="Times New Roman" w:hAnsi="Times New Roman"/>
          <w:sz w:val="24"/>
          <w:szCs w:val="24"/>
        </w:rPr>
        <w:t xml:space="preserve"> geral ou do ensino básico </w:t>
      </w:r>
      <w:r w:rsidRPr="00A04F89">
        <w:rPr>
          <w:rFonts w:ascii="Times New Roman" w:hAnsi="Times New Roman"/>
          <w:sz w:val="24"/>
          <w:szCs w:val="24"/>
        </w:rPr>
        <w:t>técnico</w:t>
      </w:r>
      <w:r w:rsidR="00FC32E4">
        <w:rPr>
          <w:rFonts w:ascii="Times New Roman" w:hAnsi="Times New Roman"/>
          <w:sz w:val="24"/>
          <w:szCs w:val="24"/>
        </w:rPr>
        <w:t xml:space="preserve"> profissional (ibid, p.4)</w:t>
      </w:r>
    </w:p>
    <w:p w14:paraId="38FE4468" w14:textId="43B5DAD4" w:rsidR="00B4533B" w:rsidRPr="00A04F89" w:rsidRDefault="00B4533B" w:rsidP="00526D00">
      <w:pPr>
        <w:spacing w:line="360" w:lineRule="auto"/>
        <w:jc w:val="both"/>
        <w:rPr>
          <w:rFonts w:ascii="Times New Roman" w:hAnsi="Times New Roman"/>
          <w:sz w:val="24"/>
          <w:szCs w:val="24"/>
        </w:rPr>
      </w:pPr>
      <w:r w:rsidRPr="00A04F89">
        <w:rPr>
          <w:rFonts w:ascii="Times New Roman" w:hAnsi="Times New Roman"/>
          <w:b/>
          <w:sz w:val="24"/>
          <w:szCs w:val="24"/>
        </w:rPr>
        <w:t>O ensino superior:</w:t>
      </w:r>
      <w:r w:rsidRPr="00A04F89">
        <w:rPr>
          <w:rFonts w:ascii="Times New Roman" w:hAnsi="Times New Roman"/>
          <w:sz w:val="24"/>
          <w:szCs w:val="24"/>
        </w:rPr>
        <w:t xml:space="preserve"> tem a competência de assegurar a formação de </w:t>
      </w:r>
      <w:r w:rsidR="00526D00" w:rsidRPr="00A04F89">
        <w:rPr>
          <w:rFonts w:ascii="Times New Roman" w:hAnsi="Times New Roman"/>
          <w:sz w:val="24"/>
          <w:szCs w:val="24"/>
        </w:rPr>
        <w:t>nível</w:t>
      </w:r>
      <w:r w:rsidRPr="00A04F89">
        <w:rPr>
          <w:rFonts w:ascii="Times New Roman" w:hAnsi="Times New Roman"/>
          <w:sz w:val="24"/>
          <w:szCs w:val="24"/>
        </w:rPr>
        <w:t xml:space="preserve"> mais elevado de técnicos e especialistas nos diversos domínios do conhecimento cientifico necessários ao </w:t>
      </w:r>
      <w:r w:rsidRPr="00A04F89">
        <w:rPr>
          <w:rFonts w:ascii="Times New Roman" w:hAnsi="Times New Roman"/>
          <w:sz w:val="24"/>
          <w:szCs w:val="24"/>
        </w:rPr>
        <w:lastRenderedPageBreak/>
        <w:t>desenvolvimento do país, realizando uma estreita ligação com a investigação cientifica, destinando se aos graduados com a 12ª classe do geral ou equivalente. É realizado em universidades, institutos superiores,</w:t>
      </w:r>
      <w:r w:rsidR="00FC32E4">
        <w:rPr>
          <w:rFonts w:ascii="Times New Roman" w:hAnsi="Times New Roman"/>
          <w:sz w:val="24"/>
          <w:szCs w:val="24"/>
        </w:rPr>
        <w:t xml:space="preserve"> escolas superiores e academias (idem).</w:t>
      </w:r>
    </w:p>
    <w:p w14:paraId="0EC44B13" w14:textId="1EB30755" w:rsidR="00790189" w:rsidRPr="00A04F89" w:rsidRDefault="00B4533B" w:rsidP="00526D00">
      <w:pPr>
        <w:spacing w:line="360" w:lineRule="auto"/>
        <w:jc w:val="both"/>
        <w:rPr>
          <w:rFonts w:ascii="Times New Roman" w:hAnsi="Times New Roman"/>
          <w:sz w:val="24"/>
          <w:szCs w:val="24"/>
        </w:rPr>
      </w:pPr>
      <w:r w:rsidRPr="00A04F89">
        <w:rPr>
          <w:rFonts w:ascii="Times New Roman" w:hAnsi="Times New Roman"/>
          <w:sz w:val="24"/>
          <w:szCs w:val="24"/>
        </w:rPr>
        <w:t xml:space="preserve">O acesso as </w:t>
      </w:r>
      <w:r w:rsidR="00526D00" w:rsidRPr="00A04F89">
        <w:rPr>
          <w:rFonts w:ascii="Times New Roman" w:hAnsi="Times New Roman"/>
          <w:sz w:val="24"/>
          <w:szCs w:val="24"/>
        </w:rPr>
        <w:t>instituições</w:t>
      </w:r>
      <w:r w:rsidR="00562DE8">
        <w:rPr>
          <w:rFonts w:ascii="Times New Roman" w:hAnsi="Times New Roman"/>
          <w:sz w:val="24"/>
          <w:szCs w:val="24"/>
        </w:rPr>
        <w:t xml:space="preserve"> é regulamentado </w:t>
      </w:r>
      <w:r w:rsidRPr="00A04F89">
        <w:rPr>
          <w:rFonts w:ascii="Times New Roman" w:hAnsi="Times New Roman"/>
          <w:sz w:val="24"/>
          <w:szCs w:val="24"/>
        </w:rPr>
        <w:t xml:space="preserve">pela respectiva </w:t>
      </w:r>
      <w:r w:rsidR="00526D00" w:rsidRPr="00A04F89">
        <w:rPr>
          <w:rFonts w:ascii="Times New Roman" w:hAnsi="Times New Roman"/>
          <w:sz w:val="24"/>
          <w:szCs w:val="24"/>
        </w:rPr>
        <w:t xml:space="preserve">instituição. </w:t>
      </w:r>
      <w:r w:rsidRPr="00A04F89">
        <w:rPr>
          <w:rFonts w:ascii="Times New Roman" w:hAnsi="Times New Roman"/>
          <w:sz w:val="24"/>
          <w:szCs w:val="24"/>
        </w:rPr>
        <w:t xml:space="preserve">O Estado, garante bolsas de estudos com quotas e outras formas de apoio para as classes de menor rendimento económico. Permitindo assim a </w:t>
      </w:r>
      <w:r w:rsidR="00526D00" w:rsidRPr="00A04F89">
        <w:rPr>
          <w:rFonts w:ascii="Times New Roman" w:hAnsi="Times New Roman"/>
          <w:sz w:val="24"/>
          <w:szCs w:val="24"/>
        </w:rPr>
        <w:t>frequência</w:t>
      </w:r>
      <w:r w:rsidRPr="00A04F89">
        <w:rPr>
          <w:rFonts w:ascii="Times New Roman" w:hAnsi="Times New Roman"/>
          <w:sz w:val="24"/>
          <w:szCs w:val="24"/>
        </w:rPr>
        <w:t xml:space="preserve"> do ensino superior </w:t>
      </w:r>
      <w:r w:rsidR="00562DE8">
        <w:rPr>
          <w:rFonts w:ascii="Times New Roman" w:hAnsi="Times New Roman"/>
          <w:sz w:val="24"/>
          <w:szCs w:val="24"/>
        </w:rPr>
        <w:t>de forma a atenuar os efeitos</w:t>
      </w:r>
      <w:r w:rsidRPr="00A04F89">
        <w:rPr>
          <w:rFonts w:ascii="Times New Roman" w:hAnsi="Times New Roman"/>
          <w:sz w:val="24"/>
          <w:szCs w:val="24"/>
        </w:rPr>
        <w:t xml:space="preserve"> discriminatórios decorrentes das desigualdades económicas regionais. Alem disso o ensino superior confere o grau de </w:t>
      </w:r>
      <w:r w:rsidR="00526D00" w:rsidRPr="00A04F89">
        <w:rPr>
          <w:rFonts w:ascii="Times New Roman" w:hAnsi="Times New Roman"/>
          <w:sz w:val="24"/>
          <w:szCs w:val="24"/>
        </w:rPr>
        <w:t>bacharel</w:t>
      </w:r>
      <w:r w:rsidRPr="00A04F89">
        <w:rPr>
          <w:rFonts w:ascii="Times New Roman" w:hAnsi="Times New Roman"/>
          <w:sz w:val="24"/>
          <w:szCs w:val="24"/>
        </w:rPr>
        <w:t xml:space="preserve"> ou licenciado, mestre e doutor</w:t>
      </w:r>
      <w:ins w:id="413" w:author="Sousa" w:date="2019-07-31T14:16:00Z">
        <w:r w:rsidR="00714DF0" w:rsidRPr="00A04F89">
          <w:rPr>
            <w:rFonts w:ascii="Times New Roman" w:hAnsi="Times New Roman"/>
            <w:sz w:val="24"/>
            <w:szCs w:val="24"/>
          </w:rPr>
          <w:t xml:space="preserve"> (ib</w:t>
        </w:r>
      </w:ins>
      <w:r w:rsidR="00FC32E4">
        <w:rPr>
          <w:rFonts w:ascii="Times New Roman" w:hAnsi="Times New Roman"/>
          <w:sz w:val="24"/>
          <w:szCs w:val="24"/>
        </w:rPr>
        <w:t>id</w:t>
      </w:r>
      <w:ins w:id="414" w:author="Sousa" w:date="2019-07-31T14:16:00Z">
        <w:r w:rsidR="00714DF0" w:rsidRPr="00A04F89">
          <w:rPr>
            <w:rFonts w:ascii="Times New Roman" w:hAnsi="Times New Roman"/>
            <w:sz w:val="24"/>
            <w:szCs w:val="24"/>
          </w:rPr>
          <w:t>, p.</w:t>
        </w:r>
      </w:ins>
      <w:r w:rsidR="00FC32E4">
        <w:rPr>
          <w:rFonts w:ascii="Times New Roman" w:hAnsi="Times New Roman"/>
          <w:sz w:val="24"/>
          <w:szCs w:val="24"/>
        </w:rPr>
        <w:t>8</w:t>
      </w:r>
      <w:ins w:id="415" w:author="Sousa" w:date="2019-07-31T14:16:00Z">
        <w:r w:rsidR="00714DF0" w:rsidRPr="00A04F89">
          <w:rPr>
            <w:rFonts w:ascii="Times New Roman" w:hAnsi="Times New Roman"/>
            <w:sz w:val="24"/>
            <w:szCs w:val="24"/>
          </w:rPr>
          <w:t>).</w:t>
        </w:r>
      </w:ins>
      <w:del w:id="416" w:author="Sousa" w:date="2019-07-31T14:16:00Z">
        <w:r w:rsidRPr="00A04F89" w:rsidDel="00714DF0">
          <w:rPr>
            <w:rFonts w:ascii="Times New Roman" w:hAnsi="Times New Roman"/>
            <w:sz w:val="24"/>
            <w:szCs w:val="24"/>
          </w:rPr>
          <w:delText>.</w:delText>
        </w:r>
      </w:del>
    </w:p>
    <w:p w14:paraId="5E3DD9CA" w14:textId="77777777" w:rsidR="00B4533B" w:rsidRPr="00A04F89" w:rsidRDefault="00B4533B" w:rsidP="00526D00">
      <w:pPr>
        <w:spacing w:line="360" w:lineRule="auto"/>
        <w:jc w:val="both"/>
        <w:rPr>
          <w:rFonts w:ascii="Times New Roman" w:hAnsi="Times New Roman"/>
          <w:sz w:val="24"/>
          <w:szCs w:val="24"/>
        </w:rPr>
      </w:pPr>
      <w:r w:rsidRPr="00A04F89">
        <w:rPr>
          <w:rFonts w:ascii="Times New Roman" w:hAnsi="Times New Roman"/>
          <w:sz w:val="24"/>
          <w:szCs w:val="24"/>
        </w:rPr>
        <w:t>No ensino escolar existem formas de modalidades especiais:</w:t>
      </w:r>
    </w:p>
    <w:p w14:paraId="05D90289" w14:textId="77777777" w:rsidR="00B4533B" w:rsidRPr="00A04F89" w:rsidRDefault="00875700" w:rsidP="00526D00">
      <w:pPr>
        <w:pStyle w:val="PargrafodaLista"/>
        <w:numPr>
          <w:ilvl w:val="0"/>
          <w:numId w:val="12"/>
        </w:numPr>
        <w:spacing w:line="360" w:lineRule="auto"/>
        <w:jc w:val="both"/>
        <w:rPr>
          <w:rFonts w:ascii="Times New Roman" w:hAnsi="Times New Roman"/>
          <w:sz w:val="24"/>
          <w:szCs w:val="24"/>
        </w:rPr>
      </w:pPr>
      <w:r w:rsidRPr="00A04F89">
        <w:rPr>
          <w:rFonts w:ascii="Times New Roman" w:hAnsi="Times New Roman"/>
          <w:b/>
          <w:sz w:val="24"/>
          <w:szCs w:val="24"/>
        </w:rPr>
        <w:t>Ensino especial:</w:t>
      </w:r>
      <w:r w:rsidR="00F65ADF" w:rsidRPr="00A04F89">
        <w:rPr>
          <w:rFonts w:ascii="Times New Roman" w:hAnsi="Times New Roman"/>
          <w:b/>
          <w:sz w:val="24"/>
          <w:szCs w:val="24"/>
        </w:rPr>
        <w:t xml:space="preserve"> </w:t>
      </w:r>
      <w:r w:rsidR="00B4533B" w:rsidRPr="00A04F89">
        <w:rPr>
          <w:rFonts w:ascii="Times New Roman" w:hAnsi="Times New Roman"/>
          <w:sz w:val="24"/>
          <w:szCs w:val="24"/>
        </w:rPr>
        <w:t xml:space="preserve">consiste na </w:t>
      </w:r>
      <w:r w:rsidR="00526D00" w:rsidRPr="00A04F89">
        <w:rPr>
          <w:rFonts w:ascii="Times New Roman" w:hAnsi="Times New Roman"/>
          <w:sz w:val="24"/>
          <w:szCs w:val="24"/>
        </w:rPr>
        <w:t>educação</w:t>
      </w:r>
      <w:r w:rsidR="00B4533B" w:rsidRPr="00A04F89">
        <w:rPr>
          <w:rFonts w:ascii="Times New Roman" w:hAnsi="Times New Roman"/>
          <w:sz w:val="24"/>
          <w:szCs w:val="24"/>
        </w:rPr>
        <w:t xml:space="preserve"> de crianças com deficiências físicas, sensoriais e mentais ou de difícil enquadramento escolar. esta modalidade de ensino é realizada em classes especiais, dentro das escolas regulares. Crianças com múltiplas deficiências ou graves recebem uma </w:t>
      </w:r>
      <w:r w:rsidR="00526D00" w:rsidRPr="00A04F89">
        <w:rPr>
          <w:rFonts w:ascii="Times New Roman" w:hAnsi="Times New Roman"/>
          <w:sz w:val="24"/>
          <w:szCs w:val="24"/>
        </w:rPr>
        <w:t>educação</w:t>
      </w:r>
      <w:r w:rsidR="00B4533B" w:rsidRPr="00A04F89">
        <w:rPr>
          <w:rFonts w:ascii="Times New Roman" w:hAnsi="Times New Roman"/>
          <w:sz w:val="24"/>
          <w:szCs w:val="24"/>
        </w:rPr>
        <w:t xml:space="preserve"> adaptada as suas capacidades por meio de ensino extra-escolar e tem como objectivo especial, proporcionar uma formação em todos os graus de ensino.</w:t>
      </w:r>
    </w:p>
    <w:p w14:paraId="714307AD" w14:textId="7DF44D25" w:rsidR="00B4533B" w:rsidRPr="00A04F89" w:rsidRDefault="00B4533B" w:rsidP="00526D00">
      <w:pPr>
        <w:pStyle w:val="PargrafodaLista"/>
        <w:numPr>
          <w:ilvl w:val="0"/>
          <w:numId w:val="12"/>
        </w:numPr>
        <w:spacing w:line="360" w:lineRule="auto"/>
        <w:jc w:val="both"/>
        <w:rPr>
          <w:rFonts w:ascii="Times New Roman" w:hAnsi="Times New Roman"/>
          <w:sz w:val="24"/>
          <w:szCs w:val="24"/>
        </w:rPr>
      </w:pPr>
      <w:r w:rsidRPr="00A04F89">
        <w:rPr>
          <w:rFonts w:ascii="Times New Roman" w:hAnsi="Times New Roman"/>
          <w:b/>
          <w:sz w:val="24"/>
          <w:szCs w:val="24"/>
        </w:rPr>
        <w:t>Ensino vocacional:</w:t>
      </w:r>
      <w:r w:rsidRPr="00A04F89">
        <w:rPr>
          <w:rFonts w:ascii="Times New Roman" w:hAnsi="Times New Roman"/>
          <w:sz w:val="24"/>
          <w:szCs w:val="24"/>
        </w:rPr>
        <w:t xml:space="preserve"> consiste na </w:t>
      </w:r>
      <w:r w:rsidR="00526D00" w:rsidRPr="00A04F89">
        <w:rPr>
          <w:rFonts w:ascii="Times New Roman" w:hAnsi="Times New Roman"/>
          <w:sz w:val="24"/>
          <w:szCs w:val="24"/>
        </w:rPr>
        <w:t>educação</w:t>
      </w:r>
      <w:r w:rsidRPr="00A04F89">
        <w:rPr>
          <w:rFonts w:ascii="Times New Roman" w:hAnsi="Times New Roman"/>
          <w:sz w:val="24"/>
          <w:szCs w:val="24"/>
        </w:rPr>
        <w:t xml:space="preserve"> de jovens que demonstram talentos especiais e aptidões. Esta formação é feita sem prejuízo a formação básica e geral. </w:t>
      </w:r>
    </w:p>
    <w:p w14:paraId="338A63BF" w14:textId="6B9B59B0" w:rsidR="00B4533B" w:rsidRPr="00A04F89" w:rsidRDefault="00B4533B" w:rsidP="00526D00">
      <w:pPr>
        <w:pStyle w:val="PargrafodaLista"/>
        <w:numPr>
          <w:ilvl w:val="0"/>
          <w:numId w:val="12"/>
        </w:numPr>
        <w:spacing w:line="360" w:lineRule="auto"/>
        <w:jc w:val="both"/>
        <w:rPr>
          <w:rFonts w:ascii="Times New Roman" w:hAnsi="Times New Roman"/>
          <w:sz w:val="24"/>
          <w:szCs w:val="24"/>
        </w:rPr>
      </w:pPr>
      <w:r w:rsidRPr="00A04F89">
        <w:rPr>
          <w:rFonts w:ascii="Times New Roman" w:hAnsi="Times New Roman"/>
          <w:b/>
          <w:sz w:val="24"/>
          <w:szCs w:val="24"/>
        </w:rPr>
        <w:t>Ensino de adultos:</w:t>
      </w:r>
      <w:r w:rsidRPr="00A04F89">
        <w:rPr>
          <w:rFonts w:ascii="Times New Roman" w:hAnsi="Times New Roman"/>
          <w:sz w:val="24"/>
          <w:szCs w:val="24"/>
        </w:rPr>
        <w:t xml:space="preserve"> voltado para aqueles que não se encontram na idade normal da </w:t>
      </w:r>
      <w:r w:rsidR="00866FCB" w:rsidRPr="00A04F89">
        <w:rPr>
          <w:rFonts w:ascii="Times New Roman" w:hAnsi="Times New Roman"/>
          <w:sz w:val="24"/>
          <w:szCs w:val="24"/>
        </w:rPr>
        <w:t>frequência</w:t>
      </w:r>
      <w:r w:rsidRPr="00A04F89">
        <w:rPr>
          <w:rFonts w:ascii="Times New Roman" w:hAnsi="Times New Roman"/>
          <w:sz w:val="24"/>
          <w:szCs w:val="24"/>
        </w:rPr>
        <w:t xml:space="preserve"> dos </w:t>
      </w:r>
      <w:r w:rsidR="00866FCB" w:rsidRPr="00A04F89">
        <w:rPr>
          <w:rFonts w:ascii="Times New Roman" w:hAnsi="Times New Roman"/>
          <w:sz w:val="24"/>
          <w:szCs w:val="24"/>
        </w:rPr>
        <w:t>ensinos</w:t>
      </w:r>
      <w:r w:rsidRPr="00A04F89">
        <w:rPr>
          <w:rFonts w:ascii="Times New Roman" w:hAnsi="Times New Roman"/>
          <w:sz w:val="24"/>
          <w:szCs w:val="24"/>
        </w:rPr>
        <w:t xml:space="preserve"> geral e </w:t>
      </w:r>
      <w:r w:rsidR="00866FCB" w:rsidRPr="00A04F89">
        <w:rPr>
          <w:rFonts w:ascii="Times New Roman" w:hAnsi="Times New Roman"/>
          <w:sz w:val="24"/>
          <w:szCs w:val="24"/>
        </w:rPr>
        <w:t>técnico</w:t>
      </w:r>
      <w:r w:rsidRPr="00A04F89">
        <w:rPr>
          <w:rFonts w:ascii="Times New Roman" w:hAnsi="Times New Roman"/>
          <w:sz w:val="24"/>
          <w:szCs w:val="24"/>
        </w:rPr>
        <w:t xml:space="preserve"> profissional. </w:t>
      </w:r>
      <w:r w:rsidR="00866FCB" w:rsidRPr="00A04F89">
        <w:rPr>
          <w:rFonts w:ascii="Times New Roman" w:hAnsi="Times New Roman"/>
          <w:sz w:val="24"/>
          <w:szCs w:val="24"/>
        </w:rPr>
        <w:t>Também</w:t>
      </w:r>
      <w:r w:rsidRPr="00A04F89">
        <w:rPr>
          <w:rFonts w:ascii="Times New Roman" w:hAnsi="Times New Roman"/>
          <w:sz w:val="24"/>
          <w:szCs w:val="24"/>
        </w:rPr>
        <w:t xml:space="preserve"> se destina a aqueles que não tiveram oportunidades de estudos. Tem acesso a esta modalidade os indivíduos: ao </w:t>
      </w:r>
      <w:r w:rsidR="00866FCB" w:rsidRPr="00A04F89">
        <w:rPr>
          <w:rFonts w:ascii="Times New Roman" w:hAnsi="Times New Roman"/>
          <w:sz w:val="24"/>
          <w:szCs w:val="24"/>
        </w:rPr>
        <w:t>nível</w:t>
      </w:r>
      <w:r w:rsidRPr="00A04F89">
        <w:rPr>
          <w:rFonts w:ascii="Times New Roman" w:hAnsi="Times New Roman"/>
          <w:sz w:val="24"/>
          <w:szCs w:val="24"/>
        </w:rPr>
        <w:t xml:space="preserve"> do ensino primário, a partir dos 15 anos e ao </w:t>
      </w:r>
      <w:r w:rsidR="00866FCB" w:rsidRPr="00A04F89">
        <w:rPr>
          <w:rFonts w:ascii="Times New Roman" w:hAnsi="Times New Roman"/>
          <w:sz w:val="24"/>
          <w:szCs w:val="24"/>
        </w:rPr>
        <w:t>nível</w:t>
      </w:r>
      <w:r w:rsidRPr="00A04F89">
        <w:rPr>
          <w:rFonts w:ascii="Times New Roman" w:hAnsi="Times New Roman"/>
          <w:sz w:val="24"/>
          <w:szCs w:val="24"/>
        </w:rPr>
        <w:t xml:space="preserve"> do ensino </w:t>
      </w:r>
      <w:r w:rsidR="00866FCB" w:rsidRPr="00A04F89">
        <w:rPr>
          <w:rFonts w:ascii="Times New Roman" w:hAnsi="Times New Roman"/>
          <w:sz w:val="24"/>
          <w:szCs w:val="24"/>
        </w:rPr>
        <w:t>secundário</w:t>
      </w:r>
      <w:r w:rsidR="0011634F">
        <w:rPr>
          <w:rFonts w:ascii="Times New Roman" w:hAnsi="Times New Roman"/>
          <w:sz w:val="24"/>
          <w:szCs w:val="24"/>
        </w:rPr>
        <w:t>, a partir dos 18 anos, a</w:t>
      </w:r>
      <w:r w:rsidRPr="00A04F89">
        <w:rPr>
          <w:rFonts w:ascii="Times New Roman" w:hAnsi="Times New Roman"/>
          <w:sz w:val="24"/>
          <w:szCs w:val="24"/>
        </w:rPr>
        <w:t>tribuindo diplomas e certificados conferidos pelo ensino regular. Quem define</w:t>
      </w:r>
      <w:r w:rsidR="0011634F">
        <w:rPr>
          <w:rFonts w:ascii="Times New Roman" w:hAnsi="Times New Roman"/>
          <w:sz w:val="24"/>
          <w:szCs w:val="24"/>
        </w:rPr>
        <w:t xml:space="preserve"> as formas de avaliação é</w:t>
      </w:r>
      <w:r w:rsidRPr="00A04F89">
        <w:rPr>
          <w:rFonts w:ascii="Times New Roman" w:hAnsi="Times New Roman"/>
          <w:sz w:val="24"/>
          <w:szCs w:val="24"/>
        </w:rPr>
        <w:t xml:space="preserve"> o ministério da </w:t>
      </w:r>
      <w:r w:rsidR="00866FCB" w:rsidRPr="00A04F89">
        <w:rPr>
          <w:rFonts w:ascii="Times New Roman" w:hAnsi="Times New Roman"/>
          <w:sz w:val="24"/>
          <w:szCs w:val="24"/>
        </w:rPr>
        <w:t>educação</w:t>
      </w:r>
      <w:r w:rsidRPr="00A04F89">
        <w:rPr>
          <w:rFonts w:ascii="Times New Roman" w:hAnsi="Times New Roman"/>
          <w:sz w:val="24"/>
          <w:szCs w:val="24"/>
        </w:rPr>
        <w:t xml:space="preserve">. </w:t>
      </w:r>
    </w:p>
    <w:p w14:paraId="5F215F71" w14:textId="3FF30DD8" w:rsidR="00B4533B" w:rsidRPr="00A04F89" w:rsidRDefault="00B4533B" w:rsidP="00526D00">
      <w:pPr>
        <w:pStyle w:val="PargrafodaLista"/>
        <w:numPr>
          <w:ilvl w:val="0"/>
          <w:numId w:val="12"/>
        </w:numPr>
        <w:spacing w:line="360" w:lineRule="auto"/>
        <w:jc w:val="both"/>
        <w:rPr>
          <w:rFonts w:ascii="Times New Roman" w:hAnsi="Times New Roman"/>
          <w:sz w:val="24"/>
          <w:szCs w:val="24"/>
        </w:rPr>
      </w:pPr>
      <w:r w:rsidRPr="00A04F89">
        <w:rPr>
          <w:rFonts w:ascii="Times New Roman" w:hAnsi="Times New Roman"/>
          <w:b/>
          <w:sz w:val="24"/>
          <w:szCs w:val="24"/>
        </w:rPr>
        <w:t>Ensino a distancia:</w:t>
      </w:r>
      <w:r w:rsidRPr="00A04F89">
        <w:rPr>
          <w:rFonts w:ascii="Times New Roman" w:hAnsi="Times New Roman"/>
          <w:sz w:val="24"/>
          <w:szCs w:val="24"/>
        </w:rPr>
        <w:t xml:space="preserve"> constitui não </w:t>
      </w:r>
      <w:r w:rsidR="00866FCB" w:rsidRPr="00A04F89">
        <w:rPr>
          <w:rFonts w:ascii="Times New Roman" w:hAnsi="Times New Roman"/>
          <w:sz w:val="24"/>
          <w:szCs w:val="24"/>
        </w:rPr>
        <w:t>só</w:t>
      </w:r>
      <w:r w:rsidRPr="00A04F89">
        <w:rPr>
          <w:rFonts w:ascii="Times New Roman" w:hAnsi="Times New Roman"/>
          <w:sz w:val="24"/>
          <w:szCs w:val="24"/>
        </w:rPr>
        <w:t xml:space="preserve"> a </w:t>
      </w:r>
      <w:r w:rsidR="00866FCB" w:rsidRPr="00A04F89">
        <w:rPr>
          <w:rFonts w:ascii="Times New Roman" w:hAnsi="Times New Roman"/>
          <w:sz w:val="24"/>
          <w:szCs w:val="24"/>
        </w:rPr>
        <w:t>formação</w:t>
      </w:r>
      <w:r w:rsidRPr="00A04F89">
        <w:rPr>
          <w:rFonts w:ascii="Times New Roman" w:hAnsi="Times New Roman"/>
          <w:sz w:val="24"/>
          <w:szCs w:val="24"/>
        </w:rPr>
        <w:t xml:space="preserve"> complementar do ensino regular, mas </w:t>
      </w:r>
      <w:r w:rsidR="00866FCB" w:rsidRPr="00A04F89">
        <w:rPr>
          <w:rFonts w:ascii="Times New Roman" w:hAnsi="Times New Roman"/>
          <w:sz w:val="24"/>
          <w:szCs w:val="24"/>
        </w:rPr>
        <w:t>também</w:t>
      </w:r>
      <w:r w:rsidRPr="00A04F89">
        <w:rPr>
          <w:rFonts w:ascii="Times New Roman" w:hAnsi="Times New Roman"/>
          <w:sz w:val="24"/>
          <w:szCs w:val="24"/>
        </w:rPr>
        <w:t xml:space="preserve"> uma modalidade alternativa do ensino escolar. tem a particular incidência do ens</w:t>
      </w:r>
      <w:r w:rsidR="00225F0B">
        <w:rPr>
          <w:rFonts w:ascii="Times New Roman" w:hAnsi="Times New Roman"/>
          <w:sz w:val="24"/>
          <w:szCs w:val="24"/>
        </w:rPr>
        <w:t xml:space="preserve">ino de adultos e na formação </w:t>
      </w:r>
      <w:r w:rsidR="00225F0B" w:rsidRPr="00A04F89">
        <w:rPr>
          <w:rFonts w:ascii="Times New Roman" w:hAnsi="Times New Roman"/>
          <w:sz w:val="24"/>
          <w:szCs w:val="24"/>
        </w:rPr>
        <w:t>de</w:t>
      </w:r>
      <w:r w:rsidRPr="00A04F89">
        <w:rPr>
          <w:rFonts w:ascii="Times New Roman" w:hAnsi="Times New Roman"/>
          <w:sz w:val="24"/>
          <w:szCs w:val="24"/>
        </w:rPr>
        <w:t xml:space="preserve"> professores.</w:t>
      </w:r>
    </w:p>
    <w:p w14:paraId="1E574FB7" w14:textId="02EE2B38" w:rsidR="00B4533B" w:rsidRPr="00A04F89" w:rsidRDefault="00B4533B" w:rsidP="00526D00">
      <w:pPr>
        <w:pStyle w:val="PargrafodaLista"/>
        <w:numPr>
          <w:ilvl w:val="0"/>
          <w:numId w:val="12"/>
        </w:numPr>
        <w:spacing w:line="360" w:lineRule="auto"/>
        <w:jc w:val="both"/>
        <w:rPr>
          <w:rFonts w:ascii="Times New Roman" w:hAnsi="Times New Roman"/>
          <w:sz w:val="24"/>
          <w:szCs w:val="24"/>
        </w:rPr>
      </w:pPr>
      <w:r w:rsidRPr="00A04F89">
        <w:rPr>
          <w:rFonts w:ascii="Times New Roman" w:hAnsi="Times New Roman"/>
          <w:b/>
          <w:sz w:val="24"/>
          <w:szCs w:val="24"/>
        </w:rPr>
        <w:t>Formação de professores:</w:t>
      </w:r>
      <w:r w:rsidRPr="00A04F89">
        <w:rPr>
          <w:rFonts w:ascii="Times New Roman" w:hAnsi="Times New Roman"/>
          <w:sz w:val="24"/>
          <w:szCs w:val="24"/>
        </w:rPr>
        <w:t xml:space="preserve"> estrutura se em três </w:t>
      </w:r>
      <w:r w:rsidR="00866FCB" w:rsidRPr="00A04F89">
        <w:rPr>
          <w:rFonts w:ascii="Times New Roman" w:hAnsi="Times New Roman"/>
          <w:sz w:val="24"/>
          <w:szCs w:val="24"/>
        </w:rPr>
        <w:t>níveis</w:t>
      </w:r>
      <w:r w:rsidRPr="00A04F89">
        <w:rPr>
          <w:rFonts w:ascii="Times New Roman" w:hAnsi="Times New Roman"/>
          <w:sz w:val="24"/>
          <w:szCs w:val="24"/>
        </w:rPr>
        <w:t xml:space="preserve">; básico, </w:t>
      </w:r>
      <w:r w:rsidR="00866FCB" w:rsidRPr="00A04F89">
        <w:rPr>
          <w:rFonts w:ascii="Times New Roman" w:hAnsi="Times New Roman"/>
          <w:sz w:val="24"/>
          <w:szCs w:val="24"/>
        </w:rPr>
        <w:t>médio</w:t>
      </w:r>
      <w:r w:rsidRPr="00A04F89">
        <w:rPr>
          <w:rFonts w:ascii="Times New Roman" w:hAnsi="Times New Roman"/>
          <w:sz w:val="24"/>
          <w:szCs w:val="24"/>
        </w:rPr>
        <w:t xml:space="preserve"> e superior. </w:t>
      </w:r>
    </w:p>
    <w:p w14:paraId="1699D4E8" w14:textId="5407CDA1" w:rsidR="00873196" w:rsidRPr="00A04F89" w:rsidRDefault="00875700" w:rsidP="00873196">
      <w:pPr>
        <w:pStyle w:val="PargrafodaLista"/>
        <w:numPr>
          <w:ilvl w:val="0"/>
          <w:numId w:val="12"/>
        </w:numPr>
        <w:spacing w:line="360" w:lineRule="auto"/>
        <w:jc w:val="both"/>
        <w:rPr>
          <w:rFonts w:ascii="Times New Roman" w:hAnsi="Times New Roman"/>
          <w:sz w:val="24"/>
          <w:szCs w:val="24"/>
        </w:rPr>
      </w:pPr>
      <w:r w:rsidRPr="00A04F89">
        <w:rPr>
          <w:rFonts w:ascii="Times New Roman" w:hAnsi="Times New Roman"/>
          <w:b/>
          <w:sz w:val="24"/>
          <w:szCs w:val="24"/>
        </w:rPr>
        <w:t>Ensino extra-escolar:</w:t>
      </w:r>
      <w:r w:rsidRPr="00A04F89">
        <w:rPr>
          <w:rFonts w:ascii="Times New Roman" w:hAnsi="Times New Roman"/>
          <w:sz w:val="24"/>
          <w:szCs w:val="24"/>
        </w:rPr>
        <w:t xml:space="preserve"> </w:t>
      </w:r>
      <w:r w:rsidR="002809C8">
        <w:rPr>
          <w:rFonts w:ascii="Times New Roman" w:hAnsi="Times New Roman"/>
          <w:sz w:val="24"/>
          <w:szCs w:val="24"/>
        </w:rPr>
        <w:t>engloba actividades de</w:t>
      </w:r>
      <w:r w:rsidR="00B4533B" w:rsidRPr="00A04F89">
        <w:rPr>
          <w:rFonts w:ascii="Times New Roman" w:hAnsi="Times New Roman"/>
          <w:sz w:val="24"/>
          <w:szCs w:val="24"/>
        </w:rPr>
        <w:t xml:space="preserve"> alfabetização e de aperfeiçoamento e </w:t>
      </w:r>
      <w:r w:rsidR="00866FCB" w:rsidRPr="00A04F89">
        <w:rPr>
          <w:rFonts w:ascii="Times New Roman" w:hAnsi="Times New Roman"/>
          <w:sz w:val="24"/>
          <w:szCs w:val="24"/>
        </w:rPr>
        <w:t>actuação</w:t>
      </w:r>
      <w:r w:rsidR="00B4533B" w:rsidRPr="00A04F89">
        <w:rPr>
          <w:rFonts w:ascii="Times New Roman" w:hAnsi="Times New Roman"/>
          <w:sz w:val="24"/>
          <w:szCs w:val="24"/>
        </w:rPr>
        <w:t xml:space="preserve"> cultural e </w:t>
      </w:r>
      <w:r w:rsidR="00866FCB" w:rsidRPr="00A04F89">
        <w:rPr>
          <w:rFonts w:ascii="Times New Roman" w:hAnsi="Times New Roman"/>
          <w:sz w:val="24"/>
          <w:szCs w:val="24"/>
        </w:rPr>
        <w:t>científica</w:t>
      </w:r>
      <w:r w:rsidR="00B4533B" w:rsidRPr="00A04F89">
        <w:rPr>
          <w:rFonts w:ascii="Times New Roman" w:hAnsi="Times New Roman"/>
          <w:sz w:val="24"/>
          <w:szCs w:val="24"/>
        </w:rPr>
        <w:t xml:space="preserve">, realizando se fora do sistema regular do ensino. </w:t>
      </w:r>
      <w:r w:rsidR="00B4533B" w:rsidRPr="00A04F89">
        <w:rPr>
          <w:rFonts w:ascii="Times New Roman" w:hAnsi="Times New Roman"/>
          <w:sz w:val="24"/>
          <w:szCs w:val="24"/>
        </w:rPr>
        <w:lastRenderedPageBreak/>
        <w:t xml:space="preserve">Tem como </w:t>
      </w:r>
      <w:r w:rsidR="00866FCB" w:rsidRPr="00A04F89">
        <w:rPr>
          <w:rFonts w:ascii="Times New Roman" w:hAnsi="Times New Roman"/>
          <w:sz w:val="24"/>
          <w:szCs w:val="24"/>
        </w:rPr>
        <w:t>objectivo</w:t>
      </w:r>
      <w:r w:rsidR="00B4533B" w:rsidRPr="00A04F89">
        <w:rPr>
          <w:rFonts w:ascii="Times New Roman" w:hAnsi="Times New Roman"/>
          <w:sz w:val="24"/>
          <w:szCs w:val="24"/>
        </w:rPr>
        <w:t xml:space="preserve"> permitir que cada individuo aumente seus conhecimentos e desenvolva suas potencialidades</w:t>
      </w:r>
      <w:ins w:id="417" w:author="Sousa" w:date="2019-07-31T14:18:00Z">
        <w:r w:rsidR="00506204" w:rsidRPr="00A04F89">
          <w:rPr>
            <w:rFonts w:ascii="Times New Roman" w:hAnsi="Times New Roman"/>
            <w:sz w:val="24"/>
            <w:szCs w:val="24"/>
          </w:rPr>
          <w:t xml:space="preserve"> (ibdem, p</w:t>
        </w:r>
      </w:ins>
      <w:r w:rsidR="00B4533B" w:rsidRPr="00A04F89">
        <w:rPr>
          <w:rFonts w:ascii="Times New Roman" w:hAnsi="Times New Roman"/>
          <w:sz w:val="24"/>
          <w:szCs w:val="24"/>
        </w:rPr>
        <w:t>.</w:t>
      </w:r>
      <w:r w:rsidR="001652BA">
        <w:rPr>
          <w:rFonts w:ascii="Times New Roman" w:hAnsi="Times New Roman"/>
          <w:sz w:val="24"/>
          <w:szCs w:val="24"/>
        </w:rPr>
        <w:t>12</w:t>
      </w:r>
      <w:ins w:id="418" w:author="Sousa" w:date="2019-07-31T14:19:00Z">
        <w:r w:rsidR="00506204" w:rsidRPr="00A04F89">
          <w:rPr>
            <w:rFonts w:ascii="Times New Roman" w:hAnsi="Times New Roman"/>
            <w:sz w:val="24"/>
            <w:szCs w:val="24"/>
          </w:rPr>
          <w:t>).</w:t>
        </w:r>
      </w:ins>
      <w:r w:rsidR="00873196" w:rsidRPr="00A04F89">
        <w:rPr>
          <w:rFonts w:ascii="Times New Roman" w:hAnsi="Times New Roman"/>
          <w:sz w:val="24"/>
          <w:szCs w:val="24"/>
        </w:rPr>
        <w:t xml:space="preserve"> </w:t>
      </w:r>
    </w:p>
    <w:p w14:paraId="69A6B31F" w14:textId="4B6CA969" w:rsidR="00C100B2" w:rsidRPr="00A04F89" w:rsidRDefault="00C100B2" w:rsidP="00C100B2">
      <w:pPr>
        <w:autoSpaceDE w:val="0"/>
        <w:autoSpaceDN w:val="0"/>
        <w:adjustRightInd w:val="0"/>
        <w:spacing w:after="0" w:line="360" w:lineRule="auto"/>
        <w:jc w:val="both"/>
        <w:rPr>
          <w:rFonts w:ascii="Times New Roman" w:hAnsi="Times New Roman"/>
          <w:sz w:val="24"/>
          <w:szCs w:val="24"/>
        </w:rPr>
      </w:pPr>
      <w:r w:rsidRPr="00A04F89">
        <w:rPr>
          <w:rFonts w:ascii="Times New Roman" w:hAnsi="Times New Roman"/>
          <w:sz w:val="24"/>
          <w:szCs w:val="24"/>
        </w:rPr>
        <w:t>O ensino é obrigatório e gratuito no nível primário, isto é, até à sétima classe, reflectindo a forte aposta do Governo no cumprimento dos ODM - Objectivos de Desenvolvimento do Milénio</w:t>
      </w:r>
      <w:ins w:id="419" w:author="Sousa" w:date="2019-07-31T14:18:00Z">
        <w:r w:rsidR="00506204" w:rsidRPr="00A04F89">
          <w:rPr>
            <w:rFonts w:ascii="Times New Roman" w:hAnsi="Times New Roman"/>
            <w:sz w:val="24"/>
            <w:szCs w:val="24"/>
          </w:rPr>
          <w:t xml:space="preserve"> (idem)</w:t>
        </w:r>
      </w:ins>
      <w:r w:rsidRPr="00A04F89">
        <w:rPr>
          <w:rFonts w:ascii="Times New Roman" w:hAnsi="Times New Roman"/>
          <w:sz w:val="24"/>
          <w:szCs w:val="24"/>
        </w:rPr>
        <w:t>.</w:t>
      </w:r>
    </w:p>
    <w:p w14:paraId="7922CCD3" w14:textId="2BD0F8BA" w:rsidR="00866FCB" w:rsidRPr="00A04F89" w:rsidRDefault="00866FCB" w:rsidP="00866FCB">
      <w:pPr>
        <w:pStyle w:val="SemEspaamento"/>
        <w:rPr>
          <w:rFonts w:ascii="Times New Roman" w:hAnsi="Times New Roman"/>
          <w:sz w:val="24"/>
          <w:szCs w:val="24"/>
          <w:rPrChange w:id="420" w:author="Sousa" w:date="2019-08-04T19:07:00Z">
            <w:rPr/>
          </w:rPrChange>
        </w:rPr>
      </w:pPr>
    </w:p>
    <w:p w14:paraId="0C1E0486" w14:textId="7CB424C7" w:rsidR="00120633" w:rsidRPr="00A04F89" w:rsidRDefault="00C100B2" w:rsidP="00120633">
      <w:pPr>
        <w:autoSpaceDE w:val="0"/>
        <w:autoSpaceDN w:val="0"/>
        <w:adjustRightInd w:val="0"/>
        <w:spacing w:after="0" w:line="360" w:lineRule="auto"/>
        <w:jc w:val="both"/>
        <w:rPr>
          <w:rFonts w:ascii="Times New Roman" w:hAnsi="Times New Roman"/>
          <w:sz w:val="24"/>
          <w:szCs w:val="24"/>
        </w:rPr>
      </w:pPr>
      <w:r w:rsidRPr="00276E99">
        <w:rPr>
          <w:rFonts w:ascii="Times New Roman" w:hAnsi="Times New Roman"/>
          <w:sz w:val="24"/>
          <w:szCs w:val="24"/>
        </w:rPr>
        <w:t>A Educação de Adultos e Não formal tem-se revelado também uma das importantes áreas de actuação do governo no sector, assumindo, em conjunto com o Ensino Primário, uma dimensão chave no sentido de alcançar a Educação</w:t>
      </w:r>
      <w:r w:rsidR="00120633" w:rsidRPr="00AC1CD6">
        <w:rPr>
          <w:rFonts w:ascii="Times New Roman" w:hAnsi="Times New Roman"/>
          <w:sz w:val="24"/>
          <w:szCs w:val="24"/>
        </w:rPr>
        <w:t xml:space="preserve"> para Todos. O objectivo é o de desen</w:t>
      </w:r>
      <w:r w:rsidR="00120633" w:rsidRPr="00A04F89">
        <w:rPr>
          <w:rFonts w:ascii="Times New Roman" w:hAnsi="Times New Roman"/>
          <w:sz w:val="24"/>
          <w:szCs w:val="24"/>
        </w:rPr>
        <w:t>volver oportunidades de educação básica para jovens e adultos, em parceria com a sociedade civil, caminhando assim para a redução do analfabetismo, para o desenvolvimento das comunidades e, como fim último, para a redução da pobreza absoluta</w:t>
      </w:r>
      <w:r w:rsidR="001652BA">
        <w:rPr>
          <w:rFonts w:ascii="Times New Roman" w:hAnsi="Times New Roman"/>
          <w:sz w:val="24"/>
          <w:szCs w:val="24"/>
        </w:rPr>
        <w:t xml:space="preserve"> (idem)</w:t>
      </w:r>
      <w:r w:rsidR="00120633" w:rsidRPr="00A04F89">
        <w:rPr>
          <w:rFonts w:ascii="Times New Roman" w:hAnsi="Times New Roman"/>
          <w:sz w:val="24"/>
          <w:szCs w:val="24"/>
        </w:rPr>
        <w:t>.</w:t>
      </w:r>
    </w:p>
    <w:p w14:paraId="6552DFCD" w14:textId="77777777" w:rsidR="00120633" w:rsidRPr="00A04F89" w:rsidRDefault="00120633" w:rsidP="00120633">
      <w:pPr>
        <w:pStyle w:val="SemEspaamento"/>
        <w:rPr>
          <w:rFonts w:ascii="Times New Roman" w:hAnsi="Times New Roman"/>
          <w:sz w:val="24"/>
          <w:szCs w:val="24"/>
          <w:rPrChange w:id="421" w:author="Sousa" w:date="2019-08-04T19:07:00Z">
            <w:rPr/>
          </w:rPrChange>
        </w:rPr>
      </w:pPr>
    </w:p>
    <w:p w14:paraId="2538FD1F" w14:textId="0C885729" w:rsidR="00126BFB" w:rsidRPr="00A04F89" w:rsidDel="008E0198" w:rsidRDefault="00120633" w:rsidP="00120633">
      <w:pPr>
        <w:autoSpaceDE w:val="0"/>
        <w:autoSpaceDN w:val="0"/>
        <w:adjustRightInd w:val="0"/>
        <w:spacing w:after="0" w:line="360" w:lineRule="auto"/>
        <w:jc w:val="both"/>
        <w:rPr>
          <w:ins w:id="422" w:author="HP" w:date="2019-07-19T18:35:00Z"/>
          <w:del w:id="423" w:author="Sousa" w:date="2019-07-29T08:56:00Z"/>
          <w:rFonts w:ascii="Times New Roman" w:hAnsi="Times New Roman"/>
          <w:sz w:val="24"/>
          <w:szCs w:val="24"/>
        </w:rPr>
      </w:pPr>
      <w:r w:rsidRPr="00276E99">
        <w:rPr>
          <w:rFonts w:ascii="Times New Roman" w:hAnsi="Times New Roman"/>
          <w:sz w:val="24"/>
          <w:szCs w:val="24"/>
        </w:rPr>
        <w:t>Atendendo ao</w:t>
      </w:r>
      <w:r w:rsidRPr="00AC1CD6">
        <w:rPr>
          <w:rFonts w:ascii="Times New Roman" w:hAnsi="Times New Roman"/>
          <w:sz w:val="24"/>
          <w:szCs w:val="24"/>
        </w:rPr>
        <w:t xml:space="preserve"> actual contexto socioeconómico do país, a Educação Técnico-Profissional surge como um novo pilar essencial no sistema educativo. A escassez de mão-de-obra qualificada, de cariz técnico, torna imperativo o desenvolvimento de competências vocacionadas para </w:t>
      </w:r>
      <w:r w:rsidRPr="00A04F89">
        <w:rPr>
          <w:rFonts w:ascii="Times New Roman" w:hAnsi="Times New Roman"/>
          <w:sz w:val="24"/>
          <w:szCs w:val="24"/>
        </w:rPr>
        <w:t>o mercado laboral nos jovens. Assim sendo, esta vertente de ensino pretende formar jovens em áreas profissionais, criando uma força de trabalho qualificada que irá potenciar o desenvolvimento de Moçambique</w:t>
      </w:r>
      <w:r w:rsidR="001652BA">
        <w:rPr>
          <w:rFonts w:ascii="Times New Roman" w:hAnsi="Times New Roman"/>
          <w:sz w:val="24"/>
          <w:szCs w:val="24"/>
        </w:rPr>
        <w:t xml:space="preserve"> (ibid, p.14)</w:t>
      </w:r>
      <w:r w:rsidRPr="00A04F89">
        <w:rPr>
          <w:rFonts w:ascii="Times New Roman" w:hAnsi="Times New Roman"/>
          <w:sz w:val="24"/>
          <w:szCs w:val="24"/>
        </w:rPr>
        <w:t>.</w:t>
      </w:r>
    </w:p>
    <w:p w14:paraId="4CD2517B" w14:textId="77777777" w:rsidR="00B8637B" w:rsidRPr="00A04F89" w:rsidRDefault="00B8637B" w:rsidP="00120633">
      <w:pPr>
        <w:autoSpaceDE w:val="0"/>
        <w:autoSpaceDN w:val="0"/>
        <w:adjustRightInd w:val="0"/>
        <w:spacing w:after="0" w:line="360" w:lineRule="auto"/>
        <w:jc w:val="both"/>
        <w:rPr>
          <w:rFonts w:ascii="Times New Roman" w:hAnsi="Times New Roman"/>
          <w:sz w:val="24"/>
          <w:szCs w:val="24"/>
        </w:rPr>
      </w:pPr>
    </w:p>
    <w:p w14:paraId="693D67B6" w14:textId="77777777" w:rsidR="00C100B2" w:rsidRPr="00A04F89" w:rsidDel="00CD0B9A" w:rsidRDefault="00C100B2" w:rsidP="00AC1CD6">
      <w:pPr>
        <w:pStyle w:val="SemEspaamento"/>
        <w:rPr>
          <w:del w:id="424" w:author="Sousa" w:date="2019-08-04T19:24:00Z"/>
        </w:rPr>
      </w:pPr>
    </w:p>
    <w:p w14:paraId="5E44A276" w14:textId="5F32FBB9" w:rsidR="006009F8" w:rsidRPr="00523BC5" w:rsidRDefault="00523BC5">
      <w:pPr>
        <w:pStyle w:val="Cabealho1"/>
        <w:rPr>
          <w:rFonts w:ascii="Times New Roman" w:hAnsi="Times New Roman"/>
          <w:b/>
          <w:sz w:val="24"/>
          <w:szCs w:val="24"/>
          <w:rPrChange w:id="425" w:author="Sousa" w:date="2019-08-04T19:13:00Z">
            <w:rPr/>
          </w:rPrChange>
        </w:rPr>
        <w:pPrChange w:id="426" w:author="Sousa" w:date="2019-08-04T18:41:00Z">
          <w:pPr>
            <w:autoSpaceDE w:val="0"/>
            <w:autoSpaceDN w:val="0"/>
            <w:adjustRightInd w:val="0"/>
            <w:spacing w:after="0" w:line="360" w:lineRule="auto"/>
            <w:jc w:val="both"/>
          </w:pPr>
        </w:pPrChange>
      </w:pPr>
      <w:bookmarkStart w:id="427" w:name="_Toc15836584"/>
      <w:bookmarkStart w:id="428" w:name="_Toc20366968"/>
      <w:ins w:id="429" w:author="Sousa" w:date="2019-08-04T19:13:00Z">
        <w:r w:rsidRPr="00523BC5">
          <w:rPr>
            <w:rFonts w:ascii="Times New Roman" w:hAnsi="Times New Roman" w:cs="Times New Roman"/>
            <w:b/>
            <w:color w:val="auto"/>
            <w:sz w:val="24"/>
            <w:szCs w:val="24"/>
            <w:rPrChange w:id="430" w:author="Sousa" w:date="2019-08-04T19:13:00Z">
              <w:rPr>
                <w:rFonts w:ascii="Times New Roman" w:hAnsi="Times New Roman"/>
                <w:sz w:val="24"/>
                <w:szCs w:val="24"/>
              </w:rPr>
            </w:rPrChange>
          </w:rPr>
          <w:t>3</w:t>
        </w:r>
      </w:ins>
      <w:del w:id="431" w:author="Sousa" w:date="2019-08-04T19:13:00Z">
        <w:r w:rsidR="00FE7DA9" w:rsidRPr="00523BC5" w:rsidDel="00523BC5">
          <w:rPr>
            <w:rFonts w:ascii="Times New Roman" w:hAnsi="Times New Roman" w:cs="Times New Roman"/>
            <w:b/>
            <w:color w:val="auto"/>
            <w:sz w:val="24"/>
            <w:szCs w:val="24"/>
            <w:rPrChange w:id="432" w:author="Sousa" w:date="2019-08-04T19:13:00Z">
              <w:rPr/>
            </w:rPrChange>
          </w:rPr>
          <w:delText>2</w:delText>
        </w:r>
      </w:del>
      <w:r w:rsidR="00FE7DA9" w:rsidRPr="00523BC5">
        <w:rPr>
          <w:rFonts w:ascii="Times New Roman" w:hAnsi="Times New Roman" w:cs="Times New Roman"/>
          <w:b/>
          <w:color w:val="auto"/>
          <w:sz w:val="24"/>
          <w:szCs w:val="24"/>
          <w:rPrChange w:id="433" w:author="Sousa" w:date="2019-08-04T19:13:00Z">
            <w:rPr/>
          </w:rPrChange>
        </w:rPr>
        <w:t>.</w:t>
      </w:r>
      <w:ins w:id="434" w:author="Sousa" w:date="2019-08-04T19:13:00Z">
        <w:r w:rsidR="00CD0B9A">
          <w:rPr>
            <w:rFonts w:ascii="Times New Roman" w:hAnsi="Times New Roman" w:cs="Times New Roman"/>
            <w:b/>
            <w:color w:val="auto"/>
            <w:sz w:val="24"/>
            <w:szCs w:val="24"/>
            <w:rPrChange w:id="435" w:author="Sousa" w:date="2019-08-04T19:13:00Z">
              <w:rPr>
                <w:rFonts w:ascii="Times New Roman" w:hAnsi="Times New Roman"/>
                <w:b/>
                <w:sz w:val="24"/>
                <w:szCs w:val="24"/>
              </w:rPr>
            </w:rPrChange>
          </w:rPr>
          <w:t>4</w:t>
        </w:r>
      </w:ins>
      <w:del w:id="436" w:author="Sousa" w:date="2019-08-04T19:13:00Z">
        <w:r w:rsidR="00FE7DA9" w:rsidRPr="00523BC5" w:rsidDel="00523BC5">
          <w:rPr>
            <w:rFonts w:ascii="Times New Roman" w:hAnsi="Times New Roman" w:cs="Times New Roman"/>
            <w:b/>
            <w:color w:val="auto"/>
            <w:sz w:val="24"/>
            <w:szCs w:val="24"/>
            <w:rPrChange w:id="437" w:author="Sousa" w:date="2019-08-04T19:13:00Z">
              <w:rPr/>
            </w:rPrChange>
          </w:rPr>
          <w:delText>2</w:delText>
        </w:r>
      </w:del>
      <w:r w:rsidR="00FE7DA9" w:rsidRPr="00523BC5">
        <w:rPr>
          <w:rFonts w:ascii="Times New Roman" w:hAnsi="Times New Roman" w:cs="Times New Roman"/>
          <w:b/>
          <w:color w:val="auto"/>
          <w:sz w:val="24"/>
          <w:szCs w:val="24"/>
          <w:rPrChange w:id="438" w:author="Sousa" w:date="2019-08-04T19:13:00Z">
            <w:rPr/>
          </w:rPrChange>
        </w:rPr>
        <w:t>.</w:t>
      </w:r>
      <w:ins w:id="439" w:author="Sousa" w:date="2019-08-04T19:13:00Z">
        <w:r w:rsidRPr="00523BC5">
          <w:rPr>
            <w:rFonts w:ascii="Times New Roman" w:hAnsi="Times New Roman" w:cs="Times New Roman"/>
            <w:b/>
            <w:color w:val="auto"/>
            <w:sz w:val="24"/>
            <w:szCs w:val="24"/>
            <w:rPrChange w:id="440" w:author="Sousa" w:date="2019-08-04T19:13:00Z">
              <w:rPr>
                <w:rFonts w:ascii="Times New Roman" w:hAnsi="Times New Roman"/>
                <w:sz w:val="24"/>
                <w:szCs w:val="24"/>
              </w:rPr>
            </w:rPrChange>
          </w:rPr>
          <w:t>1.</w:t>
        </w:r>
      </w:ins>
      <w:del w:id="441" w:author="Sousa" w:date="2019-08-04T19:13:00Z">
        <w:r w:rsidR="00FE7DA9" w:rsidRPr="00523BC5" w:rsidDel="00523BC5">
          <w:rPr>
            <w:rFonts w:ascii="Times New Roman" w:hAnsi="Times New Roman" w:cs="Times New Roman"/>
            <w:b/>
            <w:color w:val="auto"/>
            <w:sz w:val="24"/>
            <w:szCs w:val="24"/>
            <w:rPrChange w:id="442" w:author="Sousa" w:date="2019-08-04T19:13:00Z">
              <w:rPr/>
            </w:rPrChange>
          </w:rPr>
          <w:delText xml:space="preserve"> </w:delText>
        </w:r>
      </w:del>
      <w:r w:rsidR="0002566F" w:rsidRPr="00523BC5">
        <w:rPr>
          <w:rFonts w:ascii="Times New Roman" w:hAnsi="Times New Roman" w:cs="Times New Roman"/>
          <w:b/>
          <w:color w:val="auto"/>
          <w:sz w:val="24"/>
          <w:szCs w:val="24"/>
          <w:rPrChange w:id="443" w:author="Sousa" w:date="2019-08-04T19:13:00Z">
            <w:rPr/>
          </w:rPrChange>
        </w:rPr>
        <w:t>P</w:t>
      </w:r>
      <w:r w:rsidR="006009F8" w:rsidRPr="00523BC5">
        <w:rPr>
          <w:rFonts w:ascii="Times New Roman" w:hAnsi="Times New Roman" w:cs="Times New Roman"/>
          <w:b/>
          <w:color w:val="auto"/>
          <w:sz w:val="24"/>
          <w:szCs w:val="24"/>
          <w:rPrChange w:id="444" w:author="Sousa" w:date="2019-08-04T19:13:00Z">
            <w:rPr/>
          </w:rPrChange>
        </w:rPr>
        <w:t>ortadores de deficiência em Moçambique</w:t>
      </w:r>
      <w:bookmarkEnd w:id="427"/>
      <w:bookmarkEnd w:id="428"/>
      <w:r w:rsidR="006009F8" w:rsidRPr="00523BC5">
        <w:rPr>
          <w:rFonts w:ascii="Times New Roman" w:hAnsi="Times New Roman" w:cs="Times New Roman"/>
          <w:b/>
          <w:color w:val="auto"/>
          <w:sz w:val="24"/>
          <w:szCs w:val="24"/>
          <w:rPrChange w:id="445" w:author="Sousa" w:date="2019-08-04T19:13:00Z">
            <w:rPr/>
          </w:rPrChange>
        </w:rPr>
        <w:t xml:space="preserve"> </w:t>
      </w:r>
    </w:p>
    <w:p w14:paraId="0A1980E8" w14:textId="77777777" w:rsidR="00A803EA" w:rsidRPr="00276E99" w:rsidRDefault="00A803EA" w:rsidP="006009F8">
      <w:pPr>
        <w:autoSpaceDE w:val="0"/>
        <w:autoSpaceDN w:val="0"/>
        <w:adjustRightInd w:val="0"/>
        <w:spacing w:after="0" w:line="240" w:lineRule="auto"/>
        <w:jc w:val="both"/>
        <w:rPr>
          <w:rFonts w:ascii="Times New Roman" w:hAnsi="Times New Roman"/>
          <w:sz w:val="24"/>
          <w:szCs w:val="24"/>
        </w:rPr>
      </w:pPr>
    </w:p>
    <w:p w14:paraId="0F72F750" w14:textId="77777777" w:rsidR="00192153" w:rsidRPr="00A04F89" w:rsidRDefault="00192153" w:rsidP="00192153">
      <w:pPr>
        <w:autoSpaceDE w:val="0"/>
        <w:autoSpaceDN w:val="0"/>
        <w:adjustRightInd w:val="0"/>
        <w:spacing w:after="0" w:line="360" w:lineRule="auto"/>
        <w:jc w:val="both"/>
        <w:rPr>
          <w:rFonts w:ascii="Times New Roman" w:hAnsi="Times New Roman"/>
          <w:sz w:val="24"/>
          <w:szCs w:val="24"/>
        </w:rPr>
      </w:pPr>
      <w:r w:rsidRPr="00A04F89">
        <w:rPr>
          <w:rFonts w:ascii="Times New Roman" w:hAnsi="Times New Roman"/>
          <w:sz w:val="24"/>
          <w:szCs w:val="24"/>
        </w:rPr>
        <w:t>Conforme o Relatório Mundial sobre Deficiência de 2011 (WHO - World Health</w:t>
      </w:r>
      <w:r w:rsidR="00565921" w:rsidRPr="00A04F89">
        <w:rPr>
          <w:rFonts w:ascii="Times New Roman" w:hAnsi="Times New Roman"/>
          <w:sz w:val="24"/>
          <w:szCs w:val="24"/>
        </w:rPr>
        <w:t xml:space="preserve"> </w:t>
      </w:r>
      <w:r w:rsidRPr="00A04F89">
        <w:rPr>
          <w:rFonts w:ascii="Times New Roman" w:hAnsi="Times New Roman"/>
          <w:sz w:val="24"/>
          <w:szCs w:val="24"/>
        </w:rPr>
        <w:t>Organization, 2011), realizado pela Organização Mundial de Saúde, a deficiência é uma parte da condição humana e quase todos estarão em determinado momento da vida, temporária ou permanentemente incapacitados, e aos que alcançarem uma idade mais avançada na vida, experimentarão crescentes dificuldades em sua funcionalidade</w:t>
      </w:r>
      <w:r w:rsidR="00541E4F" w:rsidRPr="00A04F89">
        <w:rPr>
          <w:rFonts w:ascii="Times New Roman" w:hAnsi="Times New Roman"/>
          <w:sz w:val="24"/>
          <w:szCs w:val="24"/>
        </w:rPr>
        <w:t>.</w:t>
      </w:r>
    </w:p>
    <w:p w14:paraId="48865FED" w14:textId="77777777" w:rsidR="00192153" w:rsidRPr="00A04F89" w:rsidRDefault="00192153" w:rsidP="00192153">
      <w:pPr>
        <w:autoSpaceDE w:val="0"/>
        <w:autoSpaceDN w:val="0"/>
        <w:adjustRightInd w:val="0"/>
        <w:spacing w:after="0" w:line="240" w:lineRule="auto"/>
        <w:jc w:val="both"/>
        <w:rPr>
          <w:rFonts w:ascii="Times New Roman" w:hAnsi="Times New Roman"/>
          <w:sz w:val="24"/>
          <w:szCs w:val="24"/>
        </w:rPr>
      </w:pPr>
    </w:p>
    <w:p w14:paraId="661AD2D9" w14:textId="1D3CDCAE" w:rsidR="00192153" w:rsidRPr="00A04F89" w:rsidRDefault="00192153" w:rsidP="00192153">
      <w:pPr>
        <w:autoSpaceDE w:val="0"/>
        <w:autoSpaceDN w:val="0"/>
        <w:adjustRightInd w:val="0"/>
        <w:spacing w:after="0" w:line="360" w:lineRule="auto"/>
        <w:jc w:val="both"/>
        <w:rPr>
          <w:rFonts w:ascii="Times New Roman" w:hAnsi="Times New Roman"/>
          <w:sz w:val="24"/>
          <w:szCs w:val="24"/>
        </w:rPr>
      </w:pPr>
      <w:r w:rsidRPr="00A04F89">
        <w:rPr>
          <w:rFonts w:ascii="Times New Roman" w:hAnsi="Times New Roman"/>
          <w:sz w:val="24"/>
          <w:szCs w:val="24"/>
        </w:rPr>
        <w:t xml:space="preserve">Ainda, segundo a Declaração dos Direitos das Pessoas Deficientes (Organização das Nações Unidas), elaborado pela Assembleia Geral da Organização das Nações Unidas, define que o termo “pessoa deficiente” refere-se a qualquer pessoa incapaz de assegurar por si mesma, total ou parcialmente, as necessidades de uma vida individual ou social </w:t>
      </w:r>
      <w:r w:rsidRPr="00A04F89">
        <w:rPr>
          <w:rFonts w:ascii="Times New Roman" w:hAnsi="Times New Roman"/>
          <w:sz w:val="24"/>
          <w:szCs w:val="24"/>
        </w:rPr>
        <w:lastRenderedPageBreak/>
        <w:t xml:space="preserve">normal, em decorrência de uma deficiência </w:t>
      </w:r>
      <w:r w:rsidR="00FD01D8" w:rsidRPr="00A04F89">
        <w:rPr>
          <w:rFonts w:ascii="Times New Roman" w:hAnsi="Times New Roman"/>
          <w:sz w:val="24"/>
          <w:szCs w:val="24"/>
        </w:rPr>
        <w:t>congénita</w:t>
      </w:r>
      <w:r w:rsidRPr="00A04F89">
        <w:rPr>
          <w:rFonts w:ascii="Times New Roman" w:hAnsi="Times New Roman"/>
          <w:sz w:val="24"/>
          <w:szCs w:val="24"/>
        </w:rPr>
        <w:t xml:space="preserve"> ou não, em suas</w:t>
      </w:r>
      <w:r w:rsidR="004C6342" w:rsidRPr="00A04F89">
        <w:rPr>
          <w:rFonts w:ascii="Times New Roman" w:hAnsi="Times New Roman"/>
          <w:sz w:val="24"/>
          <w:szCs w:val="24"/>
        </w:rPr>
        <w:t xml:space="preserve"> capacidades físicas ou mentais (PLACHEVSKI, 2014, p.21)</w:t>
      </w:r>
      <w:ins w:id="446" w:author="Sousa" w:date="2019-07-30T11:30:00Z">
        <w:r w:rsidR="00930CD2" w:rsidRPr="00A04F89">
          <w:rPr>
            <w:rFonts w:ascii="Times New Roman" w:hAnsi="Times New Roman"/>
            <w:sz w:val="24"/>
            <w:szCs w:val="24"/>
          </w:rPr>
          <w:t>.</w:t>
        </w:r>
      </w:ins>
      <w:del w:id="447" w:author="Sousa" w:date="2019-07-30T11:30:00Z">
        <w:r w:rsidRPr="00A04F89" w:rsidDel="00930CD2">
          <w:rPr>
            <w:rFonts w:ascii="Times New Roman" w:hAnsi="Times New Roman"/>
            <w:sz w:val="24"/>
            <w:szCs w:val="24"/>
          </w:rPr>
          <w:delText xml:space="preserve"> </w:delText>
        </w:r>
      </w:del>
    </w:p>
    <w:p w14:paraId="2E17C12D" w14:textId="77777777" w:rsidR="00192153" w:rsidRPr="00A04F89" w:rsidRDefault="00192153" w:rsidP="00192153">
      <w:pPr>
        <w:autoSpaceDE w:val="0"/>
        <w:autoSpaceDN w:val="0"/>
        <w:adjustRightInd w:val="0"/>
        <w:spacing w:after="0" w:line="240" w:lineRule="auto"/>
        <w:jc w:val="both"/>
        <w:rPr>
          <w:rFonts w:ascii="Times New Roman" w:hAnsi="Times New Roman"/>
          <w:sz w:val="24"/>
          <w:szCs w:val="24"/>
        </w:rPr>
      </w:pPr>
    </w:p>
    <w:p w14:paraId="605A95DD" w14:textId="6E460776" w:rsidR="00A803EA" w:rsidRPr="00A04F89" w:rsidRDefault="00192153" w:rsidP="00192153">
      <w:pPr>
        <w:autoSpaceDE w:val="0"/>
        <w:autoSpaceDN w:val="0"/>
        <w:adjustRightInd w:val="0"/>
        <w:spacing w:after="0" w:line="360" w:lineRule="auto"/>
        <w:jc w:val="both"/>
        <w:rPr>
          <w:rFonts w:ascii="Times New Roman" w:hAnsi="Times New Roman"/>
          <w:sz w:val="24"/>
          <w:szCs w:val="24"/>
        </w:rPr>
      </w:pPr>
      <w:r w:rsidRPr="00A04F89">
        <w:rPr>
          <w:rFonts w:ascii="Times New Roman" w:hAnsi="Times New Roman"/>
          <w:sz w:val="24"/>
          <w:szCs w:val="24"/>
        </w:rPr>
        <w:t xml:space="preserve">Vale ressaltar que a condição de deficiência deve ser entendida como a situação em que qualquer indivíduo por si só, fique impedido de realizar alguma </w:t>
      </w:r>
      <w:r w:rsidR="00FD01D8" w:rsidRPr="00A04F89">
        <w:rPr>
          <w:rFonts w:ascii="Times New Roman" w:hAnsi="Times New Roman"/>
          <w:sz w:val="24"/>
          <w:szCs w:val="24"/>
        </w:rPr>
        <w:t>actividade</w:t>
      </w:r>
      <w:r w:rsidRPr="00A04F89">
        <w:rPr>
          <w:rFonts w:ascii="Times New Roman" w:hAnsi="Times New Roman"/>
          <w:sz w:val="24"/>
          <w:szCs w:val="24"/>
        </w:rPr>
        <w:t xml:space="preserve"> básica. Muitos identificam o termo deficiência como algo somente relacionado a um indivíduo, que por resultado de um acidente ou deficiência de nascença, tenha essa </w:t>
      </w:r>
      <w:r w:rsidR="004C6342" w:rsidRPr="00A04F89">
        <w:rPr>
          <w:rFonts w:ascii="Times New Roman" w:hAnsi="Times New Roman"/>
          <w:sz w:val="24"/>
          <w:szCs w:val="24"/>
        </w:rPr>
        <w:t>condição (ibidem, p.21.</w:t>
      </w:r>
      <w:r w:rsidR="004C13BD" w:rsidRPr="00A04F89">
        <w:rPr>
          <w:rFonts w:ascii="Times New Roman" w:hAnsi="Times New Roman"/>
          <w:sz w:val="24"/>
          <w:szCs w:val="24"/>
        </w:rPr>
        <w:t>).</w:t>
      </w:r>
    </w:p>
    <w:p w14:paraId="0E343A2C" w14:textId="77777777" w:rsidR="006930DB" w:rsidRPr="00A04F89" w:rsidRDefault="006930DB" w:rsidP="00F37EC4">
      <w:pPr>
        <w:autoSpaceDE w:val="0"/>
        <w:autoSpaceDN w:val="0"/>
        <w:adjustRightInd w:val="0"/>
        <w:spacing w:after="0" w:line="240" w:lineRule="auto"/>
        <w:jc w:val="both"/>
        <w:rPr>
          <w:rFonts w:ascii="Times New Roman" w:hAnsi="Times New Roman"/>
          <w:sz w:val="24"/>
          <w:szCs w:val="24"/>
        </w:rPr>
      </w:pPr>
    </w:p>
    <w:p w14:paraId="5232C753" w14:textId="54C00459" w:rsidR="0071672E" w:rsidRPr="00A04F89" w:rsidRDefault="0071672E" w:rsidP="0028169F">
      <w:pPr>
        <w:autoSpaceDE w:val="0"/>
        <w:autoSpaceDN w:val="0"/>
        <w:adjustRightInd w:val="0"/>
        <w:spacing w:after="0" w:line="360" w:lineRule="auto"/>
        <w:jc w:val="both"/>
        <w:rPr>
          <w:rFonts w:ascii="Times New Roman" w:hAnsi="Times New Roman"/>
          <w:sz w:val="24"/>
          <w:szCs w:val="24"/>
        </w:rPr>
      </w:pPr>
      <w:r w:rsidRPr="00A04F89">
        <w:rPr>
          <w:rFonts w:ascii="Times New Roman" w:hAnsi="Times New Roman"/>
          <w:sz w:val="24"/>
          <w:szCs w:val="24"/>
        </w:rPr>
        <w:t>Em Moçambique, nos últimos anos, houve uma sensível evolução do tratamento jurídico dado às Pessoas Portadoras de Deficiência.</w:t>
      </w:r>
    </w:p>
    <w:p w14:paraId="6573A538" w14:textId="77777777" w:rsidR="00117433" w:rsidRPr="00A04F89" w:rsidRDefault="00117433" w:rsidP="00117433">
      <w:pPr>
        <w:autoSpaceDE w:val="0"/>
        <w:autoSpaceDN w:val="0"/>
        <w:adjustRightInd w:val="0"/>
        <w:spacing w:after="0" w:line="240" w:lineRule="auto"/>
        <w:jc w:val="both"/>
        <w:rPr>
          <w:rFonts w:ascii="Times New Roman" w:hAnsi="Times New Roman"/>
          <w:sz w:val="24"/>
          <w:szCs w:val="24"/>
        </w:rPr>
      </w:pPr>
    </w:p>
    <w:p w14:paraId="1FC42337" w14:textId="079818E3" w:rsidR="00143BE7" w:rsidRPr="00A04F89" w:rsidRDefault="0071672E" w:rsidP="0028169F">
      <w:pPr>
        <w:autoSpaceDE w:val="0"/>
        <w:autoSpaceDN w:val="0"/>
        <w:adjustRightInd w:val="0"/>
        <w:spacing w:after="0" w:line="360" w:lineRule="auto"/>
        <w:jc w:val="both"/>
        <w:rPr>
          <w:rFonts w:ascii="Times New Roman" w:hAnsi="Times New Roman"/>
          <w:sz w:val="24"/>
          <w:szCs w:val="24"/>
        </w:rPr>
      </w:pPr>
      <w:r w:rsidRPr="00A04F89">
        <w:rPr>
          <w:rFonts w:ascii="Times New Roman" w:hAnsi="Times New Roman"/>
          <w:sz w:val="24"/>
          <w:szCs w:val="24"/>
        </w:rPr>
        <w:t xml:space="preserve">A Constituição da República de 2004 faz referência explicita à necessidade de eliminação de qualquer forma de discriminação ao referir que </w:t>
      </w:r>
      <w:r w:rsidRPr="00A04F89">
        <w:rPr>
          <w:rFonts w:ascii="Times New Roman" w:hAnsi="Times New Roman"/>
          <w:i/>
          <w:iCs/>
          <w:sz w:val="24"/>
          <w:szCs w:val="24"/>
        </w:rPr>
        <w:t>“os cidadãos portadores de deficiência gozam</w:t>
      </w:r>
      <w:r w:rsidRPr="00A04F89">
        <w:rPr>
          <w:rFonts w:ascii="Times New Roman" w:hAnsi="Times New Roman"/>
          <w:sz w:val="24"/>
          <w:szCs w:val="24"/>
        </w:rPr>
        <w:t xml:space="preserve"> </w:t>
      </w:r>
      <w:r w:rsidRPr="00A04F89">
        <w:rPr>
          <w:rFonts w:ascii="Times New Roman" w:hAnsi="Times New Roman"/>
          <w:i/>
          <w:iCs/>
          <w:sz w:val="24"/>
          <w:szCs w:val="24"/>
        </w:rPr>
        <w:t>plenamente dos mesmos direitos consignados na constituição e estão sujeitos aos mesmos</w:t>
      </w:r>
      <w:r w:rsidRPr="00A04F89">
        <w:rPr>
          <w:rFonts w:ascii="Times New Roman" w:hAnsi="Times New Roman"/>
          <w:sz w:val="24"/>
          <w:szCs w:val="24"/>
        </w:rPr>
        <w:t xml:space="preserve"> </w:t>
      </w:r>
      <w:r w:rsidRPr="00A04F89">
        <w:rPr>
          <w:rFonts w:ascii="Times New Roman" w:hAnsi="Times New Roman"/>
          <w:i/>
          <w:iCs/>
          <w:sz w:val="24"/>
          <w:szCs w:val="24"/>
        </w:rPr>
        <w:t>deveres com ressalva do exercício ou cumprimento daqueles para os quais, em razão da</w:t>
      </w:r>
      <w:r w:rsidRPr="00A04F89">
        <w:rPr>
          <w:rFonts w:ascii="Times New Roman" w:hAnsi="Times New Roman"/>
          <w:sz w:val="24"/>
          <w:szCs w:val="24"/>
        </w:rPr>
        <w:t xml:space="preserve"> </w:t>
      </w:r>
      <w:r w:rsidRPr="00A04F89">
        <w:rPr>
          <w:rFonts w:ascii="Times New Roman" w:hAnsi="Times New Roman"/>
          <w:i/>
          <w:iCs/>
          <w:sz w:val="24"/>
          <w:szCs w:val="24"/>
        </w:rPr>
        <w:t xml:space="preserve">deficiência, se encontrem incapacitados” </w:t>
      </w:r>
      <w:r w:rsidRPr="00A04F89">
        <w:rPr>
          <w:rFonts w:ascii="Times New Roman" w:hAnsi="Times New Roman"/>
          <w:sz w:val="24"/>
          <w:szCs w:val="24"/>
        </w:rPr>
        <w:t>(Artigo 37). Por outro lado, encontramos a Política para a Pessoa Portadora de Deficiência (PPPD), que para além de definir e clarificar as questões inerentes à deficiência, apresenta princípios orientadores, relativos aos direitos e deveres deste grupo de cidadãos.</w:t>
      </w:r>
    </w:p>
    <w:p w14:paraId="70FF7CC0" w14:textId="77777777" w:rsidR="00117433" w:rsidRPr="00A04F89" w:rsidRDefault="00117433" w:rsidP="00117433">
      <w:pPr>
        <w:autoSpaceDE w:val="0"/>
        <w:autoSpaceDN w:val="0"/>
        <w:adjustRightInd w:val="0"/>
        <w:spacing w:after="0" w:line="240" w:lineRule="auto"/>
        <w:jc w:val="both"/>
        <w:rPr>
          <w:rFonts w:ascii="Times New Roman" w:hAnsi="Times New Roman"/>
          <w:sz w:val="24"/>
          <w:szCs w:val="24"/>
        </w:rPr>
      </w:pPr>
    </w:p>
    <w:p w14:paraId="6919E734" w14:textId="2C7AEE48" w:rsidR="0028169F" w:rsidRPr="00A04F89" w:rsidRDefault="0028169F" w:rsidP="0028169F">
      <w:pPr>
        <w:autoSpaceDE w:val="0"/>
        <w:autoSpaceDN w:val="0"/>
        <w:adjustRightInd w:val="0"/>
        <w:spacing w:after="0" w:line="360" w:lineRule="auto"/>
        <w:jc w:val="both"/>
        <w:rPr>
          <w:rFonts w:ascii="Times New Roman" w:hAnsi="Times New Roman"/>
          <w:sz w:val="24"/>
          <w:szCs w:val="24"/>
        </w:rPr>
      </w:pPr>
      <w:r w:rsidRPr="00A04F89">
        <w:rPr>
          <w:rFonts w:ascii="Times New Roman" w:hAnsi="Times New Roman"/>
          <w:sz w:val="24"/>
          <w:szCs w:val="24"/>
        </w:rPr>
        <w:t xml:space="preserve">Entretanto, dos documentos oficiais que abordam a matéria de deficiência em </w:t>
      </w:r>
      <w:r w:rsidR="003E6CDD" w:rsidRPr="00A04F89">
        <w:rPr>
          <w:rFonts w:ascii="Times New Roman" w:hAnsi="Times New Roman"/>
          <w:sz w:val="24"/>
          <w:szCs w:val="24"/>
        </w:rPr>
        <w:t>Moçambique</w:t>
      </w:r>
      <w:r w:rsidRPr="00A04F89">
        <w:rPr>
          <w:rFonts w:ascii="Times New Roman" w:hAnsi="Times New Roman"/>
          <w:sz w:val="24"/>
          <w:szCs w:val="24"/>
        </w:rPr>
        <w:t xml:space="preserve">, alem da </w:t>
      </w:r>
      <w:r w:rsidR="003E6CDD" w:rsidRPr="00A04F89">
        <w:rPr>
          <w:rFonts w:ascii="Times New Roman" w:hAnsi="Times New Roman"/>
          <w:sz w:val="24"/>
          <w:szCs w:val="24"/>
        </w:rPr>
        <w:t>Constituição</w:t>
      </w:r>
      <w:r w:rsidR="00072E45" w:rsidRPr="00A04F89">
        <w:rPr>
          <w:rFonts w:ascii="Times New Roman" w:hAnsi="Times New Roman"/>
          <w:sz w:val="24"/>
          <w:szCs w:val="24"/>
        </w:rPr>
        <w:t xml:space="preserve"> da República e outros dispositivos, </w:t>
      </w:r>
      <w:r w:rsidR="003E6CDD" w:rsidRPr="00A04F89">
        <w:rPr>
          <w:rFonts w:ascii="Times New Roman" w:hAnsi="Times New Roman"/>
          <w:sz w:val="24"/>
          <w:szCs w:val="24"/>
        </w:rPr>
        <w:t>destaca-se o Plano Nacional de Acção para Área da Deficiência (PNAD)</w:t>
      </w:r>
      <w:r w:rsidR="00072E45" w:rsidRPr="00A04F89">
        <w:rPr>
          <w:rFonts w:ascii="Times New Roman" w:hAnsi="Times New Roman"/>
          <w:sz w:val="24"/>
          <w:szCs w:val="24"/>
        </w:rPr>
        <w:t>, de 2006-2010 e a sua actualização para PNAD II 2012 – 2019</w:t>
      </w:r>
      <w:r w:rsidR="001D76D4" w:rsidRPr="00A04F89">
        <w:rPr>
          <w:rFonts w:ascii="Times New Roman" w:hAnsi="Times New Roman"/>
          <w:sz w:val="24"/>
          <w:szCs w:val="24"/>
        </w:rPr>
        <w:t>, que</w:t>
      </w:r>
      <w:r w:rsidR="00072E45" w:rsidRPr="00A04F89">
        <w:rPr>
          <w:rFonts w:ascii="Times New Roman" w:hAnsi="Times New Roman"/>
          <w:sz w:val="24"/>
          <w:szCs w:val="24"/>
        </w:rPr>
        <w:t xml:space="preserve"> é um instrumento de planificação, orçamentação, monitoria e avaliação das actividades que os diferentes actores sociais tais como as Instituições do Estado/Governo, as Associações de/e para as Pessoas com Deficiência, as Organizações Não-Governamentais Nacionais, Agências das </w:t>
      </w:r>
      <w:r w:rsidR="00352EC9" w:rsidRPr="00A04F89">
        <w:rPr>
          <w:rFonts w:ascii="Times New Roman" w:hAnsi="Times New Roman"/>
          <w:sz w:val="24"/>
          <w:szCs w:val="24"/>
        </w:rPr>
        <w:t>Nações</w:t>
      </w:r>
      <w:r w:rsidR="00072E45" w:rsidRPr="00A04F89">
        <w:rPr>
          <w:rFonts w:ascii="Times New Roman" w:hAnsi="Times New Roman"/>
          <w:sz w:val="24"/>
          <w:szCs w:val="24"/>
        </w:rPr>
        <w:t xml:space="preserve"> Unidas e Organizações Parceiras Internacionais desenvolvem em prol da Pessoas com Deficiência (PcD).</w:t>
      </w:r>
      <w:r w:rsidR="00352EC9" w:rsidRPr="00A04F89">
        <w:rPr>
          <w:rFonts w:ascii="Times New Roman" w:hAnsi="Times New Roman"/>
          <w:sz w:val="24"/>
          <w:szCs w:val="24"/>
        </w:rPr>
        <w:t xml:space="preserve"> Ainda de acordo com o mesmo documento, Este Plano tem, por um lado, a finalidade de promover a plena participação, igualdade e empoderamento das pessoas com deficiência e, e por outro, assegurar o princípio de igualdade de direitos e de oportunidades a este grupo social.</w:t>
      </w:r>
      <w:r w:rsidR="00DF6240" w:rsidRPr="00A04F89">
        <w:rPr>
          <w:rFonts w:ascii="Times New Roman" w:hAnsi="Times New Roman"/>
          <w:sz w:val="24"/>
          <w:szCs w:val="24"/>
        </w:rPr>
        <w:t xml:space="preserve"> </w:t>
      </w:r>
      <w:r w:rsidR="002E5A06" w:rsidRPr="00A04F89">
        <w:rPr>
          <w:rFonts w:ascii="Times New Roman" w:hAnsi="Times New Roman"/>
          <w:sz w:val="24"/>
          <w:szCs w:val="24"/>
        </w:rPr>
        <w:t>R</w:t>
      </w:r>
      <w:r w:rsidR="00DF6240" w:rsidRPr="00A04F89">
        <w:rPr>
          <w:rFonts w:ascii="Times New Roman" w:hAnsi="Times New Roman"/>
          <w:sz w:val="24"/>
          <w:szCs w:val="24"/>
        </w:rPr>
        <w:t>esulta da prorrogação da Década Africana da Pessoa com Deficiência pela União Africana até 2019, da ratificação da Convenção Internacional sobre os Dir</w:t>
      </w:r>
      <w:r w:rsidR="005164E0" w:rsidRPr="00A04F89">
        <w:rPr>
          <w:rFonts w:ascii="Times New Roman" w:hAnsi="Times New Roman"/>
          <w:sz w:val="24"/>
          <w:szCs w:val="24"/>
        </w:rPr>
        <w:t>eitos da Pessoa com Deficiência.</w:t>
      </w:r>
    </w:p>
    <w:p w14:paraId="03141AF0" w14:textId="77777777" w:rsidR="00117433" w:rsidRPr="00A04F89" w:rsidRDefault="00117433" w:rsidP="00117433">
      <w:pPr>
        <w:autoSpaceDE w:val="0"/>
        <w:autoSpaceDN w:val="0"/>
        <w:adjustRightInd w:val="0"/>
        <w:spacing w:after="0" w:line="240" w:lineRule="auto"/>
        <w:jc w:val="both"/>
        <w:rPr>
          <w:rFonts w:ascii="Times New Roman" w:hAnsi="Times New Roman"/>
          <w:sz w:val="24"/>
          <w:szCs w:val="24"/>
        </w:rPr>
      </w:pPr>
    </w:p>
    <w:p w14:paraId="34B286DB" w14:textId="3096AA4F" w:rsidR="005164E0" w:rsidRPr="00A04F89" w:rsidRDefault="00FE10B8" w:rsidP="0028169F">
      <w:pPr>
        <w:autoSpaceDE w:val="0"/>
        <w:autoSpaceDN w:val="0"/>
        <w:adjustRightInd w:val="0"/>
        <w:spacing w:after="0" w:line="360" w:lineRule="auto"/>
        <w:jc w:val="both"/>
        <w:rPr>
          <w:rFonts w:ascii="Times New Roman" w:hAnsi="Times New Roman"/>
          <w:sz w:val="24"/>
          <w:szCs w:val="24"/>
        </w:rPr>
      </w:pPr>
      <w:r w:rsidRPr="00A04F89">
        <w:rPr>
          <w:rFonts w:ascii="Times New Roman" w:hAnsi="Times New Roman"/>
          <w:sz w:val="24"/>
          <w:szCs w:val="24"/>
        </w:rPr>
        <w:t xml:space="preserve">O (PNAD II) foi elaborado por uma equipa </w:t>
      </w:r>
      <w:r w:rsidR="006842E9" w:rsidRPr="00A04F89">
        <w:rPr>
          <w:rFonts w:ascii="Times New Roman" w:hAnsi="Times New Roman"/>
          <w:sz w:val="24"/>
          <w:szCs w:val="24"/>
        </w:rPr>
        <w:t>multissectorial</w:t>
      </w:r>
      <w:r w:rsidRPr="00A04F89">
        <w:rPr>
          <w:rFonts w:ascii="Times New Roman" w:hAnsi="Times New Roman"/>
          <w:sz w:val="24"/>
          <w:szCs w:val="24"/>
        </w:rPr>
        <w:t xml:space="preserve"> constituída por técnicos das instituições do Governo e da Sociedade civil. A facilitação do processo esteve a cargo do Ministério da Mulher e da Acção Social (MMAS), do Fórum das Associações Moçambicanas dos Deficientes (FAMOD) e do Fundo das Nações Unidas para a População (FNUAP), e resulta de um exercício de auscultação directa as instituições governamentais, da sociedade civil, parceiros de cooperação e aos diversos actores sociais que, directa ou indirectamente, intervêm na área da deficiência.</w:t>
      </w:r>
    </w:p>
    <w:p w14:paraId="1F1063DB" w14:textId="77777777" w:rsidR="00625664" w:rsidRPr="00A04F89" w:rsidRDefault="00625664" w:rsidP="00625664">
      <w:pPr>
        <w:autoSpaceDE w:val="0"/>
        <w:autoSpaceDN w:val="0"/>
        <w:adjustRightInd w:val="0"/>
        <w:spacing w:after="0" w:line="240" w:lineRule="auto"/>
        <w:jc w:val="both"/>
        <w:rPr>
          <w:rFonts w:ascii="Times New Roman" w:hAnsi="Times New Roman"/>
          <w:sz w:val="24"/>
          <w:szCs w:val="24"/>
        </w:rPr>
      </w:pPr>
    </w:p>
    <w:p w14:paraId="1160E7B7" w14:textId="7BB8F29E" w:rsidR="00DF6240" w:rsidRPr="00A04F89" w:rsidRDefault="00975FA7" w:rsidP="0028169F">
      <w:pPr>
        <w:autoSpaceDE w:val="0"/>
        <w:autoSpaceDN w:val="0"/>
        <w:adjustRightInd w:val="0"/>
        <w:spacing w:after="0" w:line="360" w:lineRule="auto"/>
        <w:jc w:val="both"/>
        <w:rPr>
          <w:rFonts w:ascii="Times New Roman" w:hAnsi="Times New Roman"/>
          <w:sz w:val="24"/>
          <w:szCs w:val="24"/>
        </w:rPr>
      </w:pPr>
      <w:r w:rsidRPr="00A04F89">
        <w:rPr>
          <w:rFonts w:ascii="Times New Roman" w:hAnsi="Times New Roman"/>
          <w:sz w:val="24"/>
          <w:szCs w:val="24"/>
        </w:rPr>
        <w:t>Em</w:t>
      </w:r>
      <w:r w:rsidR="0079147E" w:rsidRPr="00A04F89">
        <w:rPr>
          <w:rFonts w:ascii="Times New Roman" w:hAnsi="Times New Roman"/>
          <w:sz w:val="24"/>
          <w:szCs w:val="24"/>
        </w:rPr>
        <w:t xml:space="preserve"> Moçambique existem cerca de 727.620</w:t>
      </w:r>
      <w:r w:rsidRPr="00A04F89">
        <w:rPr>
          <w:rFonts w:ascii="Times New Roman" w:hAnsi="Times New Roman"/>
          <w:sz w:val="24"/>
          <w:szCs w:val="24"/>
        </w:rPr>
        <w:t xml:space="preserve"> pessoa com def</w:t>
      </w:r>
      <w:r w:rsidR="0079147E" w:rsidRPr="00A04F89">
        <w:rPr>
          <w:rFonts w:ascii="Times New Roman" w:hAnsi="Times New Roman"/>
          <w:sz w:val="24"/>
          <w:szCs w:val="24"/>
        </w:rPr>
        <w:t>iciência, equivalente a 2.6</w:t>
      </w:r>
      <w:r w:rsidRPr="00A04F89">
        <w:rPr>
          <w:rFonts w:ascii="Times New Roman" w:hAnsi="Times New Roman"/>
          <w:sz w:val="24"/>
          <w:szCs w:val="24"/>
        </w:rPr>
        <w:t>% do total da popu</w:t>
      </w:r>
      <w:r w:rsidR="0079147E" w:rsidRPr="00A04F89">
        <w:rPr>
          <w:rFonts w:ascii="Times New Roman" w:hAnsi="Times New Roman"/>
          <w:sz w:val="24"/>
          <w:szCs w:val="24"/>
        </w:rPr>
        <w:t>lação moçambicana estimada em 27.909.798 habitantes</w:t>
      </w:r>
      <w:r w:rsidR="00A94A76" w:rsidRPr="00A04F89">
        <w:rPr>
          <w:rFonts w:ascii="Times New Roman" w:hAnsi="Times New Roman"/>
          <w:sz w:val="24"/>
          <w:szCs w:val="24"/>
        </w:rPr>
        <w:t>. Desse numero, 8.9% sofrem de surdez</w:t>
      </w:r>
      <w:r w:rsidR="00AB7950" w:rsidRPr="00A04F89">
        <w:rPr>
          <w:rFonts w:ascii="Times New Roman" w:hAnsi="Times New Roman"/>
          <w:sz w:val="24"/>
          <w:szCs w:val="24"/>
        </w:rPr>
        <w:t xml:space="preserve">, tendo registado um decréscimo, em </w:t>
      </w:r>
      <w:r w:rsidR="00D03B3A" w:rsidRPr="00A04F89">
        <w:rPr>
          <w:rFonts w:ascii="Times New Roman" w:hAnsi="Times New Roman"/>
          <w:sz w:val="24"/>
          <w:szCs w:val="24"/>
        </w:rPr>
        <w:t>relação</w:t>
      </w:r>
      <w:r w:rsidR="00AB7950" w:rsidRPr="00A04F89">
        <w:rPr>
          <w:rFonts w:ascii="Times New Roman" w:hAnsi="Times New Roman"/>
          <w:sz w:val="24"/>
          <w:szCs w:val="24"/>
        </w:rPr>
        <w:t xml:space="preserve"> ao Censo de 2007, que era de 12.9% </w:t>
      </w:r>
      <w:r w:rsidR="00527D11" w:rsidRPr="00A04F89">
        <w:rPr>
          <w:rFonts w:ascii="Times New Roman" w:hAnsi="Times New Roman"/>
          <w:sz w:val="24"/>
          <w:szCs w:val="24"/>
        </w:rPr>
        <w:t>(INE: CENSO DE 201</w:t>
      </w:r>
      <w:r w:rsidRPr="00A04F89">
        <w:rPr>
          <w:rFonts w:ascii="Times New Roman" w:hAnsi="Times New Roman"/>
          <w:sz w:val="24"/>
          <w:szCs w:val="24"/>
        </w:rPr>
        <w:t>7).</w:t>
      </w:r>
    </w:p>
    <w:p w14:paraId="2E7BD706" w14:textId="77777777" w:rsidR="00A35057" w:rsidRPr="00A04F89" w:rsidRDefault="00A35057" w:rsidP="00A35057">
      <w:pPr>
        <w:autoSpaceDE w:val="0"/>
        <w:autoSpaceDN w:val="0"/>
        <w:adjustRightInd w:val="0"/>
        <w:spacing w:after="0" w:line="240" w:lineRule="auto"/>
        <w:jc w:val="both"/>
        <w:rPr>
          <w:rFonts w:ascii="Times New Roman" w:hAnsi="Times New Roman"/>
          <w:sz w:val="24"/>
          <w:szCs w:val="24"/>
        </w:rPr>
      </w:pPr>
    </w:p>
    <w:p w14:paraId="20953B75" w14:textId="420BEE87" w:rsidR="00A35057" w:rsidRPr="00A04F89" w:rsidRDefault="00A35057" w:rsidP="00A35057">
      <w:pPr>
        <w:autoSpaceDE w:val="0"/>
        <w:autoSpaceDN w:val="0"/>
        <w:adjustRightInd w:val="0"/>
        <w:spacing w:after="0" w:line="360" w:lineRule="auto"/>
        <w:jc w:val="both"/>
        <w:rPr>
          <w:rFonts w:ascii="Times New Roman" w:hAnsi="Times New Roman"/>
          <w:sz w:val="24"/>
          <w:szCs w:val="24"/>
        </w:rPr>
      </w:pPr>
      <w:r w:rsidRPr="00A04F89">
        <w:rPr>
          <w:rFonts w:ascii="Times New Roman" w:hAnsi="Times New Roman"/>
          <w:sz w:val="24"/>
          <w:szCs w:val="24"/>
        </w:rPr>
        <w:t>Grande parte das pessoas com deficiência vive nas zonas rurais onde os níveis de pobreza são mais elevados, os serviços de saúde, educação e outros a eles relacionados são bastantes escassos ou mesmo ausentes, o que faz com que elas se encontrem no grupo dos mais pobres e vulneráveis.</w:t>
      </w:r>
    </w:p>
    <w:p w14:paraId="5ECA92D3" w14:textId="77777777" w:rsidR="00A35057" w:rsidRPr="00A04F89" w:rsidRDefault="00A35057" w:rsidP="00A35057">
      <w:pPr>
        <w:autoSpaceDE w:val="0"/>
        <w:autoSpaceDN w:val="0"/>
        <w:adjustRightInd w:val="0"/>
        <w:spacing w:after="0" w:line="240" w:lineRule="auto"/>
        <w:jc w:val="both"/>
        <w:rPr>
          <w:rFonts w:ascii="Times New Roman" w:hAnsi="Times New Roman"/>
          <w:sz w:val="24"/>
          <w:szCs w:val="24"/>
        </w:rPr>
      </w:pPr>
    </w:p>
    <w:p w14:paraId="1816C44F" w14:textId="4985B91E" w:rsidR="00A35057" w:rsidRPr="00A04F89" w:rsidRDefault="00A35057" w:rsidP="00A35057">
      <w:pPr>
        <w:autoSpaceDE w:val="0"/>
        <w:autoSpaceDN w:val="0"/>
        <w:adjustRightInd w:val="0"/>
        <w:spacing w:after="0" w:line="360" w:lineRule="auto"/>
        <w:jc w:val="both"/>
        <w:rPr>
          <w:rFonts w:ascii="Times New Roman" w:hAnsi="Times New Roman"/>
          <w:sz w:val="24"/>
          <w:szCs w:val="24"/>
        </w:rPr>
      </w:pPr>
      <w:r w:rsidRPr="00A04F89">
        <w:rPr>
          <w:rFonts w:ascii="Times New Roman" w:hAnsi="Times New Roman"/>
          <w:sz w:val="24"/>
          <w:szCs w:val="24"/>
        </w:rPr>
        <w:t>As condições de vida das pessoas com deficiência são geralmente mais precárias que as do resto da população. São apontadas como causas o baixo nível de escolarização, fraco nível de acesso ao mercado laboral, de fontes de rendimentos, de serviços, da habitação, de informação, de participação social e dificuldades de mobilidade.</w:t>
      </w:r>
    </w:p>
    <w:p w14:paraId="2A1B7EC1" w14:textId="77777777" w:rsidR="0073309F" w:rsidRPr="00A04F89" w:rsidRDefault="0073309F" w:rsidP="0073309F">
      <w:pPr>
        <w:autoSpaceDE w:val="0"/>
        <w:autoSpaceDN w:val="0"/>
        <w:adjustRightInd w:val="0"/>
        <w:spacing w:after="0" w:line="240" w:lineRule="auto"/>
        <w:jc w:val="both"/>
        <w:rPr>
          <w:rFonts w:ascii="Times New Roman" w:hAnsi="Times New Roman"/>
          <w:sz w:val="24"/>
          <w:szCs w:val="24"/>
        </w:rPr>
      </w:pPr>
    </w:p>
    <w:p w14:paraId="44686C68" w14:textId="158C933B" w:rsidR="00A35057" w:rsidRPr="00A04F89" w:rsidRDefault="00A35057" w:rsidP="00A35057">
      <w:pPr>
        <w:autoSpaceDE w:val="0"/>
        <w:autoSpaceDN w:val="0"/>
        <w:adjustRightInd w:val="0"/>
        <w:spacing w:after="0" w:line="360" w:lineRule="auto"/>
        <w:jc w:val="both"/>
        <w:rPr>
          <w:rFonts w:ascii="Times New Roman" w:hAnsi="Times New Roman"/>
          <w:sz w:val="24"/>
          <w:szCs w:val="24"/>
        </w:rPr>
      </w:pPr>
      <w:r w:rsidRPr="00A04F89">
        <w:rPr>
          <w:rFonts w:ascii="Times New Roman" w:hAnsi="Times New Roman"/>
          <w:sz w:val="24"/>
          <w:szCs w:val="24"/>
        </w:rPr>
        <w:t>Um diagnóstico realizado pela Handicap Internacional em 2010 nas cidades de Maputo e Matola, indicava também que o nível de escolarização das pessoas com deficiência é sensivelmente mais baixo que o do resto da população. (HI: 2010).</w:t>
      </w:r>
    </w:p>
    <w:p w14:paraId="7FA2F09B" w14:textId="615BB053" w:rsidR="00625664" w:rsidRPr="00A04F89" w:rsidRDefault="00625664" w:rsidP="00625664">
      <w:pPr>
        <w:autoSpaceDE w:val="0"/>
        <w:autoSpaceDN w:val="0"/>
        <w:adjustRightInd w:val="0"/>
        <w:spacing w:after="0" w:line="240" w:lineRule="auto"/>
        <w:jc w:val="both"/>
        <w:rPr>
          <w:rFonts w:ascii="Times New Roman" w:hAnsi="Times New Roman"/>
          <w:sz w:val="24"/>
          <w:szCs w:val="24"/>
        </w:rPr>
      </w:pPr>
    </w:p>
    <w:p w14:paraId="4B4AE446" w14:textId="5455695E" w:rsidR="00117433" w:rsidRPr="00A04F89" w:rsidRDefault="00117433" w:rsidP="00117433">
      <w:pPr>
        <w:autoSpaceDE w:val="0"/>
        <w:autoSpaceDN w:val="0"/>
        <w:adjustRightInd w:val="0"/>
        <w:spacing w:after="0" w:line="360" w:lineRule="auto"/>
        <w:jc w:val="both"/>
        <w:rPr>
          <w:rFonts w:ascii="Times New Roman" w:hAnsi="Times New Roman"/>
          <w:sz w:val="24"/>
          <w:szCs w:val="24"/>
        </w:rPr>
      </w:pPr>
      <w:r w:rsidRPr="00A04F89">
        <w:rPr>
          <w:rFonts w:ascii="Times New Roman" w:hAnsi="Times New Roman"/>
          <w:sz w:val="24"/>
          <w:szCs w:val="24"/>
        </w:rPr>
        <w:t>Os altos custos de formação profissional, a indisponibilidade do material didáctico adaptável às condições das pessoas com deficiência, a falta de adequação da pedagogia</w:t>
      </w:r>
      <w:r w:rsidR="00625664" w:rsidRPr="00A04F89">
        <w:rPr>
          <w:rFonts w:ascii="Times New Roman" w:hAnsi="Times New Roman"/>
          <w:sz w:val="24"/>
          <w:szCs w:val="24"/>
        </w:rPr>
        <w:t xml:space="preserve"> </w:t>
      </w:r>
      <w:r w:rsidRPr="00A04F89">
        <w:rPr>
          <w:rFonts w:ascii="Times New Roman" w:hAnsi="Times New Roman"/>
          <w:sz w:val="24"/>
          <w:szCs w:val="24"/>
        </w:rPr>
        <w:t>às necessidades educativas especiais das pessoas com deficiência e de informação, desencoraja a formação deste segmento populacional.</w:t>
      </w:r>
    </w:p>
    <w:p w14:paraId="6BB80D31" w14:textId="77777777" w:rsidR="00625664" w:rsidRPr="00A04F89" w:rsidRDefault="00625664" w:rsidP="00625664">
      <w:pPr>
        <w:autoSpaceDE w:val="0"/>
        <w:autoSpaceDN w:val="0"/>
        <w:adjustRightInd w:val="0"/>
        <w:spacing w:after="0" w:line="240" w:lineRule="auto"/>
        <w:jc w:val="both"/>
        <w:rPr>
          <w:rFonts w:ascii="Times New Roman" w:hAnsi="Times New Roman"/>
          <w:sz w:val="24"/>
          <w:szCs w:val="24"/>
        </w:rPr>
      </w:pPr>
    </w:p>
    <w:p w14:paraId="132422A8" w14:textId="224BAA0C" w:rsidR="00117433" w:rsidRPr="00A04F89" w:rsidRDefault="00117433" w:rsidP="00117433">
      <w:pPr>
        <w:autoSpaceDE w:val="0"/>
        <w:autoSpaceDN w:val="0"/>
        <w:adjustRightInd w:val="0"/>
        <w:spacing w:after="0" w:line="360" w:lineRule="auto"/>
        <w:jc w:val="both"/>
        <w:rPr>
          <w:rFonts w:ascii="Times New Roman" w:hAnsi="Times New Roman"/>
          <w:sz w:val="24"/>
          <w:szCs w:val="24"/>
        </w:rPr>
      </w:pPr>
      <w:r w:rsidRPr="00A04F89">
        <w:rPr>
          <w:rFonts w:ascii="Times New Roman" w:hAnsi="Times New Roman"/>
          <w:sz w:val="24"/>
          <w:szCs w:val="24"/>
        </w:rPr>
        <w:lastRenderedPageBreak/>
        <w:t>As dificuldades de acesso aos instrumentos de crédito e o fraco nível de formação das pessoas com deficiência, limitam as suas capacidades para o desenvolvimento de projectos de geração de rendimentos.</w:t>
      </w:r>
    </w:p>
    <w:p w14:paraId="4BC744AF" w14:textId="77777777" w:rsidR="00625664" w:rsidRPr="00A04F89" w:rsidRDefault="00625664" w:rsidP="00625664">
      <w:pPr>
        <w:autoSpaceDE w:val="0"/>
        <w:autoSpaceDN w:val="0"/>
        <w:adjustRightInd w:val="0"/>
        <w:spacing w:after="0" w:line="240" w:lineRule="auto"/>
        <w:jc w:val="both"/>
        <w:rPr>
          <w:rFonts w:ascii="Times New Roman" w:hAnsi="Times New Roman"/>
          <w:sz w:val="24"/>
          <w:szCs w:val="24"/>
        </w:rPr>
      </w:pPr>
    </w:p>
    <w:p w14:paraId="60477EC2" w14:textId="5AD57D70" w:rsidR="00117433" w:rsidRPr="00A04F89" w:rsidRDefault="00117433" w:rsidP="00117433">
      <w:pPr>
        <w:autoSpaceDE w:val="0"/>
        <w:autoSpaceDN w:val="0"/>
        <w:adjustRightInd w:val="0"/>
        <w:spacing w:after="0" w:line="360" w:lineRule="auto"/>
        <w:jc w:val="both"/>
        <w:rPr>
          <w:rFonts w:ascii="Times New Roman" w:hAnsi="Times New Roman"/>
          <w:sz w:val="24"/>
          <w:szCs w:val="24"/>
        </w:rPr>
      </w:pPr>
      <w:r w:rsidRPr="00A04F89">
        <w:rPr>
          <w:rFonts w:ascii="Times New Roman" w:hAnsi="Times New Roman"/>
          <w:sz w:val="24"/>
          <w:szCs w:val="24"/>
        </w:rPr>
        <w:t>Ao nível da cultura e desporto, os constrangimentos são maioritariamente económicos seguidos da falta de infra-estruturas adaptáveis e adequadas para as pessoas com deficiência e dificuldades de acesso físico aos espaços públicos.</w:t>
      </w:r>
    </w:p>
    <w:p w14:paraId="4B3A0A8D" w14:textId="77777777" w:rsidR="004C62FE" w:rsidRPr="00A04F89" w:rsidRDefault="004C62FE" w:rsidP="00844D00">
      <w:pPr>
        <w:autoSpaceDE w:val="0"/>
        <w:autoSpaceDN w:val="0"/>
        <w:adjustRightInd w:val="0"/>
        <w:spacing w:after="0" w:line="240" w:lineRule="auto"/>
        <w:jc w:val="both"/>
        <w:rPr>
          <w:rFonts w:ascii="Times New Roman" w:hAnsi="Times New Roman"/>
          <w:sz w:val="24"/>
          <w:szCs w:val="24"/>
        </w:rPr>
      </w:pPr>
    </w:p>
    <w:p w14:paraId="6971BA16" w14:textId="4608C9CA" w:rsidR="004C62FE" w:rsidRPr="00A04F89" w:rsidRDefault="004C62FE" w:rsidP="00117433">
      <w:pPr>
        <w:autoSpaceDE w:val="0"/>
        <w:autoSpaceDN w:val="0"/>
        <w:adjustRightInd w:val="0"/>
        <w:spacing w:after="0" w:line="360" w:lineRule="auto"/>
        <w:jc w:val="both"/>
        <w:rPr>
          <w:rFonts w:ascii="Times New Roman" w:hAnsi="Times New Roman"/>
          <w:sz w:val="24"/>
          <w:szCs w:val="24"/>
        </w:rPr>
      </w:pPr>
      <w:r w:rsidRPr="00A04F89">
        <w:rPr>
          <w:rFonts w:ascii="Times New Roman" w:hAnsi="Times New Roman"/>
          <w:sz w:val="24"/>
          <w:szCs w:val="24"/>
        </w:rPr>
        <w:t>As pessoas com deficiência são também as mais vulneráveis ao HIV/SIDA por causa dos factores de risco agravados pelas dificuldades no acesso aos mecanismos de prevenção e testagem. Este grupo social é muitas vezes discriminado e estigmatizado nas suas comunidades, na sociedade e até mesmo na família. A descriminação, a est</w:t>
      </w:r>
      <w:r w:rsidR="00577247">
        <w:rPr>
          <w:rFonts w:ascii="Times New Roman" w:hAnsi="Times New Roman"/>
          <w:sz w:val="24"/>
          <w:szCs w:val="24"/>
        </w:rPr>
        <w:t>igmatização e a vulnerabilidade</w:t>
      </w:r>
      <w:r w:rsidRPr="00A04F89">
        <w:rPr>
          <w:rFonts w:ascii="Times New Roman" w:hAnsi="Times New Roman"/>
          <w:sz w:val="24"/>
          <w:szCs w:val="24"/>
        </w:rPr>
        <w:t xml:space="preserve"> são mais acentuadas nas mulheres com deficiência por efeito cumulativo.</w:t>
      </w:r>
    </w:p>
    <w:p w14:paraId="1099CD8B" w14:textId="77777777" w:rsidR="00AE24EB" w:rsidRPr="00A04F89" w:rsidRDefault="00AE24EB" w:rsidP="00AE24EB">
      <w:pPr>
        <w:autoSpaceDE w:val="0"/>
        <w:autoSpaceDN w:val="0"/>
        <w:adjustRightInd w:val="0"/>
        <w:spacing w:after="0" w:line="240" w:lineRule="auto"/>
        <w:jc w:val="both"/>
        <w:rPr>
          <w:rFonts w:ascii="Times New Roman" w:hAnsi="Times New Roman"/>
          <w:sz w:val="24"/>
          <w:szCs w:val="24"/>
        </w:rPr>
      </w:pPr>
    </w:p>
    <w:p w14:paraId="7457436A" w14:textId="37B0B197" w:rsidR="00AE24EB" w:rsidRPr="00A04F89" w:rsidRDefault="00AE24EB" w:rsidP="0020775F">
      <w:pPr>
        <w:autoSpaceDE w:val="0"/>
        <w:autoSpaceDN w:val="0"/>
        <w:adjustRightInd w:val="0"/>
        <w:spacing w:before="240" w:after="0" w:line="360" w:lineRule="auto"/>
        <w:jc w:val="both"/>
        <w:rPr>
          <w:rFonts w:ascii="Times New Roman" w:hAnsi="Times New Roman"/>
          <w:sz w:val="24"/>
          <w:szCs w:val="24"/>
        </w:rPr>
      </w:pPr>
      <w:r w:rsidRPr="00A04F89">
        <w:rPr>
          <w:rFonts w:ascii="Times New Roman" w:hAnsi="Times New Roman"/>
          <w:sz w:val="24"/>
          <w:szCs w:val="24"/>
        </w:rPr>
        <w:t>Constituem objectivos do PNAD 2012-2019, como instrumento de planificação e operacionalização de acções em prol das pessoas com deficiência, os seguintes:</w:t>
      </w:r>
    </w:p>
    <w:p w14:paraId="52C22EC5" w14:textId="77777777" w:rsidR="00AE24EB" w:rsidRPr="00A04F89" w:rsidRDefault="00AE24EB" w:rsidP="0020775F">
      <w:pPr>
        <w:autoSpaceDE w:val="0"/>
        <w:autoSpaceDN w:val="0"/>
        <w:adjustRightInd w:val="0"/>
        <w:spacing w:before="240" w:after="0" w:line="360" w:lineRule="auto"/>
        <w:jc w:val="both"/>
        <w:rPr>
          <w:rFonts w:ascii="Times New Roman" w:hAnsi="Times New Roman"/>
          <w:b/>
          <w:sz w:val="24"/>
          <w:szCs w:val="24"/>
        </w:rPr>
      </w:pPr>
      <w:r w:rsidRPr="00A04F89">
        <w:rPr>
          <w:rFonts w:ascii="Times New Roman" w:hAnsi="Times New Roman"/>
          <w:b/>
          <w:sz w:val="24"/>
          <w:szCs w:val="24"/>
        </w:rPr>
        <w:t>Objectivos gerais:</w:t>
      </w:r>
    </w:p>
    <w:p w14:paraId="7E891FBE" w14:textId="77777777" w:rsidR="00AE24EB" w:rsidRPr="00A04F89" w:rsidRDefault="00AE24EB" w:rsidP="0020775F">
      <w:pPr>
        <w:autoSpaceDE w:val="0"/>
        <w:autoSpaceDN w:val="0"/>
        <w:adjustRightInd w:val="0"/>
        <w:spacing w:before="240" w:after="0" w:line="360" w:lineRule="auto"/>
        <w:jc w:val="both"/>
        <w:rPr>
          <w:rFonts w:ascii="Times New Roman" w:hAnsi="Times New Roman"/>
          <w:sz w:val="24"/>
          <w:szCs w:val="24"/>
        </w:rPr>
      </w:pPr>
      <w:r w:rsidRPr="00A04F89">
        <w:rPr>
          <w:rFonts w:ascii="Times New Roman" w:hAnsi="Times New Roman"/>
          <w:sz w:val="24"/>
          <w:szCs w:val="24"/>
        </w:rPr>
        <w:t>1. Promover a plena participação, igualdade e empoderamento das pessoas com deficiência;</w:t>
      </w:r>
    </w:p>
    <w:p w14:paraId="6D93B69B" w14:textId="77777777" w:rsidR="00AE24EB" w:rsidRPr="00A04F89" w:rsidRDefault="00AE24EB" w:rsidP="00AE24EB">
      <w:pPr>
        <w:autoSpaceDE w:val="0"/>
        <w:autoSpaceDN w:val="0"/>
        <w:adjustRightInd w:val="0"/>
        <w:spacing w:after="0" w:line="360" w:lineRule="auto"/>
        <w:jc w:val="both"/>
        <w:rPr>
          <w:rFonts w:ascii="Times New Roman" w:hAnsi="Times New Roman"/>
          <w:sz w:val="24"/>
          <w:szCs w:val="24"/>
        </w:rPr>
      </w:pPr>
      <w:r w:rsidRPr="00A04F89">
        <w:rPr>
          <w:rFonts w:ascii="Times New Roman" w:hAnsi="Times New Roman"/>
          <w:sz w:val="24"/>
          <w:szCs w:val="24"/>
        </w:rPr>
        <w:t>2. Assegurar o princípio de igualdade de direitos e de oportunidades para as pessoas com deficiência; e</w:t>
      </w:r>
    </w:p>
    <w:p w14:paraId="0EE6E77D" w14:textId="56D13871" w:rsidR="00AE24EB" w:rsidRPr="00A04F89" w:rsidDel="008C5918" w:rsidRDefault="00AE24EB" w:rsidP="00AE24EB">
      <w:pPr>
        <w:autoSpaceDE w:val="0"/>
        <w:autoSpaceDN w:val="0"/>
        <w:adjustRightInd w:val="0"/>
        <w:spacing w:after="0" w:line="360" w:lineRule="auto"/>
        <w:jc w:val="both"/>
        <w:rPr>
          <w:del w:id="448" w:author="Sousa" w:date="2019-07-30T12:02:00Z"/>
          <w:rFonts w:ascii="Times New Roman" w:hAnsi="Times New Roman"/>
          <w:sz w:val="24"/>
          <w:szCs w:val="24"/>
        </w:rPr>
      </w:pPr>
      <w:r w:rsidRPr="00A04F89">
        <w:rPr>
          <w:rFonts w:ascii="Times New Roman" w:hAnsi="Times New Roman"/>
          <w:sz w:val="24"/>
          <w:szCs w:val="24"/>
        </w:rPr>
        <w:t>3. Monitorar e harmonizar todos os programas e actividades implementados em prol das pessoas com deficiência, em particular pelas Organizações e instituições da Sociedade Civil.</w:t>
      </w:r>
    </w:p>
    <w:p w14:paraId="3E1BB85E" w14:textId="39743E4D" w:rsidR="00A15EF2" w:rsidRPr="00A04F89" w:rsidRDefault="00A15EF2">
      <w:pPr>
        <w:autoSpaceDE w:val="0"/>
        <w:autoSpaceDN w:val="0"/>
        <w:adjustRightInd w:val="0"/>
        <w:spacing w:after="0" w:line="360" w:lineRule="auto"/>
        <w:jc w:val="both"/>
        <w:rPr>
          <w:ins w:id="449" w:author="Sousa" w:date="2019-07-29T08:56:00Z"/>
          <w:rFonts w:ascii="Times New Roman" w:hAnsi="Times New Roman"/>
          <w:b/>
          <w:sz w:val="24"/>
          <w:szCs w:val="24"/>
        </w:rPr>
        <w:pPrChange w:id="450" w:author="Sousa" w:date="2019-07-30T12:02:00Z">
          <w:pPr>
            <w:spacing w:before="240" w:after="0" w:line="360" w:lineRule="auto"/>
            <w:jc w:val="both"/>
          </w:pPr>
        </w:pPrChange>
      </w:pPr>
    </w:p>
    <w:p w14:paraId="3B5E1C75" w14:textId="144F37C8" w:rsidR="00AE24EB" w:rsidRPr="00A04F89" w:rsidDel="00A15EF2" w:rsidRDefault="00AE24EB" w:rsidP="00842AC1">
      <w:pPr>
        <w:spacing w:before="240" w:after="0" w:line="360" w:lineRule="auto"/>
        <w:jc w:val="both"/>
        <w:rPr>
          <w:del w:id="451" w:author="Sousa" w:date="2019-07-29T08:56:00Z"/>
          <w:rFonts w:ascii="Times New Roman" w:hAnsi="Times New Roman"/>
          <w:b/>
          <w:sz w:val="24"/>
          <w:szCs w:val="24"/>
        </w:rPr>
      </w:pPr>
      <w:r w:rsidRPr="00A04F89">
        <w:rPr>
          <w:rFonts w:ascii="Times New Roman" w:hAnsi="Times New Roman"/>
          <w:b/>
          <w:sz w:val="24"/>
          <w:szCs w:val="24"/>
        </w:rPr>
        <w:t>Objectivos específicos:</w:t>
      </w:r>
    </w:p>
    <w:p w14:paraId="5AAD1A15" w14:textId="77777777" w:rsidR="00A15EF2" w:rsidRPr="00A04F89" w:rsidRDefault="00A15EF2" w:rsidP="00842AC1">
      <w:pPr>
        <w:spacing w:before="240" w:after="0" w:line="360" w:lineRule="auto"/>
        <w:jc w:val="both"/>
        <w:rPr>
          <w:ins w:id="452" w:author="Sousa" w:date="2019-07-29T08:56:00Z"/>
          <w:rFonts w:ascii="Times New Roman" w:hAnsi="Times New Roman"/>
          <w:sz w:val="24"/>
          <w:szCs w:val="24"/>
        </w:rPr>
      </w:pPr>
    </w:p>
    <w:p w14:paraId="24768714" w14:textId="14FD7639" w:rsidR="00AE24EB" w:rsidRPr="00A04F89" w:rsidRDefault="00AE24EB" w:rsidP="00842AC1">
      <w:pPr>
        <w:spacing w:before="240" w:after="0" w:line="360" w:lineRule="auto"/>
        <w:jc w:val="both"/>
        <w:rPr>
          <w:rFonts w:ascii="Times New Roman" w:hAnsi="Times New Roman"/>
          <w:sz w:val="24"/>
          <w:szCs w:val="24"/>
        </w:rPr>
      </w:pPr>
      <w:r w:rsidRPr="00A04F89">
        <w:rPr>
          <w:rFonts w:ascii="Times New Roman" w:hAnsi="Times New Roman"/>
          <w:sz w:val="24"/>
          <w:szCs w:val="24"/>
        </w:rPr>
        <w:t xml:space="preserve">Os objectivos </w:t>
      </w:r>
      <w:r w:rsidR="006C7F87" w:rsidRPr="00A04F89">
        <w:rPr>
          <w:rFonts w:ascii="Times New Roman" w:hAnsi="Times New Roman"/>
          <w:sz w:val="24"/>
          <w:szCs w:val="24"/>
        </w:rPr>
        <w:t>específicos</w:t>
      </w:r>
      <w:r w:rsidRPr="00A04F89">
        <w:rPr>
          <w:rFonts w:ascii="Times New Roman" w:hAnsi="Times New Roman"/>
          <w:sz w:val="24"/>
          <w:szCs w:val="24"/>
        </w:rPr>
        <w:t xml:space="preserve"> do PNAD II estão </w:t>
      </w:r>
      <w:r w:rsidR="006C7F87" w:rsidRPr="00A04F89">
        <w:rPr>
          <w:rFonts w:ascii="Times New Roman" w:hAnsi="Times New Roman"/>
          <w:sz w:val="24"/>
          <w:szCs w:val="24"/>
        </w:rPr>
        <w:t>distribuídos</w:t>
      </w:r>
      <w:r w:rsidRPr="00A04F89">
        <w:rPr>
          <w:rFonts w:ascii="Times New Roman" w:hAnsi="Times New Roman"/>
          <w:sz w:val="24"/>
          <w:szCs w:val="24"/>
        </w:rPr>
        <w:t xml:space="preserve"> em função da responsabilidade dos diferentes intervenientes no processo de implementação do Plano.</w:t>
      </w:r>
    </w:p>
    <w:p w14:paraId="7228CFA6" w14:textId="77777777" w:rsidR="00AE24EB" w:rsidRPr="00A04F89" w:rsidRDefault="00AE24EB" w:rsidP="00842AC1">
      <w:pPr>
        <w:spacing w:before="240" w:after="0" w:line="360" w:lineRule="auto"/>
        <w:jc w:val="both"/>
        <w:rPr>
          <w:rFonts w:ascii="Times New Roman" w:hAnsi="Times New Roman"/>
          <w:b/>
          <w:sz w:val="24"/>
          <w:szCs w:val="24"/>
        </w:rPr>
      </w:pPr>
      <w:r w:rsidRPr="00A04F89">
        <w:rPr>
          <w:rFonts w:ascii="Times New Roman" w:hAnsi="Times New Roman"/>
          <w:b/>
          <w:sz w:val="24"/>
          <w:szCs w:val="24"/>
        </w:rPr>
        <w:t>1. Instituições do Estado/Governo:</w:t>
      </w:r>
    </w:p>
    <w:p w14:paraId="22B2F4CA" w14:textId="1F1873D6" w:rsidR="00AE24EB" w:rsidRPr="00A04F89" w:rsidRDefault="00AE24EB" w:rsidP="006C7F87">
      <w:pPr>
        <w:spacing w:before="240" w:after="0" w:line="360" w:lineRule="auto"/>
        <w:jc w:val="both"/>
        <w:rPr>
          <w:rFonts w:ascii="Times New Roman" w:hAnsi="Times New Roman"/>
          <w:sz w:val="24"/>
          <w:szCs w:val="24"/>
        </w:rPr>
      </w:pPr>
      <w:r w:rsidRPr="00A04F89">
        <w:rPr>
          <w:rFonts w:ascii="Times New Roman" w:hAnsi="Times New Roman"/>
          <w:sz w:val="24"/>
          <w:szCs w:val="24"/>
        </w:rPr>
        <w:lastRenderedPageBreak/>
        <w:t xml:space="preserve">No âmbito da implementação do PNAD II as </w:t>
      </w:r>
      <w:r w:rsidR="006C7F87" w:rsidRPr="00A04F89">
        <w:rPr>
          <w:rFonts w:ascii="Times New Roman" w:hAnsi="Times New Roman"/>
          <w:sz w:val="24"/>
          <w:szCs w:val="24"/>
        </w:rPr>
        <w:t>instituições</w:t>
      </w:r>
      <w:r w:rsidRPr="00A04F89">
        <w:rPr>
          <w:rFonts w:ascii="Times New Roman" w:hAnsi="Times New Roman"/>
          <w:sz w:val="24"/>
          <w:szCs w:val="24"/>
        </w:rPr>
        <w:t xml:space="preserve"> do Estado e do Governo tem como objectivos </w:t>
      </w:r>
      <w:r w:rsidR="006C7F87" w:rsidRPr="00A04F89">
        <w:rPr>
          <w:rFonts w:ascii="Times New Roman" w:hAnsi="Times New Roman"/>
          <w:sz w:val="24"/>
          <w:szCs w:val="24"/>
        </w:rPr>
        <w:t>específicos</w:t>
      </w:r>
      <w:r w:rsidRPr="00A04F89">
        <w:rPr>
          <w:rFonts w:ascii="Times New Roman" w:hAnsi="Times New Roman"/>
          <w:sz w:val="24"/>
          <w:szCs w:val="24"/>
        </w:rPr>
        <w:t>:</w:t>
      </w:r>
    </w:p>
    <w:p w14:paraId="4665A8FF" w14:textId="14BACF6D" w:rsidR="00AE24EB" w:rsidRPr="00A04F89" w:rsidRDefault="00AE24EB" w:rsidP="006C7F87">
      <w:pPr>
        <w:pStyle w:val="PargrafodaLista"/>
        <w:numPr>
          <w:ilvl w:val="0"/>
          <w:numId w:val="17"/>
        </w:numPr>
        <w:spacing w:before="240" w:after="0" w:line="360" w:lineRule="auto"/>
        <w:jc w:val="both"/>
        <w:rPr>
          <w:rFonts w:ascii="Times New Roman" w:hAnsi="Times New Roman"/>
          <w:sz w:val="24"/>
          <w:szCs w:val="24"/>
        </w:rPr>
      </w:pPr>
      <w:r w:rsidRPr="00A04F89">
        <w:rPr>
          <w:rFonts w:ascii="Times New Roman" w:hAnsi="Times New Roman"/>
          <w:sz w:val="24"/>
          <w:szCs w:val="24"/>
        </w:rPr>
        <w:t>Definir e aprovar legislação, políticas e estratégias que promovam a participação e o desenvolvimento das pessoas com deficiência, bem como coordenar a sua implementação;</w:t>
      </w:r>
    </w:p>
    <w:p w14:paraId="451120A5" w14:textId="5CE8BC3A" w:rsidR="00AE24EB" w:rsidRPr="00A04F89" w:rsidRDefault="00AE24EB" w:rsidP="006C7F87">
      <w:pPr>
        <w:pStyle w:val="PargrafodaLista"/>
        <w:numPr>
          <w:ilvl w:val="0"/>
          <w:numId w:val="17"/>
        </w:numPr>
        <w:spacing w:before="240" w:after="0" w:line="360" w:lineRule="auto"/>
        <w:jc w:val="both"/>
        <w:rPr>
          <w:rFonts w:ascii="Times New Roman" w:hAnsi="Times New Roman"/>
          <w:sz w:val="24"/>
          <w:szCs w:val="24"/>
        </w:rPr>
      </w:pPr>
      <w:r w:rsidRPr="00A04F89">
        <w:rPr>
          <w:rFonts w:ascii="Times New Roman" w:hAnsi="Times New Roman"/>
          <w:sz w:val="24"/>
          <w:szCs w:val="24"/>
        </w:rPr>
        <w:t xml:space="preserve">Estimular práticas que promovam o desenvolvimento e acesso aos direitos das pessoas com </w:t>
      </w:r>
      <w:r w:rsidR="006C7F87" w:rsidRPr="00A04F89">
        <w:rPr>
          <w:rFonts w:ascii="Times New Roman" w:hAnsi="Times New Roman"/>
          <w:sz w:val="24"/>
          <w:szCs w:val="24"/>
        </w:rPr>
        <w:t>deficiência; e</w:t>
      </w:r>
    </w:p>
    <w:p w14:paraId="6E5588A0" w14:textId="696FBB3E" w:rsidR="00EB6538" w:rsidRPr="00A04F89" w:rsidRDefault="00AE24EB" w:rsidP="006C7F87">
      <w:pPr>
        <w:pStyle w:val="PargrafodaLista"/>
        <w:numPr>
          <w:ilvl w:val="0"/>
          <w:numId w:val="17"/>
        </w:numPr>
        <w:spacing w:before="240" w:after="0" w:line="360" w:lineRule="auto"/>
        <w:jc w:val="both"/>
        <w:rPr>
          <w:rFonts w:ascii="Times New Roman" w:hAnsi="Times New Roman"/>
          <w:sz w:val="24"/>
          <w:szCs w:val="24"/>
        </w:rPr>
      </w:pPr>
      <w:r w:rsidRPr="00A04F89">
        <w:rPr>
          <w:rFonts w:ascii="Times New Roman" w:hAnsi="Times New Roman"/>
          <w:sz w:val="24"/>
          <w:szCs w:val="24"/>
        </w:rPr>
        <w:t xml:space="preserve">Promover acções de prevenção de acidentes de minas </w:t>
      </w:r>
      <w:r w:rsidR="006C7F87" w:rsidRPr="00A04F89">
        <w:rPr>
          <w:rFonts w:ascii="Times New Roman" w:hAnsi="Times New Roman"/>
          <w:sz w:val="24"/>
          <w:szCs w:val="24"/>
        </w:rPr>
        <w:t>antipessoais</w:t>
      </w:r>
      <w:r w:rsidRPr="00A04F89">
        <w:rPr>
          <w:rFonts w:ascii="Times New Roman" w:hAnsi="Times New Roman"/>
          <w:sz w:val="24"/>
          <w:szCs w:val="24"/>
        </w:rPr>
        <w:t xml:space="preserve">, de viação, de trabalho, de doenças, bem como a assistência </w:t>
      </w:r>
      <w:r w:rsidR="006C7F87" w:rsidRPr="00A04F89">
        <w:rPr>
          <w:rFonts w:ascii="Times New Roman" w:hAnsi="Times New Roman"/>
          <w:sz w:val="24"/>
          <w:szCs w:val="24"/>
        </w:rPr>
        <w:t>psicossocial</w:t>
      </w:r>
      <w:r w:rsidRPr="00A04F89">
        <w:rPr>
          <w:rFonts w:ascii="Times New Roman" w:hAnsi="Times New Roman"/>
          <w:sz w:val="24"/>
          <w:szCs w:val="24"/>
        </w:rPr>
        <w:t xml:space="preserve"> às vítimas.</w:t>
      </w:r>
    </w:p>
    <w:p w14:paraId="7F0BD4B1" w14:textId="0C90DA02" w:rsidR="006C7F87" w:rsidRPr="00A04F89" w:rsidRDefault="005056CD" w:rsidP="006C7F87">
      <w:pPr>
        <w:spacing w:before="240" w:after="0" w:line="360" w:lineRule="auto"/>
        <w:jc w:val="both"/>
        <w:rPr>
          <w:rFonts w:ascii="Times New Roman" w:hAnsi="Times New Roman"/>
          <w:b/>
          <w:sz w:val="24"/>
          <w:szCs w:val="24"/>
        </w:rPr>
      </w:pPr>
      <w:r w:rsidRPr="00A04F89">
        <w:rPr>
          <w:rFonts w:ascii="Times New Roman" w:hAnsi="Times New Roman"/>
          <w:b/>
          <w:sz w:val="24"/>
          <w:szCs w:val="24"/>
        </w:rPr>
        <w:t xml:space="preserve">2. </w:t>
      </w:r>
      <w:r w:rsidR="006C7F87" w:rsidRPr="00A04F89">
        <w:rPr>
          <w:rFonts w:ascii="Times New Roman" w:hAnsi="Times New Roman"/>
          <w:b/>
          <w:sz w:val="24"/>
          <w:szCs w:val="24"/>
        </w:rPr>
        <w:t>Associações de/para as Pessoas com Deficiência:</w:t>
      </w:r>
    </w:p>
    <w:p w14:paraId="03EB84F6" w14:textId="778E2F0A" w:rsidR="006C7F87" w:rsidRPr="00A04F89" w:rsidRDefault="006C7F87" w:rsidP="006C7F87">
      <w:pPr>
        <w:spacing w:before="240" w:after="0" w:line="360" w:lineRule="auto"/>
        <w:jc w:val="both"/>
        <w:rPr>
          <w:rFonts w:ascii="Times New Roman" w:hAnsi="Times New Roman"/>
          <w:sz w:val="24"/>
          <w:szCs w:val="24"/>
        </w:rPr>
      </w:pPr>
      <w:r w:rsidRPr="00A04F89">
        <w:rPr>
          <w:rFonts w:ascii="Times New Roman" w:hAnsi="Times New Roman"/>
          <w:sz w:val="24"/>
          <w:szCs w:val="24"/>
        </w:rPr>
        <w:t xml:space="preserve">No âmbito da implementação do PNAD II, as </w:t>
      </w:r>
      <w:r w:rsidR="00675619" w:rsidRPr="00A04F89">
        <w:rPr>
          <w:rFonts w:ascii="Times New Roman" w:hAnsi="Times New Roman"/>
          <w:sz w:val="24"/>
          <w:szCs w:val="24"/>
        </w:rPr>
        <w:t>Associações</w:t>
      </w:r>
      <w:r w:rsidRPr="00A04F89">
        <w:rPr>
          <w:rFonts w:ascii="Times New Roman" w:hAnsi="Times New Roman"/>
          <w:sz w:val="24"/>
          <w:szCs w:val="24"/>
        </w:rPr>
        <w:t xml:space="preserve"> de/para as pessoas com </w:t>
      </w:r>
      <w:r w:rsidR="00675619" w:rsidRPr="00A04F89">
        <w:rPr>
          <w:rFonts w:ascii="Times New Roman" w:hAnsi="Times New Roman"/>
          <w:sz w:val="24"/>
          <w:szCs w:val="24"/>
        </w:rPr>
        <w:t>deficiência</w:t>
      </w:r>
      <w:r w:rsidRPr="00A04F89">
        <w:rPr>
          <w:rFonts w:ascii="Times New Roman" w:hAnsi="Times New Roman"/>
          <w:sz w:val="24"/>
          <w:szCs w:val="24"/>
        </w:rPr>
        <w:t>, tem como objectivos:</w:t>
      </w:r>
    </w:p>
    <w:p w14:paraId="49ECCD1F" w14:textId="537D0B68" w:rsidR="006C7F87" w:rsidRPr="00A04F89" w:rsidRDefault="006C7F87" w:rsidP="005056CD">
      <w:pPr>
        <w:pStyle w:val="PargrafodaLista"/>
        <w:numPr>
          <w:ilvl w:val="0"/>
          <w:numId w:val="19"/>
        </w:numPr>
        <w:spacing w:before="240" w:after="0" w:line="360" w:lineRule="auto"/>
        <w:jc w:val="both"/>
        <w:rPr>
          <w:rFonts w:ascii="Times New Roman" w:hAnsi="Times New Roman"/>
          <w:sz w:val="24"/>
          <w:szCs w:val="24"/>
        </w:rPr>
      </w:pPr>
      <w:r w:rsidRPr="00A04F89">
        <w:rPr>
          <w:rFonts w:ascii="Times New Roman" w:hAnsi="Times New Roman"/>
          <w:sz w:val="24"/>
          <w:szCs w:val="24"/>
        </w:rPr>
        <w:t xml:space="preserve">Desenvolver competências e habilidades dos recursos humanos de modo a possibilitar que as lideranças das associações sejam capazes de planificar, gerir, monitorar e avaliar, com sustentabilidade, as actividades preconizadas em prol das pessoas com </w:t>
      </w:r>
      <w:r w:rsidR="00675619" w:rsidRPr="00A04F89">
        <w:rPr>
          <w:rFonts w:ascii="Times New Roman" w:hAnsi="Times New Roman"/>
          <w:sz w:val="24"/>
          <w:szCs w:val="24"/>
        </w:rPr>
        <w:t>deficiência</w:t>
      </w:r>
      <w:r w:rsidRPr="00A04F89">
        <w:rPr>
          <w:rFonts w:ascii="Times New Roman" w:hAnsi="Times New Roman"/>
          <w:sz w:val="24"/>
          <w:szCs w:val="24"/>
        </w:rPr>
        <w:t>;</w:t>
      </w:r>
    </w:p>
    <w:p w14:paraId="1C85F302" w14:textId="1776B84E" w:rsidR="006C7F87" w:rsidRPr="00A04F89" w:rsidRDefault="006C7F87" w:rsidP="005056CD">
      <w:pPr>
        <w:pStyle w:val="PargrafodaLista"/>
        <w:numPr>
          <w:ilvl w:val="0"/>
          <w:numId w:val="19"/>
        </w:numPr>
        <w:spacing w:before="240" w:after="0" w:line="360" w:lineRule="auto"/>
        <w:jc w:val="both"/>
        <w:rPr>
          <w:rFonts w:ascii="Times New Roman" w:hAnsi="Times New Roman"/>
          <w:sz w:val="24"/>
          <w:szCs w:val="24"/>
        </w:rPr>
      </w:pPr>
      <w:r w:rsidRPr="00A04F89">
        <w:rPr>
          <w:rFonts w:ascii="Times New Roman" w:hAnsi="Times New Roman"/>
          <w:sz w:val="24"/>
          <w:szCs w:val="24"/>
        </w:rPr>
        <w:t xml:space="preserve">Desenvolver estratégias eficientes e eficazes de lobby e advocacia sobre a promoção e protecção dos direitos cívicos, políticos, económicos e culturais das pessoas com </w:t>
      </w:r>
      <w:r w:rsidR="005056CD" w:rsidRPr="00A04F89">
        <w:rPr>
          <w:rFonts w:ascii="Times New Roman" w:hAnsi="Times New Roman"/>
          <w:sz w:val="24"/>
          <w:szCs w:val="24"/>
        </w:rPr>
        <w:t>deficiência</w:t>
      </w:r>
      <w:r w:rsidRPr="00A04F89">
        <w:rPr>
          <w:rFonts w:ascii="Times New Roman" w:hAnsi="Times New Roman"/>
          <w:sz w:val="24"/>
          <w:szCs w:val="24"/>
        </w:rPr>
        <w:t>; e</w:t>
      </w:r>
    </w:p>
    <w:p w14:paraId="16534FD4" w14:textId="52025B47" w:rsidR="00126BFB" w:rsidRPr="0020775F" w:rsidRDefault="006C7F87" w:rsidP="0020775F">
      <w:pPr>
        <w:pStyle w:val="PargrafodaLista"/>
        <w:numPr>
          <w:ilvl w:val="0"/>
          <w:numId w:val="19"/>
        </w:numPr>
        <w:spacing w:before="240" w:after="0" w:line="360" w:lineRule="auto"/>
        <w:jc w:val="both"/>
        <w:rPr>
          <w:rFonts w:ascii="Times New Roman" w:hAnsi="Times New Roman"/>
          <w:sz w:val="24"/>
          <w:szCs w:val="24"/>
        </w:rPr>
      </w:pPr>
      <w:r w:rsidRPr="00A04F89">
        <w:rPr>
          <w:rFonts w:ascii="Times New Roman" w:hAnsi="Times New Roman"/>
          <w:sz w:val="24"/>
          <w:szCs w:val="24"/>
        </w:rPr>
        <w:t xml:space="preserve">Colaborar com as instituições governamentais na formulação e implementação de políticas e estratégias de acção de modo a garantir a participação e desenvolvimento da pessoa com </w:t>
      </w:r>
      <w:r w:rsidR="0093148D" w:rsidRPr="00A04F89">
        <w:rPr>
          <w:rFonts w:ascii="Times New Roman" w:hAnsi="Times New Roman"/>
          <w:sz w:val="24"/>
          <w:szCs w:val="24"/>
        </w:rPr>
        <w:t>deficiência</w:t>
      </w:r>
      <w:r w:rsidRPr="00A04F89">
        <w:rPr>
          <w:rFonts w:ascii="Times New Roman" w:hAnsi="Times New Roman"/>
          <w:sz w:val="24"/>
          <w:szCs w:val="24"/>
        </w:rPr>
        <w:t>.</w:t>
      </w:r>
    </w:p>
    <w:p w14:paraId="152A2906" w14:textId="77777777" w:rsidR="00126BFB" w:rsidRPr="00A04F89" w:rsidDel="008C5918" w:rsidRDefault="00126BFB" w:rsidP="00126BFB">
      <w:pPr>
        <w:pStyle w:val="PargrafodaLista"/>
        <w:spacing w:before="240" w:after="0" w:line="360" w:lineRule="auto"/>
        <w:jc w:val="both"/>
        <w:rPr>
          <w:del w:id="453" w:author="Sousa" w:date="2019-07-30T12:02:00Z"/>
          <w:rFonts w:ascii="Times New Roman" w:hAnsi="Times New Roman"/>
          <w:sz w:val="24"/>
          <w:szCs w:val="24"/>
        </w:rPr>
      </w:pPr>
    </w:p>
    <w:p w14:paraId="420E31AE" w14:textId="28586FE9" w:rsidR="00CE2C86" w:rsidRPr="00276E99" w:rsidRDefault="00CE2C86" w:rsidP="00CE2C86">
      <w:pPr>
        <w:spacing w:before="240" w:after="0" w:line="360" w:lineRule="auto"/>
        <w:jc w:val="both"/>
        <w:rPr>
          <w:rFonts w:ascii="Times New Roman" w:hAnsi="Times New Roman"/>
          <w:b/>
          <w:sz w:val="24"/>
          <w:szCs w:val="24"/>
        </w:rPr>
      </w:pPr>
      <w:r w:rsidRPr="00276E99">
        <w:rPr>
          <w:rFonts w:ascii="Times New Roman" w:hAnsi="Times New Roman"/>
          <w:b/>
          <w:sz w:val="24"/>
          <w:szCs w:val="24"/>
        </w:rPr>
        <w:t>3. Organizações Não-Governamentais Nacionais:</w:t>
      </w:r>
    </w:p>
    <w:p w14:paraId="3594C2F8" w14:textId="48C5159C" w:rsidR="00CE2C86" w:rsidRPr="00A04F89" w:rsidDel="008C5918" w:rsidRDefault="00CE2C86" w:rsidP="00CE2C86">
      <w:pPr>
        <w:spacing w:before="240" w:after="0" w:line="360" w:lineRule="auto"/>
        <w:jc w:val="both"/>
        <w:rPr>
          <w:del w:id="454" w:author="Sousa" w:date="2019-07-30T12:03:00Z"/>
          <w:rFonts w:ascii="Times New Roman" w:hAnsi="Times New Roman"/>
          <w:sz w:val="24"/>
          <w:szCs w:val="24"/>
        </w:rPr>
      </w:pPr>
      <w:r w:rsidRPr="00A04F89">
        <w:rPr>
          <w:rFonts w:ascii="Times New Roman" w:hAnsi="Times New Roman"/>
          <w:sz w:val="24"/>
          <w:szCs w:val="24"/>
        </w:rPr>
        <w:t xml:space="preserve">No âmbito da </w:t>
      </w:r>
      <w:r w:rsidR="008B56C5" w:rsidRPr="00A04F89">
        <w:rPr>
          <w:rFonts w:ascii="Times New Roman" w:hAnsi="Times New Roman"/>
          <w:sz w:val="24"/>
          <w:szCs w:val="24"/>
        </w:rPr>
        <w:t>implementação</w:t>
      </w:r>
      <w:r w:rsidRPr="00A04F89">
        <w:rPr>
          <w:rFonts w:ascii="Times New Roman" w:hAnsi="Times New Roman"/>
          <w:sz w:val="24"/>
          <w:szCs w:val="24"/>
        </w:rPr>
        <w:t xml:space="preserve"> do PNAD II, as Organizações Não-Governamentais, </w:t>
      </w:r>
      <w:r w:rsidR="008B56C5" w:rsidRPr="00A04F89">
        <w:rPr>
          <w:rFonts w:ascii="Times New Roman" w:hAnsi="Times New Roman"/>
          <w:sz w:val="24"/>
          <w:szCs w:val="24"/>
        </w:rPr>
        <w:t>perseguem</w:t>
      </w:r>
      <w:r w:rsidRPr="00A04F89">
        <w:rPr>
          <w:rFonts w:ascii="Times New Roman" w:hAnsi="Times New Roman"/>
          <w:sz w:val="24"/>
          <w:szCs w:val="24"/>
        </w:rPr>
        <w:t xml:space="preserve"> os seguintes objectivos:</w:t>
      </w:r>
    </w:p>
    <w:p w14:paraId="6CA582CB" w14:textId="77777777" w:rsidR="008C5918" w:rsidRPr="00A04F89" w:rsidRDefault="008C5918">
      <w:pPr>
        <w:spacing w:before="240" w:after="0" w:line="360" w:lineRule="auto"/>
        <w:jc w:val="both"/>
        <w:rPr>
          <w:ins w:id="455" w:author="Sousa" w:date="2019-07-30T12:03:00Z"/>
          <w:rFonts w:ascii="Times New Roman" w:hAnsi="Times New Roman"/>
          <w:sz w:val="24"/>
          <w:szCs w:val="24"/>
        </w:rPr>
        <w:pPrChange w:id="456" w:author="Sousa" w:date="2019-07-30T12:03:00Z">
          <w:pPr>
            <w:pStyle w:val="PargrafodaLista"/>
            <w:numPr>
              <w:numId w:val="20"/>
            </w:numPr>
            <w:spacing w:before="240" w:after="0" w:line="360" w:lineRule="auto"/>
            <w:ind w:hanging="360"/>
            <w:jc w:val="both"/>
          </w:pPr>
        </w:pPrChange>
      </w:pPr>
    </w:p>
    <w:p w14:paraId="27086702" w14:textId="4E354504" w:rsidR="00CE2C86" w:rsidRPr="00A04F89" w:rsidRDefault="00CE2C86">
      <w:pPr>
        <w:spacing w:before="240" w:after="0" w:line="360" w:lineRule="auto"/>
        <w:jc w:val="both"/>
        <w:rPr>
          <w:rFonts w:ascii="Times New Roman" w:hAnsi="Times New Roman"/>
          <w:sz w:val="24"/>
          <w:szCs w:val="24"/>
        </w:rPr>
        <w:pPrChange w:id="457" w:author="Sousa" w:date="2019-07-30T12:03:00Z">
          <w:pPr>
            <w:pStyle w:val="PargrafodaLista"/>
            <w:numPr>
              <w:numId w:val="20"/>
            </w:numPr>
            <w:spacing w:before="240" w:after="0" w:line="360" w:lineRule="auto"/>
            <w:ind w:hanging="360"/>
            <w:jc w:val="both"/>
          </w:pPr>
        </w:pPrChange>
      </w:pPr>
      <w:r w:rsidRPr="00A04F89">
        <w:rPr>
          <w:rFonts w:ascii="Times New Roman" w:hAnsi="Times New Roman"/>
          <w:sz w:val="24"/>
          <w:szCs w:val="24"/>
        </w:rPr>
        <w:t xml:space="preserve">Fortalecer as políticas de desenvolvimento e as capacidades de lobby e advocacia sobre os direitos das pessoas com </w:t>
      </w:r>
      <w:r w:rsidR="008B56C5" w:rsidRPr="00A04F89">
        <w:rPr>
          <w:rFonts w:ascii="Times New Roman" w:hAnsi="Times New Roman"/>
          <w:sz w:val="24"/>
          <w:szCs w:val="24"/>
        </w:rPr>
        <w:t>deficiência</w:t>
      </w:r>
      <w:r w:rsidRPr="00A04F89">
        <w:rPr>
          <w:rFonts w:ascii="Times New Roman" w:hAnsi="Times New Roman"/>
          <w:sz w:val="24"/>
          <w:szCs w:val="24"/>
        </w:rPr>
        <w:t>; e</w:t>
      </w:r>
    </w:p>
    <w:p w14:paraId="6B2D874A" w14:textId="0622B157" w:rsidR="00CE2C86" w:rsidRPr="00A04F89" w:rsidRDefault="00CE2C86" w:rsidP="008B56C5">
      <w:pPr>
        <w:pStyle w:val="PargrafodaLista"/>
        <w:numPr>
          <w:ilvl w:val="0"/>
          <w:numId w:val="20"/>
        </w:numPr>
        <w:spacing w:before="240" w:after="0" w:line="360" w:lineRule="auto"/>
        <w:jc w:val="both"/>
        <w:rPr>
          <w:rFonts w:ascii="Times New Roman" w:hAnsi="Times New Roman"/>
          <w:sz w:val="24"/>
          <w:szCs w:val="24"/>
        </w:rPr>
      </w:pPr>
      <w:r w:rsidRPr="00A04F89">
        <w:rPr>
          <w:rFonts w:ascii="Times New Roman" w:hAnsi="Times New Roman"/>
          <w:sz w:val="24"/>
          <w:szCs w:val="24"/>
        </w:rPr>
        <w:lastRenderedPageBreak/>
        <w:t xml:space="preserve">Prestar apoio moral, técnico, material e financeiro na formulação e implementação de políticas e estratégias de acção em prol das pessoas com </w:t>
      </w:r>
      <w:r w:rsidR="008B56C5" w:rsidRPr="00A04F89">
        <w:rPr>
          <w:rFonts w:ascii="Times New Roman" w:hAnsi="Times New Roman"/>
          <w:sz w:val="24"/>
          <w:szCs w:val="24"/>
        </w:rPr>
        <w:t>deficiência</w:t>
      </w:r>
      <w:r w:rsidRPr="00A04F89">
        <w:rPr>
          <w:rFonts w:ascii="Times New Roman" w:hAnsi="Times New Roman"/>
          <w:sz w:val="24"/>
          <w:szCs w:val="24"/>
        </w:rPr>
        <w:t>.</w:t>
      </w:r>
    </w:p>
    <w:p w14:paraId="3DF5B6B7" w14:textId="618045C2" w:rsidR="00CE2C86" w:rsidRPr="00A04F89" w:rsidRDefault="00CE2C86" w:rsidP="00CE2C86">
      <w:pPr>
        <w:spacing w:before="240" w:after="0" w:line="360" w:lineRule="auto"/>
        <w:jc w:val="both"/>
        <w:rPr>
          <w:rFonts w:ascii="Times New Roman" w:hAnsi="Times New Roman"/>
          <w:b/>
          <w:sz w:val="24"/>
          <w:szCs w:val="24"/>
        </w:rPr>
      </w:pPr>
      <w:r w:rsidRPr="00A04F89">
        <w:rPr>
          <w:rFonts w:ascii="Times New Roman" w:hAnsi="Times New Roman"/>
          <w:b/>
          <w:sz w:val="24"/>
          <w:szCs w:val="24"/>
        </w:rPr>
        <w:t>4. Agências e Organizações Parceiras Internacionais:</w:t>
      </w:r>
    </w:p>
    <w:p w14:paraId="4A73EEF1" w14:textId="77777777" w:rsidR="00CE2C86" w:rsidRPr="00A04F89" w:rsidRDefault="00CE2C86" w:rsidP="00CE2C86">
      <w:pPr>
        <w:spacing w:before="240" w:after="0" w:line="360" w:lineRule="auto"/>
        <w:jc w:val="both"/>
        <w:rPr>
          <w:rFonts w:ascii="Times New Roman" w:hAnsi="Times New Roman"/>
          <w:sz w:val="24"/>
          <w:szCs w:val="24"/>
        </w:rPr>
      </w:pPr>
      <w:r w:rsidRPr="00A04F89">
        <w:rPr>
          <w:rFonts w:ascii="Times New Roman" w:hAnsi="Times New Roman"/>
          <w:sz w:val="24"/>
          <w:szCs w:val="24"/>
        </w:rPr>
        <w:t>As Agências e organizações parceiras internacionais, tem como objectivos:</w:t>
      </w:r>
    </w:p>
    <w:p w14:paraId="5CA282D1" w14:textId="03C65B5D" w:rsidR="00CE2C86" w:rsidRPr="00A04F89" w:rsidRDefault="00CE2C86" w:rsidP="00CE2C86">
      <w:pPr>
        <w:pStyle w:val="PargrafodaLista"/>
        <w:numPr>
          <w:ilvl w:val="0"/>
          <w:numId w:val="18"/>
        </w:numPr>
        <w:spacing w:before="240" w:after="0" w:line="360" w:lineRule="auto"/>
        <w:jc w:val="both"/>
        <w:rPr>
          <w:rFonts w:ascii="Times New Roman" w:hAnsi="Times New Roman"/>
          <w:sz w:val="24"/>
          <w:szCs w:val="24"/>
        </w:rPr>
      </w:pPr>
      <w:r w:rsidRPr="00A04F89">
        <w:rPr>
          <w:rFonts w:ascii="Times New Roman" w:hAnsi="Times New Roman"/>
          <w:sz w:val="24"/>
          <w:szCs w:val="24"/>
        </w:rPr>
        <w:t>Prestar apoio técnico, material e financeiro para a implementação de acções em prol do desenvolvimento e promoção das pessoas com deficiência;</w:t>
      </w:r>
    </w:p>
    <w:p w14:paraId="70EACAD9" w14:textId="720433BA" w:rsidR="000D70E0" w:rsidRPr="00A04F89" w:rsidRDefault="00CE2C86" w:rsidP="000D70E0">
      <w:pPr>
        <w:pStyle w:val="PargrafodaLista"/>
        <w:numPr>
          <w:ilvl w:val="0"/>
          <w:numId w:val="18"/>
        </w:numPr>
        <w:spacing w:before="240" w:after="0" w:line="360" w:lineRule="auto"/>
        <w:jc w:val="both"/>
        <w:rPr>
          <w:rFonts w:ascii="Times New Roman" w:hAnsi="Times New Roman"/>
          <w:sz w:val="24"/>
          <w:szCs w:val="24"/>
        </w:rPr>
      </w:pPr>
      <w:r w:rsidRPr="00A04F89">
        <w:rPr>
          <w:rFonts w:ascii="Times New Roman" w:hAnsi="Times New Roman"/>
          <w:sz w:val="24"/>
          <w:szCs w:val="24"/>
        </w:rPr>
        <w:t>Garantir o envolvimento e participação das pessoas com deficiência na discussão dos seus problemas em fóruns nacionais e internacionais, bem como a troca de experiências entre países, associações e organizações de/para as pessoas com deficiência.</w:t>
      </w:r>
    </w:p>
    <w:p w14:paraId="32486A09" w14:textId="77777777" w:rsidR="006D0A1B" w:rsidRPr="00A04F89" w:rsidRDefault="006D0A1B" w:rsidP="006D0A1B">
      <w:pPr>
        <w:pStyle w:val="PargrafodaLista"/>
        <w:spacing w:before="240" w:after="0" w:line="240" w:lineRule="auto"/>
        <w:jc w:val="both"/>
        <w:rPr>
          <w:rFonts w:ascii="Times New Roman" w:hAnsi="Times New Roman"/>
          <w:sz w:val="24"/>
          <w:szCs w:val="24"/>
        </w:rPr>
      </w:pPr>
    </w:p>
    <w:p w14:paraId="463A7F80" w14:textId="784EF179" w:rsidR="000D70E0" w:rsidRPr="00A04F89" w:rsidRDefault="0020775F" w:rsidP="009C637D">
      <w:pPr>
        <w:spacing w:line="360" w:lineRule="auto"/>
        <w:jc w:val="both"/>
        <w:rPr>
          <w:rStyle w:val="Cabealho1Carter"/>
          <w:rFonts w:ascii="Times New Roman" w:hAnsi="Times New Roman" w:cs="Times New Roman"/>
          <w:color w:val="auto"/>
          <w:sz w:val="24"/>
          <w:szCs w:val="24"/>
          <w:rPrChange w:id="458" w:author="Sousa" w:date="2019-08-04T19:07:00Z">
            <w:rPr>
              <w:rFonts w:ascii="Times New Roman" w:eastAsia="Times New Roman" w:hAnsi="Times New Roman"/>
              <w:b/>
              <w:sz w:val="24"/>
              <w:szCs w:val="24"/>
            </w:rPr>
          </w:rPrChange>
        </w:rPr>
      </w:pPr>
      <w:bookmarkStart w:id="459" w:name="_Toc15836585"/>
      <w:bookmarkStart w:id="460" w:name="_Toc20366969"/>
      <w:r w:rsidRPr="00A04F89">
        <w:rPr>
          <w:rStyle w:val="Cabealho1Carter"/>
          <w:rFonts w:ascii="Times New Roman" w:hAnsi="Times New Roman" w:cs="Times New Roman"/>
          <w:color w:val="auto"/>
          <w:sz w:val="24"/>
          <w:szCs w:val="24"/>
        </w:rPr>
        <w:t>Políticas</w:t>
      </w:r>
      <w:r w:rsidR="00700FD1" w:rsidRPr="00A04F89">
        <w:rPr>
          <w:rStyle w:val="Cabealho1Carter"/>
          <w:rFonts w:ascii="Times New Roman" w:hAnsi="Times New Roman" w:cs="Times New Roman"/>
          <w:color w:val="auto"/>
          <w:sz w:val="24"/>
          <w:szCs w:val="24"/>
          <w:rPrChange w:id="461" w:author="Sousa" w:date="2019-08-04T19:07:00Z">
            <w:rPr>
              <w:rFonts w:ascii="Times New Roman" w:eastAsia="Times New Roman" w:hAnsi="Times New Roman"/>
              <w:b/>
              <w:sz w:val="24"/>
              <w:szCs w:val="24"/>
            </w:rPr>
          </w:rPrChange>
        </w:rPr>
        <w:t xml:space="preserve"> educacionais para</w:t>
      </w:r>
      <w:r w:rsidR="00A46905" w:rsidRPr="00A04F89">
        <w:rPr>
          <w:rStyle w:val="Cabealho1Carter"/>
          <w:rFonts w:ascii="Times New Roman" w:hAnsi="Times New Roman" w:cs="Times New Roman"/>
          <w:color w:val="auto"/>
          <w:sz w:val="24"/>
          <w:szCs w:val="24"/>
          <w:rPrChange w:id="462" w:author="Sousa" w:date="2019-08-04T19:07:00Z">
            <w:rPr>
              <w:rFonts w:ascii="Times New Roman" w:eastAsia="Times New Roman" w:hAnsi="Times New Roman"/>
              <w:b/>
              <w:sz w:val="24"/>
              <w:szCs w:val="24"/>
            </w:rPr>
          </w:rPrChange>
        </w:rPr>
        <w:t xml:space="preserve"> inserção de pessoas portadoras de deficiência n</w:t>
      </w:r>
      <w:r w:rsidR="00700FD1" w:rsidRPr="00A04F89">
        <w:rPr>
          <w:rStyle w:val="Cabealho1Carter"/>
          <w:rFonts w:ascii="Times New Roman" w:hAnsi="Times New Roman" w:cs="Times New Roman"/>
          <w:color w:val="auto"/>
          <w:sz w:val="24"/>
          <w:szCs w:val="24"/>
          <w:rPrChange w:id="463" w:author="Sousa" w:date="2019-08-04T19:07:00Z">
            <w:rPr>
              <w:rFonts w:ascii="Times New Roman" w:eastAsia="Times New Roman" w:hAnsi="Times New Roman"/>
              <w:b/>
              <w:sz w:val="24"/>
              <w:szCs w:val="24"/>
            </w:rPr>
          </w:rPrChange>
        </w:rPr>
        <w:t>o ensino</w:t>
      </w:r>
      <w:bookmarkEnd w:id="459"/>
      <w:bookmarkEnd w:id="460"/>
      <w:r w:rsidR="000D70E0" w:rsidRPr="00276E99">
        <w:rPr>
          <w:rFonts w:ascii="Times New Roman" w:eastAsia="Times New Roman" w:hAnsi="Times New Roman"/>
          <w:b/>
          <w:sz w:val="24"/>
          <w:szCs w:val="24"/>
        </w:rPr>
        <w:t xml:space="preserve"> </w:t>
      </w:r>
      <w:r w:rsidR="000D70E0" w:rsidRPr="00A04F89">
        <w:rPr>
          <w:rStyle w:val="Cabealho1Carter"/>
          <w:rFonts w:ascii="Times New Roman" w:hAnsi="Times New Roman" w:cs="Times New Roman"/>
          <w:color w:val="auto"/>
          <w:sz w:val="24"/>
          <w:szCs w:val="24"/>
          <w:rPrChange w:id="464" w:author="Sousa" w:date="2019-08-04T19:07:00Z">
            <w:rPr>
              <w:rFonts w:ascii="Times New Roman" w:eastAsia="Times New Roman" w:hAnsi="Times New Roman"/>
              <w:b/>
              <w:sz w:val="24"/>
              <w:szCs w:val="24"/>
            </w:rPr>
          </w:rPrChange>
        </w:rPr>
        <w:t>em Moçambique</w:t>
      </w:r>
      <w:r w:rsidR="00126BFB">
        <w:rPr>
          <w:rStyle w:val="Cabealho1Carter"/>
          <w:rFonts w:ascii="Times New Roman" w:hAnsi="Times New Roman" w:cs="Times New Roman"/>
          <w:color w:val="auto"/>
          <w:sz w:val="24"/>
          <w:szCs w:val="24"/>
        </w:rPr>
        <w:t>.</w:t>
      </w:r>
    </w:p>
    <w:p w14:paraId="20A088DF" w14:textId="77777777" w:rsidR="00635168" w:rsidRPr="00AC1CD6" w:rsidRDefault="00635168" w:rsidP="00635168">
      <w:pPr>
        <w:spacing w:line="360" w:lineRule="auto"/>
        <w:jc w:val="both"/>
        <w:rPr>
          <w:rFonts w:ascii="Times New Roman" w:eastAsia="Times New Roman" w:hAnsi="Times New Roman"/>
          <w:sz w:val="24"/>
          <w:szCs w:val="24"/>
        </w:rPr>
      </w:pPr>
      <w:r w:rsidRPr="00276E99">
        <w:rPr>
          <w:rFonts w:ascii="Times New Roman" w:eastAsia="Times New Roman" w:hAnsi="Times New Roman"/>
          <w:sz w:val="24"/>
          <w:szCs w:val="24"/>
        </w:rPr>
        <w:t>O Estado moçambicano através do Governo, tem a tarefa de e</w:t>
      </w:r>
      <w:r w:rsidRPr="00AC1CD6">
        <w:rPr>
          <w:rFonts w:ascii="Times New Roman" w:eastAsia="Times New Roman" w:hAnsi="Times New Roman"/>
          <w:sz w:val="24"/>
          <w:szCs w:val="24"/>
        </w:rPr>
        <w:t>laborar políticas públicas, com vista à materialização das prescrições constitucionais nas mais diversas áreas, designadamente sobre a economia, a educação, a saúde, o meio ambiente, a ciência e tecnologia, trabalho, entre outras.</w:t>
      </w:r>
    </w:p>
    <w:p w14:paraId="49AF9AA5" w14:textId="77777777" w:rsidR="00635168" w:rsidRPr="00A04F89" w:rsidRDefault="00635168" w:rsidP="00635168">
      <w:pPr>
        <w:spacing w:line="360" w:lineRule="auto"/>
        <w:jc w:val="both"/>
        <w:rPr>
          <w:rFonts w:ascii="Times New Roman" w:eastAsia="Times New Roman" w:hAnsi="Times New Roman"/>
          <w:sz w:val="24"/>
          <w:szCs w:val="24"/>
        </w:rPr>
      </w:pPr>
      <w:r w:rsidRPr="00A04F89">
        <w:rPr>
          <w:rFonts w:ascii="Times New Roman" w:eastAsia="Times New Roman" w:hAnsi="Times New Roman"/>
          <w:sz w:val="24"/>
          <w:szCs w:val="24"/>
        </w:rPr>
        <w:t>Ao MINED, enquanto integrante do Governo e como órgão que tutela a área da educação cabe a formulação de políticas e estratégias educacionais, nos termos do art. 2 da Resolução nº 1/2011, que aprova o seu Estatuto Orgânico.</w:t>
      </w:r>
    </w:p>
    <w:p w14:paraId="24E573D4" w14:textId="4678F6C8" w:rsidR="00635168" w:rsidRPr="00A04F89" w:rsidRDefault="00635168" w:rsidP="00635168">
      <w:pPr>
        <w:spacing w:line="360" w:lineRule="auto"/>
        <w:jc w:val="both"/>
        <w:rPr>
          <w:rFonts w:ascii="Times New Roman" w:eastAsia="Times New Roman" w:hAnsi="Times New Roman"/>
          <w:sz w:val="24"/>
          <w:szCs w:val="24"/>
        </w:rPr>
      </w:pPr>
      <w:r w:rsidRPr="00A04F89">
        <w:rPr>
          <w:rFonts w:ascii="Times New Roman" w:eastAsia="Times New Roman" w:hAnsi="Times New Roman"/>
          <w:sz w:val="24"/>
          <w:szCs w:val="24"/>
        </w:rPr>
        <w:t xml:space="preserve"> Moçambique ratificou a CIDPD e o respectivo Protocolo Facultativo, através da Resolução nº 29/2010 de 31 de Dezembro. Por ratificação entende-se o compromisso do Estado na aceitação do conteúdo de um tratado internacional, comprometendo-se em tomar atitudes positivas, um com vista a efectivar os direitos</w:t>
      </w:r>
      <w:r w:rsidR="00044CB2" w:rsidRPr="00A04F89">
        <w:rPr>
          <w:rFonts w:ascii="Times New Roman" w:eastAsia="Times New Roman" w:hAnsi="Times New Roman"/>
          <w:sz w:val="24"/>
          <w:szCs w:val="24"/>
        </w:rPr>
        <w:t xml:space="preserve"> contidos nesse mesmo tratado. </w:t>
      </w:r>
    </w:p>
    <w:p w14:paraId="11994437" w14:textId="77777777" w:rsidR="00635168" w:rsidRPr="00A04F89" w:rsidRDefault="00635168" w:rsidP="00635168">
      <w:pPr>
        <w:spacing w:line="360" w:lineRule="auto"/>
        <w:jc w:val="both"/>
        <w:rPr>
          <w:rFonts w:ascii="Times New Roman" w:eastAsia="Times New Roman" w:hAnsi="Times New Roman"/>
          <w:sz w:val="24"/>
          <w:szCs w:val="24"/>
        </w:rPr>
      </w:pPr>
      <w:r w:rsidRPr="00A04F89">
        <w:rPr>
          <w:rFonts w:ascii="Times New Roman" w:eastAsia="Times New Roman" w:hAnsi="Times New Roman"/>
          <w:sz w:val="24"/>
          <w:szCs w:val="24"/>
        </w:rPr>
        <w:t xml:space="preserve">Assim, constam do art. 4 da CIDPD, Obrigações gerais em que: </w:t>
      </w:r>
    </w:p>
    <w:p w14:paraId="435D7BEA" w14:textId="01496FB7" w:rsidR="00635168" w:rsidRPr="00A04F89" w:rsidRDefault="00577247" w:rsidP="00635168">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1- Os Estados Parte</w:t>
      </w:r>
      <w:r w:rsidR="00635168" w:rsidRPr="00A04F89">
        <w:rPr>
          <w:rFonts w:ascii="Times New Roman" w:eastAsia="Times New Roman" w:hAnsi="Times New Roman"/>
          <w:sz w:val="24"/>
          <w:szCs w:val="24"/>
        </w:rPr>
        <w:t xml:space="preserve"> se comprometem a assegurar e promover a plena realização de todos os direitos humanos e liberdades fundamentais por todas as pessoas com deficiência, sem qualquer tipo de discriminação por causa de sua deficiência. Para tanto, os Estados Partes </w:t>
      </w:r>
      <w:r w:rsidR="00635168" w:rsidRPr="00A04F89">
        <w:rPr>
          <w:rFonts w:ascii="Times New Roman" w:eastAsia="Times New Roman" w:hAnsi="Times New Roman"/>
          <w:sz w:val="24"/>
          <w:szCs w:val="24"/>
        </w:rPr>
        <w:lastRenderedPageBreak/>
        <w:t>se comprometem a: levar em conta, em todos os programas e políticas, a protecção e a promoção dos direitos humanos</w:t>
      </w:r>
      <w:r w:rsidR="00044CB2" w:rsidRPr="00A04F89">
        <w:rPr>
          <w:rFonts w:ascii="Times New Roman" w:eastAsia="Times New Roman" w:hAnsi="Times New Roman"/>
          <w:sz w:val="24"/>
          <w:szCs w:val="24"/>
        </w:rPr>
        <w:t xml:space="preserve"> das pessoas com deficiência.” </w:t>
      </w:r>
    </w:p>
    <w:p w14:paraId="7467A5D5" w14:textId="77777777" w:rsidR="00635168" w:rsidRPr="00A04F89" w:rsidRDefault="00635168" w:rsidP="00635168">
      <w:pPr>
        <w:spacing w:line="360" w:lineRule="auto"/>
        <w:jc w:val="both"/>
        <w:rPr>
          <w:rFonts w:ascii="Times New Roman" w:eastAsia="Times New Roman" w:hAnsi="Times New Roman"/>
          <w:sz w:val="24"/>
          <w:szCs w:val="24"/>
        </w:rPr>
      </w:pPr>
      <w:r w:rsidRPr="00A04F89">
        <w:rPr>
          <w:rFonts w:ascii="Times New Roman" w:eastAsia="Times New Roman" w:hAnsi="Times New Roman"/>
          <w:sz w:val="24"/>
          <w:szCs w:val="24"/>
        </w:rPr>
        <w:t>No que tange à área da educação, estabelece o art. 24 da supracitada Convenção que:</w:t>
      </w:r>
    </w:p>
    <w:p w14:paraId="4751D6D0" w14:textId="77777777" w:rsidR="00635168" w:rsidRPr="00A04F89" w:rsidRDefault="00635168" w:rsidP="00635168">
      <w:pPr>
        <w:spacing w:line="360" w:lineRule="auto"/>
        <w:jc w:val="both"/>
        <w:rPr>
          <w:rFonts w:ascii="Times New Roman" w:eastAsia="Times New Roman" w:hAnsi="Times New Roman"/>
          <w:sz w:val="24"/>
          <w:szCs w:val="24"/>
        </w:rPr>
      </w:pPr>
      <w:r w:rsidRPr="00A04F89">
        <w:rPr>
          <w:rFonts w:ascii="Times New Roman" w:eastAsia="Times New Roman" w:hAnsi="Times New Roman"/>
          <w:sz w:val="24"/>
          <w:szCs w:val="24"/>
        </w:rPr>
        <w:t xml:space="preserve">2- Para a realização deste direito, os Estados Partes deverão assegurar que: </w:t>
      </w:r>
    </w:p>
    <w:p w14:paraId="29AABBE9" w14:textId="77777777" w:rsidR="00635168" w:rsidRPr="00A04F89" w:rsidRDefault="00635168" w:rsidP="00635168">
      <w:pPr>
        <w:spacing w:line="360" w:lineRule="auto"/>
        <w:jc w:val="both"/>
        <w:rPr>
          <w:rFonts w:ascii="Times New Roman" w:eastAsia="Times New Roman" w:hAnsi="Times New Roman"/>
          <w:sz w:val="24"/>
          <w:szCs w:val="24"/>
        </w:rPr>
      </w:pPr>
      <w:r w:rsidRPr="00A04F89">
        <w:rPr>
          <w:rFonts w:ascii="Times New Roman" w:eastAsia="Times New Roman" w:hAnsi="Times New Roman"/>
          <w:sz w:val="24"/>
          <w:szCs w:val="24"/>
        </w:rPr>
        <w:t xml:space="preserve">a). As pessoas com deficiência não sejam excluídas do sistema educacional geral sob alegação da deficiência e que as crianças com deficiência não sejam excluídas do ensino fundamental gratuito e compulsório, sob a alegação da deficiência; </w:t>
      </w:r>
    </w:p>
    <w:p w14:paraId="5882A6AD" w14:textId="6D806AB7" w:rsidR="00635168" w:rsidRPr="00A04F89" w:rsidRDefault="00635168" w:rsidP="00635168">
      <w:pPr>
        <w:spacing w:line="360" w:lineRule="auto"/>
        <w:jc w:val="both"/>
        <w:rPr>
          <w:rFonts w:ascii="Times New Roman" w:eastAsia="Times New Roman" w:hAnsi="Times New Roman"/>
          <w:sz w:val="24"/>
          <w:szCs w:val="24"/>
        </w:rPr>
      </w:pPr>
      <w:r w:rsidRPr="00A04F89">
        <w:rPr>
          <w:rFonts w:ascii="Times New Roman" w:eastAsia="Times New Roman" w:hAnsi="Times New Roman"/>
          <w:sz w:val="24"/>
          <w:szCs w:val="24"/>
        </w:rPr>
        <w:t>b). As pessoas com deficiência possam ter acesso ao ensino fundamental inclusivo, de qualidade e gratuito, em igualdade de condições com as demais pessoas na comunidade</w:t>
      </w:r>
      <w:r w:rsidR="00044CB2" w:rsidRPr="00A04F89">
        <w:rPr>
          <w:rFonts w:ascii="Times New Roman" w:eastAsia="Times New Roman" w:hAnsi="Times New Roman"/>
          <w:sz w:val="24"/>
          <w:szCs w:val="24"/>
        </w:rPr>
        <w:t xml:space="preserve"> em que vivem; </w:t>
      </w:r>
    </w:p>
    <w:p w14:paraId="0AE825E4" w14:textId="4A014625" w:rsidR="00635168" w:rsidRPr="00A04F89" w:rsidRDefault="00635168" w:rsidP="00635168">
      <w:pPr>
        <w:spacing w:line="360" w:lineRule="auto"/>
        <w:jc w:val="both"/>
        <w:rPr>
          <w:rFonts w:ascii="Times New Roman" w:eastAsia="Times New Roman" w:hAnsi="Times New Roman"/>
          <w:sz w:val="24"/>
          <w:szCs w:val="24"/>
        </w:rPr>
      </w:pPr>
      <w:r w:rsidRPr="00A04F89">
        <w:rPr>
          <w:rFonts w:ascii="Times New Roman" w:eastAsia="Times New Roman" w:hAnsi="Times New Roman"/>
          <w:sz w:val="24"/>
          <w:szCs w:val="24"/>
        </w:rPr>
        <w:t>Deste modo, as escolas nacionais devem reger-se pelo sistema de educação inclusiva e cabe ao MINED, a formulação de políticas educacionais inclusivas. Assim, as acções do Estado, através do MINED, devem ter em vista a criação de mecanismos para que todos os cidadãos, inclusive os PD sejam inseridos no SNE. Nem todas as políticas educacionais têm essa visão de incluir os PD no SNE- regular, pois países há em que as políticas educacionais são especiais, no sentido de que todas as crianças, tidas como necessitadas de atendimento educativo especial devem ser i</w:t>
      </w:r>
      <w:r w:rsidR="00044CB2" w:rsidRPr="00A04F89">
        <w:rPr>
          <w:rFonts w:ascii="Times New Roman" w:eastAsia="Times New Roman" w:hAnsi="Times New Roman"/>
          <w:sz w:val="24"/>
          <w:szCs w:val="24"/>
        </w:rPr>
        <w:t xml:space="preserve">nseridas em escolas especiais. </w:t>
      </w:r>
    </w:p>
    <w:p w14:paraId="07025CB8" w14:textId="77777777" w:rsidR="00635168" w:rsidRPr="00A04F89" w:rsidRDefault="00635168" w:rsidP="00635168">
      <w:pPr>
        <w:spacing w:line="360" w:lineRule="auto"/>
        <w:jc w:val="both"/>
        <w:rPr>
          <w:rFonts w:ascii="Times New Roman" w:eastAsia="Times New Roman" w:hAnsi="Times New Roman"/>
          <w:sz w:val="24"/>
          <w:szCs w:val="24"/>
        </w:rPr>
      </w:pPr>
      <w:r w:rsidRPr="00A04F89">
        <w:rPr>
          <w:rFonts w:ascii="Times New Roman" w:eastAsia="Times New Roman" w:hAnsi="Times New Roman"/>
          <w:sz w:val="24"/>
          <w:szCs w:val="24"/>
        </w:rPr>
        <w:t xml:space="preserve">Por exemplo, a Lei do SNE é de 1992 e a CIDPD foi ratificada em 2010. A Lei de SNE, sendo anterior, ainda estabelece a necessidade de se criarem salas especiais em escolas regulares, contrariando o sistema de educação inclusiva estabelecido pela CIDPD. Citamos o art. 29 da Lei do SNE, conforme se segue:  </w:t>
      </w:r>
    </w:p>
    <w:p w14:paraId="579F718B" w14:textId="0E51BD9C" w:rsidR="00635168" w:rsidRPr="00A04F89" w:rsidRDefault="00635168" w:rsidP="00635168">
      <w:pPr>
        <w:spacing w:line="360" w:lineRule="auto"/>
        <w:jc w:val="both"/>
        <w:rPr>
          <w:rFonts w:ascii="Times New Roman" w:eastAsia="Times New Roman" w:hAnsi="Times New Roman"/>
          <w:sz w:val="24"/>
          <w:szCs w:val="24"/>
        </w:rPr>
      </w:pPr>
      <w:r w:rsidRPr="00A04F89">
        <w:rPr>
          <w:rFonts w:ascii="Times New Roman" w:eastAsia="Times New Roman" w:hAnsi="Times New Roman"/>
          <w:sz w:val="24"/>
          <w:szCs w:val="24"/>
        </w:rPr>
        <w:t xml:space="preserve">1- A Educação Especial consiste na educação de crianças e jovens com deficiências físicas, sensoriais e mentais ou de difícil enquadramento escolar e realiza-se em princípio através de turmas especiais dentro das escolas regulares. </w:t>
      </w:r>
    </w:p>
    <w:p w14:paraId="4A5611E4" w14:textId="3D079A04" w:rsidR="00635168" w:rsidRPr="00A04F89" w:rsidRDefault="00635168" w:rsidP="00635168">
      <w:pPr>
        <w:spacing w:line="360" w:lineRule="auto"/>
        <w:jc w:val="both"/>
        <w:rPr>
          <w:rFonts w:ascii="Times New Roman" w:eastAsia="Times New Roman" w:hAnsi="Times New Roman"/>
          <w:sz w:val="24"/>
          <w:szCs w:val="24"/>
        </w:rPr>
      </w:pPr>
      <w:r w:rsidRPr="00A04F89">
        <w:rPr>
          <w:rFonts w:ascii="Times New Roman" w:eastAsia="Times New Roman" w:hAnsi="Times New Roman"/>
          <w:sz w:val="24"/>
          <w:szCs w:val="24"/>
        </w:rPr>
        <w:t xml:space="preserve">2- É objectivo do ensino especial proporcionar uma formação em todos os graus de ensino e a capacitação vocacional que permite a integração destas crianças e jovens em Escolas Regulares, na sociedade. </w:t>
      </w:r>
    </w:p>
    <w:p w14:paraId="0E99CBC9" w14:textId="40D41BAD" w:rsidR="00635168" w:rsidRPr="00A04F89" w:rsidRDefault="00635168" w:rsidP="00635168">
      <w:pPr>
        <w:spacing w:line="360" w:lineRule="auto"/>
        <w:jc w:val="both"/>
        <w:rPr>
          <w:rFonts w:ascii="Times New Roman" w:eastAsia="Times New Roman" w:hAnsi="Times New Roman"/>
          <w:sz w:val="24"/>
          <w:szCs w:val="24"/>
        </w:rPr>
      </w:pPr>
      <w:r w:rsidRPr="00A04F89">
        <w:rPr>
          <w:rFonts w:ascii="Times New Roman" w:eastAsia="Times New Roman" w:hAnsi="Times New Roman"/>
          <w:sz w:val="24"/>
          <w:szCs w:val="24"/>
        </w:rPr>
        <w:t>Moçambique adoptou a PEI (Política Educacional Inclusiva)</w:t>
      </w:r>
      <w:ins w:id="465" w:author="Sousa" w:date="2019-07-30T12:08:00Z">
        <w:r w:rsidR="00157D13" w:rsidRPr="00A04F89">
          <w:rPr>
            <w:rFonts w:ascii="Times New Roman" w:eastAsia="Times New Roman" w:hAnsi="Times New Roman"/>
            <w:sz w:val="24"/>
            <w:szCs w:val="24"/>
          </w:rPr>
          <w:t>-</w:t>
        </w:r>
      </w:ins>
      <w:del w:id="466" w:author="Sousa" w:date="2019-07-30T12:08:00Z">
        <w:r w:rsidRPr="00A04F89" w:rsidDel="00157D13">
          <w:rPr>
            <w:rFonts w:ascii="Times New Roman" w:eastAsia="Times New Roman" w:hAnsi="Times New Roman"/>
            <w:sz w:val="24"/>
            <w:szCs w:val="24"/>
          </w:rPr>
          <w:delText xml:space="preserve"> _</w:delText>
        </w:r>
      </w:del>
      <w:del w:id="467" w:author="Sousa" w:date="2019-07-30T12:09:00Z">
        <w:r w:rsidRPr="00A04F89" w:rsidDel="00157D13">
          <w:rPr>
            <w:rFonts w:ascii="Times New Roman" w:eastAsia="Times New Roman" w:hAnsi="Times New Roman"/>
            <w:sz w:val="24"/>
            <w:szCs w:val="24"/>
          </w:rPr>
          <w:delText xml:space="preserve"> </w:delText>
        </w:r>
      </w:del>
      <w:r w:rsidRPr="00A04F89">
        <w:rPr>
          <w:rFonts w:ascii="Times New Roman" w:eastAsia="Times New Roman" w:hAnsi="Times New Roman"/>
          <w:sz w:val="24"/>
          <w:szCs w:val="24"/>
        </w:rPr>
        <w:t xml:space="preserve">assim estabelecia o PEEC 1999-2003 e o mesmo prevê o PEEC 2012-2016, ainda por aprovar pela Assembleia da </w:t>
      </w:r>
      <w:r w:rsidRPr="00A04F89">
        <w:rPr>
          <w:rFonts w:ascii="Times New Roman" w:eastAsia="Times New Roman" w:hAnsi="Times New Roman"/>
          <w:sz w:val="24"/>
          <w:szCs w:val="24"/>
        </w:rPr>
        <w:lastRenderedPageBreak/>
        <w:t>República). A PEI estabelece que todo o educando que careça de necessidades educativas especiais deve ser integrado nas escolas regulares. Entretanto, por força do disposto na Lei do SNE, Moçambique também adoptou uma Política Educacional Especial (PEE), nos termos da qual as crianças que apresentem uma capacidade de aprendizagem deficitária devem ser inscritas em escolas especiais.</w:t>
      </w:r>
    </w:p>
    <w:p w14:paraId="05DDAED9" w14:textId="4BF2C5D1" w:rsidR="00635168" w:rsidRPr="00A04F89" w:rsidRDefault="00635168" w:rsidP="000D70E0">
      <w:pPr>
        <w:spacing w:line="360" w:lineRule="auto"/>
        <w:jc w:val="both"/>
        <w:rPr>
          <w:rFonts w:ascii="Times New Roman" w:eastAsia="Times New Roman" w:hAnsi="Times New Roman"/>
          <w:sz w:val="24"/>
          <w:szCs w:val="24"/>
        </w:rPr>
      </w:pPr>
      <w:r w:rsidRPr="00A04F89">
        <w:rPr>
          <w:rFonts w:ascii="Times New Roman" w:eastAsia="Times New Roman" w:hAnsi="Times New Roman"/>
          <w:sz w:val="24"/>
          <w:szCs w:val="24"/>
        </w:rPr>
        <w:t>Por seu turno, a Política Nacional da Educação (aprovada pela Resolução nº 8/95, de 28 de Agosto, vem consubstanciar o acima exposto, ao estabelecer que as crianças que apresentam um nível de afecção orgânica não muito agudo são enquadradas em escolas normais, mas, com comum atendimento especial e individualizado, e aquele cujo grau de afecção se considera severo devem ser atendidas em escolas especiais.</w:t>
      </w:r>
    </w:p>
    <w:p w14:paraId="2539EBC9" w14:textId="4DC7D25A" w:rsidR="000D70E0" w:rsidRPr="00A04F89" w:rsidRDefault="000D70E0" w:rsidP="000D70E0">
      <w:pPr>
        <w:spacing w:line="360" w:lineRule="auto"/>
        <w:jc w:val="both"/>
        <w:rPr>
          <w:rFonts w:ascii="Times New Roman" w:eastAsia="Times New Roman" w:hAnsi="Times New Roman"/>
          <w:sz w:val="24"/>
          <w:szCs w:val="24"/>
        </w:rPr>
      </w:pPr>
      <w:r w:rsidRPr="00A04F89">
        <w:rPr>
          <w:rFonts w:ascii="Times New Roman" w:eastAsia="Times New Roman" w:hAnsi="Times New Roman"/>
          <w:sz w:val="24"/>
          <w:szCs w:val="24"/>
        </w:rPr>
        <w:t>A educação inclusiva foi formalmente introduzida em Moçambique pelo Ministério da Educação (MINED) em 1998, precedendo um projecto piloto então denominado de “projecto escolas inclusivas”, cujos objectivos centrais eram (i) a mobilização dos representantes do Governo em relação à educação de crianças e jovens com necessidades educativas especiais, e (ii) elaboração de um projecto piloto a partir do qual seriam estabelecidas as bases para o plano de acção para a implementação das escolas inclusivas (MINED, 1998).</w:t>
      </w:r>
    </w:p>
    <w:p w14:paraId="3A1756E3" w14:textId="77777777" w:rsidR="000D70E0" w:rsidRPr="00A04F89" w:rsidRDefault="000D70E0" w:rsidP="000D70E0">
      <w:pPr>
        <w:spacing w:line="360" w:lineRule="auto"/>
        <w:jc w:val="both"/>
        <w:rPr>
          <w:rFonts w:ascii="Times New Roman" w:eastAsia="Times New Roman" w:hAnsi="Times New Roman"/>
          <w:sz w:val="24"/>
          <w:szCs w:val="24"/>
        </w:rPr>
      </w:pPr>
      <w:r w:rsidRPr="00A04F89">
        <w:rPr>
          <w:rFonts w:ascii="Times New Roman" w:eastAsia="Times New Roman" w:hAnsi="Times New Roman"/>
          <w:sz w:val="24"/>
          <w:szCs w:val="24"/>
        </w:rPr>
        <w:t xml:space="preserve">Volvidos dois anos da implementação da fase piloto “conclui-se que os resultados obtidos na fase piloto, estão em função dos objectivos e estratégias previamente estabelecidos para a implantação, gestão e expansão do Projecto Escolas Inclusivas, em Moçambique” (MINED, 2000, p.23). Estavam, deste modo, criadas as bases para a formalização da educação inclusiva em Moçambique, facto que foi marcado pela introdução desta abordagem como parte integrante do Plano Estratégico do Sector da Educação 1997-2001 que, sob o lema “Combater a exclusão e Renovar a escola”, assumiu como valores de primordial importância os princípios da inclusão e da participação de todas as crianças e jovens no sistema regular de ensino, incluindo os portadores de deficiência (MINED, 1997). </w:t>
      </w:r>
    </w:p>
    <w:p w14:paraId="2C6D0647" w14:textId="5CC63CEC" w:rsidR="000D70E0" w:rsidRPr="00A04F89" w:rsidRDefault="000D70E0" w:rsidP="000D70E0">
      <w:pPr>
        <w:spacing w:line="360" w:lineRule="auto"/>
        <w:jc w:val="both"/>
        <w:rPr>
          <w:rFonts w:ascii="Times New Roman" w:eastAsia="Times New Roman" w:hAnsi="Times New Roman"/>
          <w:sz w:val="24"/>
          <w:szCs w:val="24"/>
        </w:rPr>
      </w:pPr>
      <w:r w:rsidRPr="00A04F89">
        <w:rPr>
          <w:rFonts w:ascii="Times New Roman" w:eastAsia="Times New Roman" w:hAnsi="Times New Roman"/>
          <w:sz w:val="24"/>
          <w:szCs w:val="24"/>
        </w:rPr>
        <w:t>Em 1975 existiam 4 Escolas Especiais de carácter privado/particular,</w:t>
      </w:r>
      <w:r w:rsidR="00577247">
        <w:rPr>
          <w:rFonts w:ascii="Times New Roman" w:eastAsia="Times New Roman" w:hAnsi="Times New Roman"/>
          <w:sz w:val="24"/>
          <w:szCs w:val="24"/>
        </w:rPr>
        <w:t xml:space="preserve"> sendo duas na Cidade de Maputo, </w:t>
      </w:r>
      <w:r w:rsidRPr="00A04F89">
        <w:rPr>
          <w:rFonts w:ascii="Times New Roman" w:eastAsia="Times New Roman" w:hAnsi="Times New Roman"/>
          <w:sz w:val="24"/>
          <w:szCs w:val="24"/>
        </w:rPr>
        <w:t>orientada para o atendimento da deficiência auditiva e menta</w:t>
      </w:r>
      <w:r w:rsidR="00577247">
        <w:rPr>
          <w:rFonts w:ascii="Times New Roman" w:eastAsia="Times New Roman" w:hAnsi="Times New Roman"/>
          <w:sz w:val="24"/>
          <w:szCs w:val="24"/>
        </w:rPr>
        <w:t>l; duas na Província de Sofala</w:t>
      </w:r>
      <w:r w:rsidRPr="00A04F89">
        <w:rPr>
          <w:rFonts w:ascii="Times New Roman" w:eastAsia="Times New Roman" w:hAnsi="Times New Roman"/>
          <w:sz w:val="24"/>
          <w:szCs w:val="24"/>
        </w:rPr>
        <w:t xml:space="preserve">, </w:t>
      </w:r>
      <w:r w:rsidR="00577247">
        <w:rPr>
          <w:rFonts w:ascii="Times New Roman" w:eastAsia="Times New Roman" w:hAnsi="Times New Roman"/>
          <w:sz w:val="24"/>
          <w:szCs w:val="24"/>
        </w:rPr>
        <w:t xml:space="preserve">que </w:t>
      </w:r>
      <w:r w:rsidRPr="00A04F89">
        <w:rPr>
          <w:rFonts w:ascii="Times New Roman" w:eastAsia="Times New Roman" w:hAnsi="Times New Roman"/>
          <w:sz w:val="24"/>
          <w:szCs w:val="24"/>
        </w:rPr>
        <w:t xml:space="preserve">garantia o atendimento </w:t>
      </w:r>
      <w:r w:rsidR="00577247">
        <w:rPr>
          <w:rFonts w:ascii="Times New Roman" w:eastAsia="Times New Roman" w:hAnsi="Times New Roman"/>
          <w:sz w:val="24"/>
          <w:szCs w:val="24"/>
        </w:rPr>
        <w:t xml:space="preserve">das Deficiências Auditivas (DA); e </w:t>
      </w:r>
      <w:r w:rsidR="00577247">
        <w:rPr>
          <w:rFonts w:ascii="Times New Roman" w:eastAsia="Times New Roman" w:hAnsi="Times New Roman"/>
          <w:sz w:val="24"/>
          <w:szCs w:val="24"/>
        </w:rPr>
        <w:lastRenderedPageBreak/>
        <w:t>uma na Cidade de Nampula que</w:t>
      </w:r>
      <w:r w:rsidRPr="00A04F89">
        <w:rPr>
          <w:rFonts w:ascii="Times New Roman" w:eastAsia="Times New Roman" w:hAnsi="Times New Roman"/>
          <w:sz w:val="24"/>
          <w:szCs w:val="24"/>
        </w:rPr>
        <w:t>, atendia a</w:t>
      </w:r>
      <w:r w:rsidR="00577247">
        <w:rPr>
          <w:rFonts w:ascii="Times New Roman" w:eastAsia="Times New Roman" w:hAnsi="Times New Roman"/>
          <w:sz w:val="24"/>
          <w:szCs w:val="24"/>
        </w:rPr>
        <w:t xml:space="preserve"> pessoas com</w:t>
      </w:r>
      <w:r w:rsidRPr="00A04F89">
        <w:rPr>
          <w:rFonts w:ascii="Times New Roman" w:eastAsia="Times New Roman" w:hAnsi="Times New Roman"/>
          <w:sz w:val="24"/>
          <w:szCs w:val="24"/>
        </w:rPr>
        <w:t xml:space="preserve"> deficiência mental. Estas escolas, posteriormente, foram convertidas para o Estado, no âmbito da política de nacionalização. </w:t>
      </w:r>
    </w:p>
    <w:p w14:paraId="6D969407" w14:textId="456467E6" w:rsidR="000D70E0" w:rsidRPr="00A04F89" w:rsidRDefault="000D70E0" w:rsidP="000D70E0">
      <w:pPr>
        <w:spacing w:line="360" w:lineRule="auto"/>
        <w:jc w:val="both"/>
        <w:rPr>
          <w:rFonts w:ascii="Times New Roman" w:eastAsia="Times New Roman" w:hAnsi="Times New Roman"/>
          <w:sz w:val="24"/>
          <w:szCs w:val="24"/>
        </w:rPr>
      </w:pPr>
      <w:r w:rsidRPr="00A04F89">
        <w:rPr>
          <w:rFonts w:ascii="Times New Roman" w:eastAsia="Times New Roman" w:hAnsi="Times New Roman"/>
          <w:sz w:val="24"/>
          <w:szCs w:val="24"/>
        </w:rPr>
        <w:t>Segundo o MINED (1998), os dados estatísticos sobre os efectivos escolares de crianças com NEE nas escolas referenciadas no período de 1975 a 1990, estimava de 20 a 50 alunos, o rácio professor/aluno era de 3 a 7 (no contexto das escolas regulares). Nos períodos dos anos de 1991 a 2006, estavam matriculados, ao nível das escolas regulares do país, um número estimado em 32.100 alunos com NEE. Deste número, cerca de 500 impunham um suporte pedagógico ma</w:t>
      </w:r>
      <w:r w:rsidR="009573D7" w:rsidRPr="00A04F89">
        <w:rPr>
          <w:rFonts w:ascii="Times New Roman" w:eastAsia="Times New Roman" w:hAnsi="Times New Roman"/>
          <w:sz w:val="24"/>
          <w:szCs w:val="24"/>
        </w:rPr>
        <w:t>is</w:t>
      </w:r>
      <w:r w:rsidR="00374620">
        <w:rPr>
          <w:rFonts w:ascii="Times New Roman" w:eastAsia="Times New Roman" w:hAnsi="Times New Roman"/>
          <w:sz w:val="24"/>
          <w:szCs w:val="24"/>
        </w:rPr>
        <w:t xml:space="preserve"> técnico e especializado (idem</w:t>
      </w:r>
      <w:r w:rsidRPr="00A04F89">
        <w:rPr>
          <w:rFonts w:ascii="Times New Roman" w:eastAsia="Times New Roman" w:hAnsi="Times New Roman"/>
          <w:sz w:val="24"/>
          <w:szCs w:val="24"/>
        </w:rPr>
        <w:t>).</w:t>
      </w:r>
    </w:p>
    <w:p w14:paraId="44B9C043" w14:textId="4BBF07F5" w:rsidR="000D70E0" w:rsidRPr="00A04F89" w:rsidRDefault="000D70E0" w:rsidP="000D70E0">
      <w:pPr>
        <w:spacing w:line="360" w:lineRule="auto"/>
        <w:jc w:val="both"/>
        <w:rPr>
          <w:rFonts w:ascii="Times New Roman" w:eastAsia="Times New Roman" w:hAnsi="Times New Roman"/>
          <w:sz w:val="24"/>
          <w:szCs w:val="24"/>
        </w:rPr>
      </w:pPr>
      <w:r w:rsidRPr="00A04F89">
        <w:rPr>
          <w:rFonts w:ascii="Times New Roman" w:eastAsia="Times New Roman" w:hAnsi="Times New Roman"/>
          <w:sz w:val="24"/>
          <w:szCs w:val="24"/>
        </w:rPr>
        <w:t>O Plano de Orientação Estratégica para Educação Inclusiva e o Desenvolvimento de Crianças com Deficiência - POEEIDCD (MOÇAMBIQU</w:t>
      </w:r>
      <w:r w:rsidR="000D7E11" w:rsidRPr="00A04F89">
        <w:rPr>
          <w:rFonts w:ascii="Times New Roman" w:eastAsia="Times New Roman" w:hAnsi="Times New Roman"/>
          <w:sz w:val="24"/>
          <w:szCs w:val="24"/>
        </w:rPr>
        <w:t xml:space="preserve">E, 2017) </w:t>
      </w:r>
      <w:r w:rsidRPr="00A04F89">
        <w:rPr>
          <w:rFonts w:ascii="Times New Roman" w:eastAsia="Times New Roman" w:hAnsi="Times New Roman"/>
          <w:sz w:val="24"/>
          <w:szCs w:val="24"/>
        </w:rPr>
        <w:t xml:space="preserve">aponta que a grande maioria das crianças que tem acesso à escola encontra-se nas Escolas Primárias e Secundárias Públicas de Moçambique. Em 2017 estas receberam um total de 78.614 crianças com deficiência, representando 1,25% da população escolar. O relatório destaca ainda que a prevalência de Pessoas com Deficiência </w:t>
      </w:r>
      <w:r w:rsidR="009E69A3" w:rsidRPr="00A04F89">
        <w:rPr>
          <w:rFonts w:ascii="Times New Roman" w:eastAsia="Times New Roman" w:hAnsi="Times New Roman"/>
          <w:sz w:val="24"/>
          <w:szCs w:val="24"/>
        </w:rPr>
        <w:t xml:space="preserve">(PCD), </w:t>
      </w:r>
      <w:r w:rsidRPr="00A04F89">
        <w:rPr>
          <w:rFonts w:ascii="Times New Roman" w:eastAsia="Times New Roman" w:hAnsi="Times New Roman"/>
          <w:sz w:val="24"/>
          <w:szCs w:val="24"/>
        </w:rPr>
        <w:t>nunca caminhará abaixo dos 3% (segundo os censos) e facilmente pode ultrapassar os 5%, concluindo que o número de crianças com deficiência matriculadas deva ser considerado ainda baixo havendo, pelo menos, metade dessas crianças que não frequenta a escola.</w:t>
      </w:r>
    </w:p>
    <w:p w14:paraId="25119D96" w14:textId="6BA1229A" w:rsidR="000D70E0" w:rsidRPr="00A04F89" w:rsidRDefault="000D70E0" w:rsidP="000D70E0">
      <w:pPr>
        <w:spacing w:line="360" w:lineRule="auto"/>
        <w:jc w:val="both"/>
        <w:rPr>
          <w:rFonts w:ascii="Times New Roman" w:eastAsia="Times New Roman" w:hAnsi="Times New Roman"/>
          <w:sz w:val="24"/>
          <w:szCs w:val="24"/>
        </w:rPr>
      </w:pPr>
      <w:r w:rsidRPr="00A04F89">
        <w:rPr>
          <w:rFonts w:ascii="Times New Roman" w:eastAsia="Times New Roman" w:hAnsi="Times New Roman"/>
          <w:sz w:val="24"/>
          <w:szCs w:val="24"/>
        </w:rPr>
        <w:t xml:space="preserve">Os números disponíveis apontam para uma diminuição em 2017 relativamente a 2016 – em que havia nas escolas referenciadas 87.820 alunos com deficiência. Essa diminuição verifica-se em todas as escolas do país, indicado como factor chave o abandono escolar pelas condições sociais e a discriminação (POEIDCD, 2017). Em relação as escolas, o documento indica que as respostas educativas disponíveis para as crianças e jovens com deficiência – ao nível do Ensino Primário (EP) e Secundário Geral (ESG) são, </w:t>
      </w:r>
      <w:r w:rsidR="00635168" w:rsidRPr="00A04F89">
        <w:rPr>
          <w:rFonts w:ascii="Times New Roman" w:eastAsia="Times New Roman" w:hAnsi="Times New Roman"/>
          <w:sz w:val="24"/>
          <w:szCs w:val="24"/>
        </w:rPr>
        <w:t>actualmente</w:t>
      </w:r>
      <w:r w:rsidRPr="00A04F89">
        <w:rPr>
          <w:rFonts w:ascii="Times New Roman" w:eastAsia="Times New Roman" w:hAnsi="Times New Roman"/>
          <w:sz w:val="24"/>
          <w:szCs w:val="24"/>
        </w:rPr>
        <w:t xml:space="preserve"> de 4 tipos: a) EP e SG (inclusivas públicas) que respondem a mais de 80 mil crianças e jovens deficientes; b) Escolas Especiais (EE), que acolhem um número inferior a 250 alunos; c) Centros de Recursos de Educação Inclusiva (CREI), que recebem menos de 300 crianças; e d) Escolas e Instituições Privadas (EIP), sobre as quais não foi possível recolher dados, mas que respondem às famíl</w:t>
      </w:r>
      <w:r w:rsidR="000D7E11" w:rsidRPr="00A04F89">
        <w:rPr>
          <w:rFonts w:ascii="Times New Roman" w:eastAsia="Times New Roman" w:hAnsi="Times New Roman"/>
          <w:sz w:val="24"/>
          <w:szCs w:val="24"/>
        </w:rPr>
        <w:t>ias com mais recursos (POEIDCD, 2017, p.</w:t>
      </w:r>
      <w:r w:rsidRPr="00A04F89">
        <w:rPr>
          <w:rFonts w:ascii="Times New Roman" w:eastAsia="Times New Roman" w:hAnsi="Times New Roman"/>
          <w:sz w:val="24"/>
          <w:szCs w:val="24"/>
        </w:rPr>
        <w:t xml:space="preserve">14). </w:t>
      </w:r>
    </w:p>
    <w:p w14:paraId="2FD755C4" w14:textId="15EF660D" w:rsidR="000D70E0" w:rsidRPr="00A04F89" w:rsidRDefault="000D70E0" w:rsidP="000D70E0">
      <w:pPr>
        <w:spacing w:line="360" w:lineRule="auto"/>
        <w:jc w:val="both"/>
        <w:rPr>
          <w:rFonts w:ascii="Times New Roman" w:eastAsia="Times New Roman" w:hAnsi="Times New Roman"/>
          <w:sz w:val="24"/>
          <w:szCs w:val="24"/>
        </w:rPr>
      </w:pPr>
      <w:r w:rsidRPr="00A04F89">
        <w:rPr>
          <w:rFonts w:ascii="Times New Roman" w:eastAsia="Times New Roman" w:hAnsi="Times New Roman"/>
          <w:sz w:val="24"/>
          <w:szCs w:val="24"/>
        </w:rPr>
        <w:t xml:space="preserve">O entendimento da educação inclusiva por parte do SNE, quer no ensino regular, quer no especial, é vista e analisada numa perspectiva de busca e aumento de participação escolar </w:t>
      </w:r>
      <w:r w:rsidRPr="00A04F89">
        <w:rPr>
          <w:rFonts w:ascii="Times New Roman" w:eastAsia="Times New Roman" w:hAnsi="Times New Roman"/>
          <w:sz w:val="24"/>
          <w:szCs w:val="24"/>
        </w:rPr>
        <w:lastRenderedPageBreak/>
        <w:t xml:space="preserve">de todas as crianças com NEE. Para isso, implica, numa primeira instância, a restruturação das políticas assim como das práticas pedagógicas para que as escolas e os intervenientes possam atender positivamente à diversidade e a heterogeneidade. Significa, numa segunda instância, respeitar os princípios básicos da educação inclusiva, dentre eles, o reconhecimento </w:t>
      </w:r>
      <w:r w:rsidR="00D56306">
        <w:rPr>
          <w:rFonts w:ascii="Times New Roman" w:eastAsia="Times New Roman" w:hAnsi="Times New Roman"/>
          <w:sz w:val="24"/>
          <w:szCs w:val="24"/>
        </w:rPr>
        <w:t xml:space="preserve">de </w:t>
      </w:r>
      <w:r w:rsidRPr="00A04F89">
        <w:rPr>
          <w:rFonts w:ascii="Times New Roman" w:eastAsia="Times New Roman" w:hAnsi="Times New Roman"/>
          <w:sz w:val="24"/>
          <w:szCs w:val="24"/>
        </w:rPr>
        <w:t xml:space="preserve">que todas as crianças possam aprender em espaços diferenciados (independentemente da sua condição física e mental); que as estratégias políticas respondam as necessidades e as expectativas de aprendizagem, principalmente daqueles que necessitam de maior suporte educativo; que garanta a articulação entre a escola e a comunidade (pais e parceiros) em busca da justiça social, etc. </w:t>
      </w:r>
    </w:p>
    <w:p w14:paraId="7302049C" w14:textId="77777777" w:rsidR="000D70E0" w:rsidRPr="00A04F89" w:rsidRDefault="000D70E0" w:rsidP="000D70E0">
      <w:pPr>
        <w:spacing w:line="360" w:lineRule="auto"/>
        <w:jc w:val="both"/>
        <w:rPr>
          <w:rFonts w:ascii="Times New Roman" w:eastAsia="Times New Roman" w:hAnsi="Times New Roman"/>
          <w:sz w:val="24"/>
          <w:szCs w:val="24"/>
        </w:rPr>
      </w:pPr>
      <w:r w:rsidRPr="00A04F89">
        <w:rPr>
          <w:rFonts w:ascii="Times New Roman" w:eastAsia="Times New Roman" w:hAnsi="Times New Roman"/>
          <w:sz w:val="24"/>
          <w:szCs w:val="24"/>
        </w:rPr>
        <w:t xml:space="preserve">O Governo de Moçambique, reconhecendo os fundamentos e princípios da Declaração de Salamanca (UNESCO, 1994), ao nível dos discursos e dos fundamentos filosóficos (desde o ano de 1998), procurou, dentro das suas possibilidades financeiras e estratégicas, garantir a implementação como uma política de educação especial. Essa iniciativa, mesmo situada sob o movimento global de defesa e promoção da “Educação para Todos”, internamente, foi concebida também como uma das medidas correctivas para atacar objectivamente os vários dilemas educacionais fruto da guerra civil dos 16 anos, entre os períodos de 1976 a 1992 que culminou com a necessidade de escolarizar as crianças órfãs e desfavorecidas, com deficiências e mentalmente traumatizadas pelo conflito da guerra civil dos 16 anos e a extrema pobreza. </w:t>
      </w:r>
    </w:p>
    <w:p w14:paraId="2F77CEA8" w14:textId="5E7815E2" w:rsidR="000D70E0" w:rsidRPr="00A04F89" w:rsidRDefault="000D70E0" w:rsidP="000D70E0">
      <w:pPr>
        <w:spacing w:line="360" w:lineRule="auto"/>
        <w:jc w:val="both"/>
        <w:rPr>
          <w:rFonts w:ascii="Times New Roman" w:eastAsia="Times New Roman" w:hAnsi="Times New Roman"/>
          <w:sz w:val="24"/>
          <w:szCs w:val="24"/>
        </w:rPr>
      </w:pPr>
      <w:r w:rsidRPr="00A04F89">
        <w:rPr>
          <w:rFonts w:ascii="Times New Roman" w:eastAsia="Times New Roman" w:hAnsi="Times New Roman"/>
          <w:sz w:val="24"/>
          <w:szCs w:val="24"/>
        </w:rPr>
        <w:t xml:space="preserve">Seguidamente, a preocupação do Estado, na época, era procurar reduzir as altas taxas de reprovações e desistências, assim como a inclusão efectiva de alunos especiais nas escolas regulares (MINED, 1996). </w:t>
      </w:r>
    </w:p>
    <w:p w14:paraId="055FBBD4" w14:textId="7A2A8796" w:rsidR="000D70E0" w:rsidRPr="00A04F89" w:rsidRDefault="006F0A4C" w:rsidP="000D70E0">
      <w:pPr>
        <w:spacing w:line="360" w:lineRule="auto"/>
        <w:jc w:val="both"/>
        <w:rPr>
          <w:rFonts w:ascii="Times New Roman" w:eastAsia="Times New Roman" w:hAnsi="Times New Roman"/>
          <w:sz w:val="24"/>
          <w:szCs w:val="24"/>
        </w:rPr>
      </w:pPr>
      <w:r w:rsidRPr="00A04F89">
        <w:rPr>
          <w:rFonts w:ascii="Times New Roman" w:eastAsia="Times New Roman" w:hAnsi="Times New Roman"/>
          <w:sz w:val="24"/>
          <w:szCs w:val="24"/>
        </w:rPr>
        <w:t xml:space="preserve">Segundo Mudender (2011, p.19) a </w:t>
      </w:r>
      <w:r w:rsidR="000D70E0" w:rsidRPr="00A04F89">
        <w:rPr>
          <w:rFonts w:ascii="Times New Roman" w:eastAsia="Times New Roman" w:hAnsi="Times New Roman"/>
          <w:sz w:val="24"/>
          <w:szCs w:val="24"/>
        </w:rPr>
        <w:t xml:space="preserve">prática da educação inclusiva em Moçambique tem sido </w:t>
      </w:r>
      <w:r w:rsidR="005D22E7" w:rsidRPr="00A04F89">
        <w:rPr>
          <w:rFonts w:ascii="Times New Roman" w:eastAsia="Times New Roman" w:hAnsi="Times New Roman"/>
          <w:sz w:val="24"/>
          <w:szCs w:val="24"/>
        </w:rPr>
        <w:t>desafiada</w:t>
      </w:r>
      <w:r w:rsidR="000D70E0" w:rsidRPr="00A04F89">
        <w:rPr>
          <w:rFonts w:ascii="Times New Roman" w:eastAsia="Times New Roman" w:hAnsi="Times New Roman"/>
          <w:sz w:val="24"/>
          <w:szCs w:val="24"/>
        </w:rPr>
        <w:t xml:space="preserve"> por várias barreiras, como por exemplo, as a</w:t>
      </w:r>
      <w:r w:rsidR="00467BFD" w:rsidRPr="00A04F89">
        <w:rPr>
          <w:rFonts w:ascii="Times New Roman" w:eastAsia="Times New Roman" w:hAnsi="Times New Roman"/>
          <w:sz w:val="24"/>
          <w:szCs w:val="24"/>
        </w:rPr>
        <w:t>titudes negativas em relação à "deficiência"</w:t>
      </w:r>
      <w:r w:rsidRPr="00A04F89">
        <w:rPr>
          <w:rFonts w:ascii="Times New Roman" w:eastAsia="Times New Roman" w:hAnsi="Times New Roman"/>
          <w:sz w:val="24"/>
          <w:szCs w:val="24"/>
        </w:rPr>
        <w:t xml:space="preserve"> e à pessoa "deficiente"</w:t>
      </w:r>
      <w:r w:rsidR="000D70E0" w:rsidRPr="00A04F89">
        <w:rPr>
          <w:rFonts w:ascii="Times New Roman" w:eastAsia="Times New Roman" w:hAnsi="Times New Roman"/>
          <w:sz w:val="24"/>
          <w:szCs w:val="24"/>
        </w:rPr>
        <w:t>, por outro lado, existem famílias que escondem os seus membros com impedimentos, não frequentando deste modo, a escola. Coloca-se igualmente, a problemática de discriminação por género, os custos de acesso à escola, a pobreza e vulnerabilidade, entre outros.</w:t>
      </w:r>
    </w:p>
    <w:p w14:paraId="44B56325" w14:textId="687C6A81" w:rsidR="000D70E0" w:rsidRPr="00A04F89" w:rsidRDefault="000D70E0" w:rsidP="000D70E0">
      <w:pPr>
        <w:spacing w:line="360" w:lineRule="auto"/>
        <w:jc w:val="both"/>
        <w:rPr>
          <w:rFonts w:ascii="Times New Roman" w:eastAsia="Times New Roman" w:hAnsi="Times New Roman"/>
          <w:sz w:val="24"/>
          <w:szCs w:val="24"/>
        </w:rPr>
      </w:pPr>
      <w:r w:rsidRPr="00A04F89">
        <w:rPr>
          <w:rFonts w:ascii="Times New Roman" w:eastAsia="Times New Roman" w:hAnsi="Times New Roman"/>
          <w:sz w:val="24"/>
          <w:szCs w:val="24"/>
        </w:rPr>
        <w:t xml:space="preserve">Fora dos professores, no cuidado de crianças com NEE a família desempenha um papel de extrema importância. A ser assim, a família, o tecido social base da criança com impedimentos deve ajudá-la a encarar a ‘deficiência’ não como uma fatalidade, mas como </w:t>
      </w:r>
      <w:r w:rsidRPr="00A04F89">
        <w:rPr>
          <w:rFonts w:ascii="Times New Roman" w:eastAsia="Times New Roman" w:hAnsi="Times New Roman"/>
          <w:sz w:val="24"/>
          <w:szCs w:val="24"/>
        </w:rPr>
        <w:lastRenderedPageBreak/>
        <w:t>um impedimento e que, apesar desta diferença a criança pode alcançar grandes realizações na vida. Esta atitude positiva, certamente irá elevar a auto-estima da visada e consequentemente, aumentar as suas possibilidades de auto-superação e de integração social</w:t>
      </w:r>
      <w:r w:rsidR="008F1A60" w:rsidRPr="00A04F89">
        <w:rPr>
          <w:rFonts w:ascii="Times New Roman" w:eastAsia="Times New Roman" w:hAnsi="Times New Roman"/>
          <w:sz w:val="24"/>
          <w:szCs w:val="24"/>
        </w:rPr>
        <w:t xml:space="preserve"> (ibidem, p.19)</w:t>
      </w:r>
      <w:r w:rsidRPr="00A04F89">
        <w:rPr>
          <w:rFonts w:ascii="Times New Roman" w:eastAsia="Times New Roman" w:hAnsi="Times New Roman"/>
          <w:sz w:val="24"/>
          <w:szCs w:val="24"/>
        </w:rPr>
        <w:t>.</w:t>
      </w:r>
    </w:p>
    <w:p w14:paraId="34CED079" w14:textId="09A53A99" w:rsidR="00387060" w:rsidRDefault="000D70E0" w:rsidP="00C7777B">
      <w:pPr>
        <w:spacing w:line="360" w:lineRule="auto"/>
        <w:jc w:val="both"/>
        <w:rPr>
          <w:rFonts w:ascii="Times New Roman" w:eastAsia="Times New Roman" w:hAnsi="Times New Roman"/>
          <w:sz w:val="24"/>
          <w:szCs w:val="24"/>
        </w:rPr>
      </w:pPr>
      <w:r w:rsidRPr="00A04F89">
        <w:rPr>
          <w:rFonts w:ascii="Times New Roman" w:eastAsia="Times New Roman" w:hAnsi="Times New Roman"/>
          <w:sz w:val="24"/>
          <w:szCs w:val="24"/>
        </w:rPr>
        <w:t xml:space="preserve">O envolvimento da família é solicitado logo desde o primeiro momento, tanto para obter autorização para serem feitos determinados testes e exames de saúde, como para apoiar a criança e averiguar se o possível problema não terá como base problemas familiares ou sociais. Porém, não há um formato estandardizado para o diagnóstico de alunos com NEE. Cada um dos aspectos inerentes ao diagnóstico – definição, motivos, objectivos, fases, dificuldades, intervenção – apresenta uma enorme diversidade e complexidade e todos eles têm que ser minuciosamente analisados. Os professores desempenham um papel muito importante, uma vez que terão que observar outras possíveis manifestações que poderão ajudar na sinalização e desenvolvimento do processo. Os especialistas normalmente envolvidos vão desde o médico a psicólogos, psicopedagogos, terapeutas, psiquiatras e outros médicos especialistas que usarão os métodos mais eficazes ao seu alcance para da melhor forma ajudar </w:t>
      </w:r>
      <w:r w:rsidR="00A82597" w:rsidRPr="00A04F89">
        <w:rPr>
          <w:rFonts w:ascii="Times New Roman" w:eastAsia="Times New Roman" w:hAnsi="Times New Roman"/>
          <w:sz w:val="24"/>
          <w:szCs w:val="24"/>
        </w:rPr>
        <w:t>no diagnóstico do problema (Ibidem, p.20</w:t>
      </w:r>
      <w:r w:rsidRPr="00A04F89">
        <w:rPr>
          <w:rFonts w:ascii="Times New Roman" w:eastAsia="Times New Roman" w:hAnsi="Times New Roman"/>
          <w:sz w:val="24"/>
          <w:szCs w:val="24"/>
        </w:rPr>
        <w:t xml:space="preserve">). </w:t>
      </w:r>
    </w:p>
    <w:p w14:paraId="05FE2E60" w14:textId="77777777" w:rsidR="00126BFB" w:rsidRPr="00276E99" w:rsidDel="003D3D47" w:rsidRDefault="00126BFB" w:rsidP="00C7777B">
      <w:pPr>
        <w:spacing w:line="360" w:lineRule="auto"/>
        <w:jc w:val="both"/>
        <w:rPr>
          <w:del w:id="468" w:author="Sousa" w:date="2019-07-30T11:31:00Z"/>
          <w:rFonts w:ascii="Times New Roman" w:eastAsia="Times New Roman" w:hAnsi="Times New Roman"/>
          <w:sz w:val="24"/>
          <w:szCs w:val="24"/>
        </w:rPr>
      </w:pPr>
    </w:p>
    <w:p w14:paraId="63EB6FE5" w14:textId="0B9860A2" w:rsidR="000539ED" w:rsidRPr="00547E99" w:rsidRDefault="00547E99">
      <w:pPr>
        <w:pStyle w:val="Cabealho1"/>
        <w:rPr>
          <w:rFonts w:ascii="Times New Roman" w:eastAsia="Times New Roman" w:hAnsi="Times New Roman"/>
          <w:b/>
          <w:sz w:val="24"/>
          <w:szCs w:val="24"/>
          <w:rPrChange w:id="469" w:author="Sousa" w:date="2019-08-04T19:25:00Z">
            <w:rPr>
              <w:rFonts w:eastAsia="Times New Roman"/>
            </w:rPr>
          </w:rPrChange>
        </w:rPr>
        <w:pPrChange w:id="470" w:author="Sousa" w:date="2019-08-04T18:41:00Z">
          <w:pPr>
            <w:autoSpaceDE w:val="0"/>
            <w:autoSpaceDN w:val="0"/>
            <w:adjustRightInd w:val="0"/>
            <w:spacing w:after="0" w:line="360" w:lineRule="auto"/>
            <w:jc w:val="both"/>
          </w:pPr>
        </w:pPrChange>
      </w:pPr>
      <w:bookmarkStart w:id="471" w:name="_Toc20366970"/>
      <w:ins w:id="472" w:author="Sousa" w:date="2019-08-04T19:25:00Z">
        <w:r w:rsidRPr="00547E99">
          <w:rPr>
            <w:rFonts w:ascii="Times New Roman" w:eastAsia="Times New Roman" w:hAnsi="Times New Roman" w:cs="Times New Roman"/>
            <w:b/>
            <w:color w:val="auto"/>
            <w:sz w:val="24"/>
            <w:szCs w:val="24"/>
            <w:rPrChange w:id="473" w:author="Sousa" w:date="2019-08-04T19:25:00Z">
              <w:rPr>
                <w:rFonts w:ascii="Times New Roman" w:eastAsia="Times New Roman" w:hAnsi="Times New Roman"/>
                <w:sz w:val="24"/>
                <w:szCs w:val="24"/>
              </w:rPr>
            </w:rPrChange>
          </w:rPr>
          <w:t>3</w:t>
        </w:r>
      </w:ins>
      <w:bookmarkStart w:id="474" w:name="_Toc15836586"/>
      <w:del w:id="475" w:author="Sousa" w:date="2019-08-04T19:25:00Z">
        <w:r w:rsidR="006F0149" w:rsidRPr="00547E99" w:rsidDel="00547E99">
          <w:rPr>
            <w:rFonts w:ascii="Times New Roman" w:eastAsia="Times New Roman" w:hAnsi="Times New Roman" w:cs="Times New Roman"/>
            <w:b/>
            <w:color w:val="auto"/>
            <w:sz w:val="24"/>
            <w:szCs w:val="24"/>
            <w:rPrChange w:id="476" w:author="Sousa" w:date="2019-08-04T19:25:00Z">
              <w:rPr>
                <w:rFonts w:eastAsia="Times New Roman"/>
              </w:rPr>
            </w:rPrChange>
          </w:rPr>
          <w:delText>2</w:delText>
        </w:r>
      </w:del>
      <w:r w:rsidR="006F0149" w:rsidRPr="00547E99">
        <w:rPr>
          <w:rFonts w:ascii="Times New Roman" w:eastAsia="Times New Roman" w:hAnsi="Times New Roman" w:cs="Times New Roman"/>
          <w:b/>
          <w:color w:val="auto"/>
          <w:sz w:val="24"/>
          <w:szCs w:val="24"/>
          <w:rPrChange w:id="477" w:author="Sousa" w:date="2019-08-04T19:25:00Z">
            <w:rPr>
              <w:rFonts w:eastAsia="Times New Roman"/>
            </w:rPr>
          </w:rPrChange>
        </w:rPr>
        <w:t>.</w:t>
      </w:r>
      <w:ins w:id="478" w:author="Sousa" w:date="2019-08-04T19:25:00Z">
        <w:r w:rsidRPr="00547E99">
          <w:rPr>
            <w:rFonts w:ascii="Times New Roman" w:eastAsia="Times New Roman" w:hAnsi="Times New Roman" w:cs="Times New Roman"/>
            <w:b/>
            <w:color w:val="auto"/>
            <w:sz w:val="24"/>
            <w:szCs w:val="24"/>
            <w:rPrChange w:id="479" w:author="Sousa" w:date="2019-08-04T19:25:00Z">
              <w:rPr>
                <w:rFonts w:ascii="Times New Roman" w:eastAsia="Times New Roman" w:hAnsi="Times New Roman"/>
                <w:sz w:val="24"/>
                <w:szCs w:val="24"/>
              </w:rPr>
            </w:rPrChange>
          </w:rPr>
          <w:t>5</w:t>
        </w:r>
      </w:ins>
      <w:del w:id="480" w:author="Sousa" w:date="2019-08-04T19:25:00Z">
        <w:r w:rsidR="006F0149" w:rsidRPr="00547E99" w:rsidDel="00547E99">
          <w:rPr>
            <w:rFonts w:ascii="Times New Roman" w:eastAsia="Times New Roman" w:hAnsi="Times New Roman" w:cs="Times New Roman"/>
            <w:b/>
            <w:color w:val="auto"/>
            <w:sz w:val="24"/>
            <w:szCs w:val="24"/>
            <w:rPrChange w:id="481" w:author="Sousa" w:date="2019-08-04T19:25:00Z">
              <w:rPr>
                <w:rFonts w:eastAsia="Times New Roman"/>
              </w:rPr>
            </w:rPrChange>
          </w:rPr>
          <w:delText>1</w:delText>
        </w:r>
      </w:del>
      <w:r w:rsidR="006F0149" w:rsidRPr="00547E99">
        <w:rPr>
          <w:rFonts w:ascii="Times New Roman" w:eastAsia="Times New Roman" w:hAnsi="Times New Roman" w:cs="Times New Roman"/>
          <w:b/>
          <w:color w:val="auto"/>
          <w:sz w:val="24"/>
          <w:szCs w:val="24"/>
          <w:rPrChange w:id="482" w:author="Sousa" w:date="2019-08-04T19:25:00Z">
            <w:rPr>
              <w:rFonts w:eastAsia="Times New Roman"/>
            </w:rPr>
          </w:rPrChange>
        </w:rPr>
        <w:t>. T</w:t>
      </w:r>
      <w:r w:rsidR="0069679E" w:rsidRPr="00547E99">
        <w:rPr>
          <w:rFonts w:ascii="Times New Roman" w:eastAsia="Times New Roman" w:hAnsi="Times New Roman" w:cs="Times New Roman"/>
          <w:b/>
          <w:color w:val="auto"/>
          <w:sz w:val="24"/>
          <w:szCs w:val="24"/>
          <w:rPrChange w:id="483" w:author="Sousa" w:date="2019-08-04T19:25:00Z">
            <w:rPr>
              <w:rFonts w:eastAsia="Times New Roman"/>
            </w:rPr>
          </w:rPrChange>
        </w:rPr>
        <w:t>ecnologias aplicadas à educação</w:t>
      </w:r>
      <w:bookmarkEnd w:id="471"/>
      <w:bookmarkEnd w:id="474"/>
    </w:p>
    <w:p w14:paraId="5D56CE96" w14:textId="77777777" w:rsidR="00C20B40" w:rsidRPr="00A04F89" w:rsidRDefault="00C20B40" w:rsidP="00C20B40">
      <w:pPr>
        <w:pStyle w:val="SemEspaamento"/>
        <w:rPr>
          <w:rFonts w:ascii="Times New Roman" w:hAnsi="Times New Roman"/>
          <w:sz w:val="24"/>
          <w:szCs w:val="24"/>
          <w:rPrChange w:id="484" w:author="Sousa" w:date="2019-08-04T19:07:00Z">
            <w:rPr/>
          </w:rPrChange>
        </w:rPr>
      </w:pPr>
    </w:p>
    <w:p w14:paraId="714A3C43" w14:textId="6242B23C" w:rsidR="00843D56" w:rsidRPr="00A04F89" w:rsidRDefault="00843D56" w:rsidP="00843D56">
      <w:pPr>
        <w:pStyle w:val="Default"/>
        <w:spacing w:line="360" w:lineRule="auto"/>
        <w:jc w:val="both"/>
        <w:rPr>
          <w:color w:val="auto"/>
          <w:lang w:val="pt-PT"/>
        </w:rPr>
      </w:pPr>
      <w:r w:rsidRPr="00276E99">
        <w:rPr>
          <w:color w:val="auto"/>
          <w:lang w:val="pt-PT"/>
        </w:rPr>
        <w:t>O conjunto de avanços desencadeados pela Revolução Industrial impactou profundamente os modos de produção e, consequentemente, as relações económicas e sociais, criando</w:t>
      </w:r>
      <w:r w:rsidRPr="00AC1CD6">
        <w:rPr>
          <w:color w:val="auto"/>
          <w:lang w:val="pt-PT"/>
        </w:rPr>
        <w:t xml:space="preserve"> condições estruturais necessárias para o surgimento da </w:t>
      </w:r>
      <w:r w:rsidRPr="00AC1CD6">
        <w:rPr>
          <w:i/>
          <w:iCs/>
          <w:color w:val="auto"/>
          <w:lang w:val="pt-PT"/>
        </w:rPr>
        <w:t xml:space="preserve">Sociedade da Informação. </w:t>
      </w:r>
      <w:r w:rsidRPr="00A04F89">
        <w:rPr>
          <w:color w:val="auto"/>
          <w:lang w:val="pt-PT"/>
        </w:rPr>
        <w:t xml:space="preserve">Segundo Coll e Monereo (2010), essa nova forma de organização social, política, económica e cultural comporta novas formas de trabalhar, comunicar- se, relacionar-se, pensar, aprender, ou seja, novas formas de viver. Ainda segundo os autores, essa nova sociedade se sustenta, principalmente, no desenvolvimento das Tecnologias de Informação e Comunicação (TIC). </w:t>
      </w:r>
    </w:p>
    <w:p w14:paraId="33BC9B1D" w14:textId="77777777" w:rsidR="00BD4C28" w:rsidRPr="00A04F89" w:rsidRDefault="00BD4C28" w:rsidP="00BD4C28">
      <w:pPr>
        <w:pStyle w:val="Default"/>
        <w:jc w:val="both"/>
        <w:rPr>
          <w:color w:val="auto"/>
          <w:lang w:val="pt-PT"/>
        </w:rPr>
      </w:pPr>
    </w:p>
    <w:p w14:paraId="6FBD505F" w14:textId="38D67BF4" w:rsidR="00843D56" w:rsidRPr="00A04F89" w:rsidRDefault="00843D56" w:rsidP="006704E5">
      <w:pPr>
        <w:pStyle w:val="Default"/>
        <w:spacing w:line="360" w:lineRule="auto"/>
        <w:jc w:val="both"/>
        <w:rPr>
          <w:color w:val="auto"/>
          <w:lang w:val="pt-PT"/>
        </w:rPr>
      </w:pPr>
      <w:r w:rsidRPr="00A04F89">
        <w:rPr>
          <w:color w:val="auto"/>
          <w:lang w:val="pt-PT"/>
        </w:rPr>
        <w:t xml:space="preserve">Acompanhando esse conjunto de avanços, “as linguagens desenvolvidas para uso em meios analógicos ou impressos migraram para meios digitais” (BRAGA, 2013, p. 39), o que permitiu reunir em um mesmo espaço - o ciberespaço -, a possibilidade de se desenvolver autoria e </w:t>
      </w:r>
      <w:r w:rsidR="00504A0B" w:rsidRPr="00A04F89">
        <w:rPr>
          <w:color w:val="auto"/>
          <w:lang w:val="pt-PT"/>
        </w:rPr>
        <w:t>interacção</w:t>
      </w:r>
      <w:r w:rsidRPr="00A04F89">
        <w:rPr>
          <w:color w:val="auto"/>
          <w:lang w:val="pt-PT"/>
        </w:rPr>
        <w:t xml:space="preserve">; a integração de </w:t>
      </w:r>
      <w:r w:rsidR="00504A0B" w:rsidRPr="00A04F89">
        <w:rPr>
          <w:color w:val="auto"/>
          <w:lang w:val="pt-PT"/>
        </w:rPr>
        <w:t>simbioses</w:t>
      </w:r>
      <w:r w:rsidRPr="00A04F89">
        <w:rPr>
          <w:color w:val="auto"/>
          <w:lang w:val="pt-PT"/>
        </w:rPr>
        <w:t xml:space="preserve">, o hipertexto e a circulação de discursos </w:t>
      </w:r>
      <w:r w:rsidR="00504A0B" w:rsidRPr="00A04F89">
        <w:rPr>
          <w:color w:val="auto"/>
          <w:lang w:val="pt-PT"/>
        </w:rPr>
        <w:t>polifónicos</w:t>
      </w:r>
      <w:r w:rsidRPr="00A04F89">
        <w:rPr>
          <w:color w:val="auto"/>
          <w:lang w:val="pt-PT"/>
        </w:rPr>
        <w:t>, que passaram a desenhar novas práticas de</w:t>
      </w:r>
      <w:r w:rsidR="006B68BA" w:rsidRPr="00A04F89">
        <w:rPr>
          <w:color w:val="auto"/>
          <w:lang w:val="pt-PT"/>
        </w:rPr>
        <w:t xml:space="preserve"> literacia</w:t>
      </w:r>
      <w:r w:rsidRPr="00A04F89">
        <w:rPr>
          <w:color w:val="auto"/>
          <w:lang w:val="pt-PT"/>
        </w:rPr>
        <w:t xml:space="preserve"> na </w:t>
      </w:r>
      <w:r w:rsidR="005D4636" w:rsidRPr="00A04F89">
        <w:rPr>
          <w:color w:val="auto"/>
          <w:lang w:val="pt-PT"/>
        </w:rPr>
        <w:t>hipermédia</w:t>
      </w:r>
      <w:r w:rsidRPr="00A04F89">
        <w:rPr>
          <w:color w:val="auto"/>
          <w:lang w:val="pt-PT"/>
        </w:rPr>
        <w:t xml:space="preserve"> (ROJO, 2014, p.7). </w:t>
      </w:r>
    </w:p>
    <w:p w14:paraId="599312C5" w14:textId="19D06F37" w:rsidR="00A819FC" w:rsidRPr="00A04F89" w:rsidRDefault="00A819FC" w:rsidP="00A819FC">
      <w:pPr>
        <w:autoSpaceDE w:val="0"/>
        <w:autoSpaceDN w:val="0"/>
        <w:adjustRightInd w:val="0"/>
        <w:spacing w:after="0" w:line="240" w:lineRule="auto"/>
        <w:jc w:val="both"/>
        <w:rPr>
          <w:rFonts w:ascii="Times New Roman" w:eastAsia="Times New Roman" w:hAnsi="Times New Roman"/>
          <w:b/>
          <w:sz w:val="24"/>
          <w:szCs w:val="24"/>
        </w:rPr>
      </w:pPr>
    </w:p>
    <w:p w14:paraId="06F83FB9" w14:textId="20A171B7" w:rsidR="00090A0B" w:rsidRPr="00A04F89" w:rsidRDefault="007B1474" w:rsidP="007B1474">
      <w:pPr>
        <w:pStyle w:val="Default"/>
        <w:spacing w:line="360" w:lineRule="auto"/>
        <w:jc w:val="both"/>
        <w:rPr>
          <w:color w:val="auto"/>
          <w:lang w:val="pt-PT"/>
        </w:rPr>
      </w:pPr>
      <w:r w:rsidRPr="00A04F89">
        <w:rPr>
          <w:color w:val="auto"/>
          <w:lang w:val="pt-PT"/>
        </w:rPr>
        <w:t xml:space="preserve">Atraído por inovações o ser humano nunca estaciona suas potencialidades, está constantemente aprendendo e desenvolvendo mecanismos que contribuem para o seu </w:t>
      </w:r>
      <w:r w:rsidR="0020775F" w:rsidRPr="00A04F89">
        <w:rPr>
          <w:color w:val="auto"/>
          <w:lang w:val="pt-PT"/>
        </w:rPr>
        <w:t>dia-a-dia</w:t>
      </w:r>
      <w:r w:rsidRPr="00A04F89">
        <w:rPr>
          <w:color w:val="auto"/>
          <w:lang w:val="pt-PT"/>
        </w:rPr>
        <w:t xml:space="preserve">. É através do “conjunto de conhecimentos e princípios científicos que se aplicam ao planeamento, à construção e à utilização de um equipamento em um determinado tipo de actividade, que formamos a chamada tecnologia” (KENSKI, 2012b, p.18). </w:t>
      </w:r>
    </w:p>
    <w:p w14:paraId="7F26D523" w14:textId="77777777" w:rsidR="00090A0B" w:rsidRPr="00A04F89" w:rsidRDefault="00090A0B" w:rsidP="000E3E8E">
      <w:pPr>
        <w:pStyle w:val="SemEspaamento"/>
        <w:rPr>
          <w:rFonts w:ascii="Times New Roman" w:hAnsi="Times New Roman"/>
          <w:sz w:val="24"/>
          <w:szCs w:val="24"/>
          <w:rPrChange w:id="485" w:author="Sousa" w:date="2019-08-04T19:07:00Z">
            <w:rPr/>
          </w:rPrChange>
        </w:rPr>
      </w:pPr>
    </w:p>
    <w:p w14:paraId="6CBF8317" w14:textId="67714311" w:rsidR="007B1474" w:rsidRPr="00A04F89" w:rsidRDefault="007B1474" w:rsidP="007B1474">
      <w:pPr>
        <w:pStyle w:val="Default"/>
        <w:spacing w:line="360" w:lineRule="auto"/>
        <w:jc w:val="both"/>
        <w:rPr>
          <w:color w:val="auto"/>
          <w:lang w:val="pt-PT"/>
        </w:rPr>
      </w:pPr>
      <w:r w:rsidRPr="00276E99">
        <w:rPr>
          <w:color w:val="auto"/>
          <w:lang w:val="pt-PT"/>
        </w:rPr>
        <w:t xml:space="preserve">Foram muitas descobertas na área da tecnologia da comunicação e informação que hoje facilitam e agilizam as </w:t>
      </w:r>
      <w:r w:rsidR="00672C84" w:rsidRPr="00AC1CD6">
        <w:rPr>
          <w:color w:val="auto"/>
          <w:lang w:val="pt-PT"/>
        </w:rPr>
        <w:t>actividades</w:t>
      </w:r>
      <w:r w:rsidRPr="00AC1CD6">
        <w:rPr>
          <w:color w:val="auto"/>
          <w:lang w:val="pt-PT"/>
        </w:rPr>
        <w:t xml:space="preserve"> do cotidiano, vão desde a criação de produtos menos sofisticados como rádios toca fita, televisores de tubo, computad</w:t>
      </w:r>
      <w:r w:rsidRPr="00A04F89">
        <w:rPr>
          <w:color w:val="auto"/>
          <w:lang w:val="pt-PT"/>
        </w:rPr>
        <w:t xml:space="preserve">or em CPU, até as mais modernas e eficazes com acesso à internet como TV </w:t>
      </w:r>
      <w:r w:rsidRPr="00A04F89">
        <w:rPr>
          <w:i/>
          <w:iCs/>
          <w:color w:val="auto"/>
          <w:lang w:val="pt-PT"/>
        </w:rPr>
        <w:t xml:space="preserve">smart, notebooks, iphones, tablets, smartphones </w:t>
      </w:r>
      <w:r w:rsidRPr="00A04F89">
        <w:rPr>
          <w:color w:val="auto"/>
          <w:lang w:val="pt-PT"/>
        </w:rPr>
        <w:t xml:space="preserve">que permitem maior mobilidade nas tarefas e maior acesso às informações em tempo real (BOTTENTUIT JR, 2012). Uma das inovações que mais se destaca é a Internet, capaz de romper fronteiras e possibilitar um leque de oportunidades. </w:t>
      </w:r>
    </w:p>
    <w:p w14:paraId="1D1DF9FF" w14:textId="77777777" w:rsidR="00672C84" w:rsidRPr="00A04F89" w:rsidRDefault="00672C84" w:rsidP="004B2211">
      <w:pPr>
        <w:pStyle w:val="Default"/>
        <w:jc w:val="both"/>
        <w:rPr>
          <w:color w:val="auto"/>
          <w:lang w:val="pt-PT"/>
        </w:rPr>
      </w:pPr>
    </w:p>
    <w:p w14:paraId="498D60ED" w14:textId="183A7CD7" w:rsidR="007B1474" w:rsidRPr="00A04F89" w:rsidRDefault="007B1474" w:rsidP="007B1474">
      <w:pPr>
        <w:autoSpaceDE w:val="0"/>
        <w:autoSpaceDN w:val="0"/>
        <w:adjustRightInd w:val="0"/>
        <w:spacing w:after="0" w:line="360" w:lineRule="auto"/>
        <w:jc w:val="both"/>
        <w:rPr>
          <w:rFonts w:ascii="Times New Roman" w:hAnsi="Times New Roman"/>
          <w:sz w:val="24"/>
          <w:szCs w:val="24"/>
        </w:rPr>
      </w:pPr>
      <w:r w:rsidRPr="00A04F89">
        <w:rPr>
          <w:rFonts w:ascii="Times New Roman" w:hAnsi="Times New Roman"/>
          <w:sz w:val="24"/>
          <w:szCs w:val="24"/>
        </w:rPr>
        <w:t>A utilização dessas novas Tecnologias da Info</w:t>
      </w:r>
      <w:r w:rsidR="00285507">
        <w:rPr>
          <w:rFonts w:ascii="Times New Roman" w:hAnsi="Times New Roman"/>
          <w:sz w:val="24"/>
          <w:szCs w:val="24"/>
        </w:rPr>
        <w:t>rmação e Comunicação (TIC) gera</w:t>
      </w:r>
      <w:r w:rsidRPr="00A04F89">
        <w:rPr>
          <w:rFonts w:ascii="Times New Roman" w:hAnsi="Times New Roman"/>
          <w:sz w:val="24"/>
          <w:szCs w:val="24"/>
        </w:rPr>
        <w:t xml:space="preserve"> transformações significativas em todos os </w:t>
      </w:r>
      <w:r w:rsidR="00672C84" w:rsidRPr="00A04F89">
        <w:rPr>
          <w:rFonts w:ascii="Times New Roman" w:hAnsi="Times New Roman"/>
          <w:sz w:val="24"/>
          <w:szCs w:val="24"/>
        </w:rPr>
        <w:t>sectores</w:t>
      </w:r>
      <w:r w:rsidRPr="00A04F89">
        <w:rPr>
          <w:rFonts w:ascii="Times New Roman" w:hAnsi="Times New Roman"/>
          <w:sz w:val="24"/>
          <w:szCs w:val="24"/>
        </w:rPr>
        <w:t xml:space="preserve"> profissionais, e no âmbito educacional vem com a finalidade de maximizar e dinamizar o processo de ensino/aprendizagem (BOTTENTUIT JR; COUTO, 2012), gerando uma nova cultura e um novo mo</w:t>
      </w:r>
      <w:r w:rsidR="00672C84" w:rsidRPr="00A04F89">
        <w:rPr>
          <w:rFonts w:ascii="Times New Roman" w:hAnsi="Times New Roman"/>
          <w:sz w:val="24"/>
          <w:szCs w:val="24"/>
        </w:rPr>
        <w:t>delo de sociedade (KENSKI, 2012</w:t>
      </w:r>
      <w:r w:rsidRPr="00A04F89">
        <w:rPr>
          <w:rFonts w:ascii="Times New Roman" w:hAnsi="Times New Roman"/>
          <w:sz w:val="24"/>
          <w:szCs w:val="24"/>
        </w:rPr>
        <w:t>).</w:t>
      </w:r>
    </w:p>
    <w:p w14:paraId="1554F284" w14:textId="77777777" w:rsidR="00672C84" w:rsidRPr="00A04F89" w:rsidRDefault="00672C84" w:rsidP="004B2211">
      <w:pPr>
        <w:autoSpaceDE w:val="0"/>
        <w:autoSpaceDN w:val="0"/>
        <w:adjustRightInd w:val="0"/>
        <w:spacing w:after="0" w:line="240" w:lineRule="auto"/>
        <w:jc w:val="both"/>
        <w:rPr>
          <w:rFonts w:ascii="Times New Roman" w:hAnsi="Times New Roman"/>
          <w:sz w:val="24"/>
          <w:szCs w:val="24"/>
        </w:rPr>
      </w:pPr>
    </w:p>
    <w:p w14:paraId="745B4222" w14:textId="5E850E86" w:rsidR="007B1474" w:rsidRPr="00A04F89" w:rsidRDefault="007B1474" w:rsidP="007B1474">
      <w:pPr>
        <w:pStyle w:val="Default"/>
        <w:spacing w:line="360" w:lineRule="auto"/>
        <w:jc w:val="both"/>
        <w:rPr>
          <w:color w:val="auto"/>
          <w:lang w:val="pt-PT"/>
        </w:rPr>
      </w:pPr>
      <w:r w:rsidRPr="00A04F89">
        <w:rPr>
          <w:color w:val="auto"/>
          <w:lang w:val="pt-PT"/>
        </w:rPr>
        <w:t xml:space="preserve">Nas escolas, essas novidades tendem a confrontar com os paradigmas pedagógicos tradicionais e transpõem as barreiras limitadoras dos/as protagonistas que compõem o processo de ensino-aprendizagem, conduzindo-os para uma “nova geração de dispositivos móveis que dará forma ao ensino e aprendizagem do século XXI” (MOURA; CARVALHO, 2009b, p.22). “Esses avanços tecnológicos vêm com o propósito de moldar a forma de ensinar e aprender em busca de uma sociedade de redes e de movimentos” (MOURA, 2010. p.82). </w:t>
      </w:r>
    </w:p>
    <w:p w14:paraId="318B16CD" w14:textId="77777777" w:rsidR="004B2211" w:rsidRPr="00A04F89" w:rsidRDefault="004B2211" w:rsidP="004B2211">
      <w:pPr>
        <w:pStyle w:val="Default"/>
        <w:jc w:val="both"/>
        <w:rPr>
          <w:color w:val="auto"/>
          <w:lang w:val="pt-PT"/>
        </w:rPr>
      </w:pPr>
    </w:p>
    <w:p w14:paraId="5C9CA3E8" w14:textId="5F851697" w:rsidR="007B1474" w:rsidRPr="00A04F89" w:rsidRDefault="007B1474" w:rsidP="007B1474">
      <w:pPr>
        <w:autoSpaceDE w:val="0"/>
        <w:autoSpaceDN w:val="0"/>
        <w:adjustRightInd w:val="0"/>
        <w:spacing w:after="0" w:line="360" w:lineRule="auto"/>
        <w:jc w:val="both"/>
        <w:rPr>
          <w:rFonts w:ascii="Times New Roman" w:hAnsi="Times New Roman"/>
          <w:sz w:val="24"/>
          <w:szCs w:val="24"/>
        </w:rPr>
      </w:pPr>
      <w:r w:rsidRPr="00A04F89">
        <w:rPr>
          <w:rFonts w:ascii="Times New Roman" w:hAnsi="Times New Roman"/>
          <w:sz w:val="24"/>
          <w:szCs w:val="24"/>
        </w:rPr>
        <w:t>Aos poucos o ambiente de aprendizagem deixa de ser só a sala de aula e se expande para todos os lugares numa sincronia do ensino híbrido educacional, presencial e virtual/digital, voltando-se a uma era digital associada a informática, computadores, cibernética e da conectividade.</w:t>
      </w:r>
    </w:p>
    <w:p w14:paraId="1484A65F" w14:textId="02BEA971" w:rsidR="00BC4BF0" w:rsidRPr="00A04F89" w:rsidRDefault="00BC4BF0" w:rsidP="00BC4BF0">
      <w:pPr>
        <w:autoSpaceDE w:val="0"/>
        <w:autoSpaceDN w:val="0"/>
        <w:adjustRightInd w:val="0"/>
        <w:spacing w:after="0" w:line="240" w:lineRule="auto"/>
        <w:jc w:val="both"/>
        <w:rPr>
          <w:rFonts w:ascii="Times New Roman" w:eastAsia="Times New Roman" w:hAnsi="Times New Roman"/>
          <w:sz w:val="24"/>
          <w:szCs w:val="24"/>
        </w:rPr>
      </w:pPr>
    </w:p>
    <w:p w14:paraId="3FEF3A8B" w14:textId="3B8C9430" w:rsidR="006F0149" w:rsidRPr="00A04F89" w:rsidRDefault="006F0149" w:rsidP="006F0149">
      <w:pPr>
        <w:autoSpaceDE w:val="0"/>
        <w:autoSpaceDN w:val="0"/>
        <w:adjustRightInd w:val="0"/>
        <w:spacing w:after="0" w:line="360" w:lineRule="auto"/>
        <w:jc w:val="both"/>
        <w:rPr>
          <w:rFonts w:ascii="Times New Roman" w:eastAsia="Times New Roman" w:hAnsi="Times New Roman"/>
          <w:sz w:val="24"/>
          <w:szCs w:val="24"/>
        </w:rPr>
      </w:pPr>
      <w:r w:rsidRPr="00A04F89">
        <w:rPr>
          <w:rFonts w:ascii="Times New Roman" w:eastAsia="Times New Roman" w:hAnsi="Times New Roman"/>
          <w:sz w:val="24"/>
          <w:szCs w:val="24"/>
        </w:rPr>
        <w:lastRenderedPageBreak/>
        <w:t>De acordo com Cortês (apud Fernandes, 2014), “</w:t>
      </w:r>
      <w:r w:rsidR="006930DB" w:rsidRPr="00A04F89">
        <w:rPr>
          <w:rFonts w:ascii="Times New Roman" w:eastAsia="Times New Roman" w:hAnsi="Times New Roman"/>
          <w:sz w:val="24"/>
          <w:szCs w:val="24"/>
        </w:rPr>
        <w:t>actualmente</w:t>
      </w:r>
      <w:r w:rsidRPr="00A04F89">
        <w:rPr>
          <w:rFonts w:ascii="Times New Roman" w:eastAsia="Times New Roman" w:hAnsi="Times New Roman"/>
          <w:sz w:val="24"/>
          <w:szCs w:val="24"/>
        </w:rPr>
        <w:t xml:space="preserve">, não podemos mais adiar o encontro com as tecnologias, passíveis de aproveitamento </w:t>
      </w:r>
      <w:r w:rsidR="005F7F21" w:rsidRPr="00A04F89">
        <w:rPr>
          <w:rFonts w:ascii="Times New Roman" w:eastAsia="Times New Roman" w:hAnsi="Times New Roman"/>
          <w:sz w:val="24"/>
          <w:szCs w:val="24"/>
        </w:rPr>
        <w:t>didáctico</w:t>
      </w:r>
      <w:r w:rsidRPr="00A04F89">
        <w:rPr>
          <w:rFonts w:ascii="Times New Roman" w:eastAsia="Times New Roman" w:hAnsi="Times New Roman"/>
          <w:sz w:val="24"/>
          <w:szCs w:val="24"/>
        </w:rPr>
        <w:t>, uma vez que os alunos voluntária e entusiasticamente imersos nesses recursos – já falam outra língua, pois desenvolveram competências explicitadas para conviver com eles.”</w:t>
      </w:r>
    </w:p>
    <w:p w14:paraId="57A5AA88" w14:textId="723324DC" w:rsidR="00BC4BF0" w:rsidRPr="00A04F89" w:rsidRDefault="00BC4BF0" w:rsidP="00BC4BF0">
      <w:pPr>
        <w:autoSpaceDE w:val="0"/>
        <w:autoSpaceDN w:val="0"/>
        <w:adjustRightInd w:val="0"/>
        <w:spacing w:after="0" w:line="240" w:lineRule="auto"/>
        <w:jc w:val="both"/>
        <w:rPr>
          <w:rFonts w:ascii="Times New Roman" w:eastAsia="Times New Roman" w:hAnsi="Times New Roman"/>
          <w:sz w:val="24"/>
          <w:szCs w:val="24"/>
        </w:rPr>
      </w:pPr>
    </w:p>
    <w:p w14:paraId="098BFA8D" w14:textId="77777777" w:rsidR="006F0149" w:rsidRPr="00A04F89" w:rsidRDefault="006F0149" w:rsidP="006F0149">
      <w:pPr>
        <w:autoSpaceDE w:val="0"/>
        <w:autoSpaceDN w:val="0"/>
        <w:adjustRightInd w:val="0"/>
        <w:spacing w:after="0" w:line="360" w:lineRule="auto"/>
        <w:jc w:val="both"/>
        <w:rPr>
          <w:rFonts w:ascii="Times New Roman" w:eastAsia="Times New Roman" w:hAnsi="Times New Roman"/>
          <w:sz w:val="24"/>
          <w:szCs w:val="24"/>
        </w:rPr>
      </w:pPr>
      <w:r w:rsidRPr="00A04F89">
        <w:rPr>
          <w:rFonts w:ascii="Times New Roman" w:eastAsia="Times New Roman" w:hAnsi="Times New Roman"/>
          <w:sz w:val="24"/>
          <w:szCs w:val="24"/>
        </w:rPr>
        <w:t>A evolução das tecnologias, nomeadamente a internet, condiciona o papel do professor. Alarga o papel de professor, em que não é somente transmissor de conteúdos, mas passa a articular os conteúdos programáticos às tecnologias inerentes no seu campo de trabalho.</w:t>
      </w:r>
    </w:p>
    <w:p w14:paraId="5A17B037" w14:textId="42B34E1D" w:rsidR="006F0149" w:rsidRPr="00A04F89" w:rsidRDefault="006F0149" w:rsidP="006F0149">
      <w:pPr>
        <w:autoSpaceDE w:val="0"/>
        <w:autoSpaceDN w:val="0"/>
        <w:adjustRightInd w:val="0"/>
        <w:spacing w:after="0" w:line="360" w:lineRule="auto"/>
        <w:jc w:val="both"/>
        <w:rPr>
          <w:rFonts w:ascii="Times New Roman" w:eastAsia="Times New Roman" w:hAnsi="Times New Roman"/>
          <w:sz w:val="24"/>
          <w:szCs w:val="24"/>
        </w:rPr>
      </w:pPr>
      <w:r w:rsidRPr="00A04F89">
        <w:rPr>
          <w:rFonts w:ascii="Times New Roman" w:eastAsia="Times New Roman" w:hAnsi="Times New Roman"/>
          <w:sz w:val="24"/>
          <w:szCs w:val="24"/>
        </w:rPr>
        <w:t xml:space="preserve">O </w:t>
      </w:r>
      <w:r w:rsidR="000B6608" w:rsidRPr="00A04F89">
        <w:rPr>
          <w:rFonts w:ascii="Times New Roman" w:eastAsia="Times New Roman" w:hAnsi="Times New Roman"/>
          <w:sz w:val="24"/>
          <w:szCs w:val="24"/>
        </w:rPr>
        <w:t>objectivo</w:t>
      </w:r>
      <w:r w:rsidRPr="00A04F89">
        <w:rPr>
          <w:rFonts w:ascii="Times New Roman" w:eastAsia="Times New Roman" w:hAnsi="Times New Roman"/>
          <w:sz w:val="24"/>
          <w:szCs w:val="24"/>
        </w:rPr>
        <w:t xml:space="preserve"> do sistema de ensino do séc. XXI é garantir a primazia da construção do conhecimento, no qual o professor não é somente transmissor de conhecimento, mas deve assumir o papel de mediador da aprendizagem. A sociedade de informação e conhecimento propícia aos utilizadores da rede global a possibilidade de construírem os seus próprios conhecimentos através de processos informais, por outro lado, e do ponto de vista formal, a inclusão das Tecnologias de Informação e Comunicação no currículo pode ter um contributo significativo para o uso de estratégias pedagógicas inovadoras. (idem).</w:t>
      </w:r>
    </w:p>
    <w:p w14:paraId="7F332CD3" w14:textId="77777777" w:rsidR="002B5A48" w:rsidRPr="00A04F89" w:rsidRDefault="002B5A48" w:rsidP="002B5A48">
      <w:pPr>
        <w:autoSpaceDE w:val="0"/>
        <w:autoSpaceDN w:val="0"/>
        <w:adjustRightInd w:val="0"/>
        <w:spacing w:after="0" w:line="240" w:lineRule="auto"/>
        <w:jc w:val="both"/>
        <w:rPr>
          <w:rFonts w:ascii="Times New Roman" w:eastAsia="Times New Roman" w:hAnsi="Times New Roman"/>
          <w:sz w:val="24"/>
          <w:szCs w:val="24"/>
        </w:rPr>
      </w:pPr>
    </w:p>
    <w:p w14:paraId="1BF41E89" w14:textId="19A68C7B" w:rsidR="006F0149" w:rsidRPr="00A04F89" w:rsidRDefault="006F0149" w:rsidP="006F0149">
      <w:pPr>
        <w:autoSpaceDE w:val="0"/>
        <w:autoSpaceDN w:val="0"/>
        <w:adjustRightInd w:val="0"/>
        <w:spacing w:after="0" w:line="360" w:lineRule="auto"/>
        <w:jc w:val="both"/>
        <w:rPr>
          <w:rFonts w:ascii="Times New Roman" w:eastAsia="Times New Roman" w:hAnsi="Times New Roman"/>
          <w:sz w:val="24"/>
          <w:szCs w:val="24"/>
        </w:rPr>
      </w:pPr>
      <w:r w:rsidRPr="00A04F89">
        <w:rPr>
          <w:rFonts w:ascii="Times New Roman" w:eastAsia="Times New Roman" w:hAnsi="Times New Roman"/>
          <w:sz w:val="24"/>
          <w:szCs w:val="24"/>
        </w:rPr>
        <w:t>As tecnologias, através da diversidade de recursos tecnológicos de que dispõe</w:t>
      </w:r>
      <w:r w:rsidR="004037A8">
        <w:rPr>
          <w:rFonts w:ascii="Times New Roman" w:eastAsia="Times New Roman" w:hAnsi="Times New Roman"/>
          <w:sz w:val="24"/>
          <w:szCs w:val="24"/>
        </w:rPr>
        <w:t>m</w:t>
      </w:r>
      <w:r w:rsidRPr="00A04F89">
        <w:rPr>
          <w:rFonts w:ascii="Times New Roman" w:eastAsia="Times New Roman" w:hAnsi="Times New Roman"/>
          <w:sz w:val="24"/>
          <w:szCs w:val="24"/>
        </w:rPr>
        <w:t>, podem minimizar possíveis problemas de compreensão e desinteresse por parte dos alunos podendo proporcionar um ambiente de aprendizagem real e atraente (idem).</w:t>
      </w:r>
    </w:p>
    <w:p w14:paraId="7F441ED8" w14:textId="77777777" w:rsidR="00BC4BF0" w:rsidRPr="00A04F89" w:rsidRDefault="00BC4BF0" w:rsidP="00BC4BF0">
      <w:pPr>
        <w:autoSpaceDE w:val="0"/>
        <w:autoSpaceDN w:val="0"/>
        <w:adjustRightInd w:val="0"/>
        <w:spacing w:after="0" w:line="240" w:lineRule="auto"/>
        <w:jc w:val="both"/>
        <w:rPr>
          <w:rFonts w:ascii="Times New Roman" w:eastAsia="Times New Roman" w:hAnsi="Times New Roman"/>
          <w:sz w:val="24"/>
          <w:szCs w:val="24"/>
        </w:rPr>
      </w:pPr>
    </w:p>
    <w:p w14:paraId="736043B2" w14:textId="77777777" w:rsidR="006F0149" w:rsidRPr="00A04F89" w:rsidRDefault="006F0149" w:rsidP="006870E6">
      <w:pPr>
        <w:autoSpaceDE w:val="0"/>
        <w:autoSpaceDN w:val="0"/>
        <w:adjustRightInd w:val="0"/>
        <w:spacing w:after="0" w:line="360" w:lineRule="auto"/>
        <w:jc w:val="both"/>
        <w:rPr>
          <w:rFonts w:ascii="Times New Roman" w:eastAsia="Times New Roman" w:hAnsi="Times New Roman"/>
          <w:sz w:val="24"/>
          <w:szCs w:val="24"/>
        </w:rPr>
      </w:pPr>
      <w:r w:rsidRPr="00A04F89">
        <w:rPr>
          <w:rFonts w:ascii="Times New Roman" w:eastAsia="Times New Roman" w:hAnsi="Times New Roman"/>
          <w:sz w:val="24"/>
          <w:szCs w:val="24"/>
        </w:rPr>
        <w:t>As tecnologias digitais têm vindo a assumir particular importância no ensino, uma vez que facilitam o processo de transmissão do saber por parte do professor ao aluno, pois conforme refere o autor, o audiovisual é concebido como “um conjunto de técnicas destinadas a facilitar a transmissão de mensagens entre um “emissor que sabe” e um “receptor que não sabe” (MODERNO, 1992, APUD FERNANDES, p.29).</w:t>
      </w:r>
    </w:p>
    <w:p w14:paraId="1C343124" w14:textId="6C9449F3" w:rsidR="00952878" w:rsidRPr="0020775F" w:rsidRDefault="006F0149" w:rsidP="0020775F">
      <w:pPr>
        <w:autoSpaceDE w:val="0"/>
        <w:autoSpaceDN w:val="0"/>
        <w:adjustRightInd w:val="0"/>
        <w:spacing w:before="240" w:after="0" w:line="360" w:lineRule="auto"/>
        <w:jc w:val="both"/>
        <w:rPr>
          <w:rFonts w:ascii="Times New Roman" w:eastAsia="Times New Roman" w:hAnsi="Times New Roman"/>
          <w:sz w:val="24"/>
          <w:szCs w:val="24"/>
        </w:rPr>
      </w:pPr>
      <w:r w:rsidRPr="00A04F89">
        <w:rPr>
          <w:rFonts w:ascii="Times New Roman" w:eastAsia="Times New Roman" w:hAnsi="Times New Roman"/>
          <w:sz w:val="24"/>
          <w:szCs w:val="24"/>
        </w:rPr>
        <w:t>Segundo Moderno (1992), num sistema de ensino tradicional cujas metodologias de ensino incidiam sobre o uso do quadro e giz, verifica-se uma certa resistência à mudança dado ser exigido, por um lado, a aquisição de novas competências necessárias à utilização destas tecnologias, por outro lado existe uma desconfiança quanto às potencialidades das tecnologias digitais, pelo que, de acordo com o autor, o audiovisual procura implementar-se no ensino como</w:t>
      </w:r>
      <w:r w:rsidR="00952878" w:rsidRPr="00A04F89">
        <w:rPr>
          <w:rFonts w:ascii="Times New Roman" w:eastAsia="Times New Roman" w:hAnsi="Times New Roman"/>
          <w:sz w:val="24"/>
          <w:szCs w:val="24"/>
        </w:rPr>
        <w:t xml:space="preserve"> </w:t>
      </w:r>
      <w:r w:rsidRPr="00A04F89">
        <w:rPr>
          <w:rFonts w:ascii="Times New Roman" w:eastAsia="Times New Roman" w:hAnsi="Times New Roman"/>
          <w:sz w:val="24"/>
          <w:szCs w:val="24"/>
        </w:rPr>
        <w:t>um conjunto de técnicas ou recursos que facilitam o professor no processo de transmissão do seu saber ao aluno.</w:t>
      </w:r>
    </w:p>
    <w:p w14:paraId="4EA4E3BA" w14:textId="3909E459" w:rsidR="00A819FC" w:rsidRDefault="00A819FC" w:rsidP="0020775F">
      <w:pPr>
        <w:autoSpaceDE w:val="0"/>
        <w:autoSpaceDN w:val="0"/>
        <w:adjustRightInd w:val="0"/>
        <w:spacing w:before="240" w:after="0" w:line="360" w:lineRule="auto"/>
        <w:jc w:val="both"/>
        <w:rPr>
          <w:rFonts w:ascii="Times New Roman" w:eastAsiaTheme="minorHAnsi" w:hAnsi="Times New Roman"/>
          <w:sz w:val="24"/>
          <w:szCs w:val="24"/>
        </w:rPr>
      </w:pPr>
      <w:r w:rsidRPr="00A04F89">
        <w:rPr>
          <w:rFonts w:ascii="Times New Roman" w:eastAsiaTheme="minorHAnsi" w:hAnsi="Times New Roman"/>
          <w:sz w:val="24"/>
          <w:szCs w:val="24"/>
        </w:rPr>
        <w:lastRenderedPageBreak/>
        <w:t>O desinteresse do aluno pela aula quase sempre pode ser explicado pela má escolha, pelo professor, da metodologia usada em sala de aula. De acordo com (LOPES; COSTA; OLIVEIRA, 2016; D’AMBRÓSIO, 2015) é preciso dar espaço para o aluno questionar sobre o assunto que está sendo estudado antes de lhe dar respostas definitivas pois, se acontecer o inverso, o aluno perderá sua curiosidade e poderá ficar desinteressado no assunto e o professor, consequentemente, frustrado. Assim, é preciso sempre inovar em sala de aula e utilizar métodos que faça</w:t>
      </w:r>
      <w:r w:rsidR="00F364B3">
        <w:rPr>
          <w:rFonts w:ascii="Times New Roman" w:eastAsiaTheme="minorHAnsi" w:hAnsi="Times New Roman"/>
          <w:sz w:val="24"/>
          <w:szCs w:val="24"/>
        </w:rPr>
        <w:t xml:space="preserve"> com o aluno busque informações e investigue</w:t>
      </w:r>
      <w:r w:rsidRPr="00A04F89">
        <w:rPr>
          <w:rFonts w:ascii="Times New Roman" w:eastAsiaTheme="minorHAnsi" w:hAnsi="Times New Roman"/>
          <w:sz w:val="24"/>
          <w:szCs w:val="24"/>
        </w:rPr>
        <w:t xml:space="preserve"> soluções. Esta simples atitude, se bem tomada, pode diminuir os casos de indisciplina nas aulas, pois, se a aula é interessante, o aluno sente-se motivado para a aprendizagem (JESUS, 2008).</w:t>
      </w:r>
    </w:p>
    <w:p w14:paraId="4B89FACE" w14:textId="77777777" w:rsidR="005A1239" w:rsidRDefault="005A1239" w:rsidP="005A1239">
      <w:pPr>
        <w:pStyle w:val="SemEspaamento"/>
      </w:pPr>
    </w:p>
    <w:p w14:paraId="71DF8E02" w14:textId="22F4D90E" w:rsidR="00A819FC" w:rsidRPr="00A04F89" w:rsidRDefault="00A819FC" w:rsidP="006870E6">
      <w:pPr>
        <w:autoSpaceDE w:val="0"/>
        <w:autoSpaceDN w:val="0"/>
        <w:adjustRightInd w:val="0"/>
        <w:spacing w:after="0" w:line="360" w:lineRule="auto"/>
        <w:jc w:val="both"/>
        <w:rPr>
          <w:rFonts w:ascii="Times New Roman" w:eastAsiaTheme="minorHAnsi" w:hAnsi="Times New Roman"/>
          <w:sz w:val="24"/>
          <w:szCs w:val="24"/>
        </w:rPr>
      </w:pPr>
      <w:r w:rsidRPr="00A04F89">
        <w:rPr>
          <w:rFonts w:ascii="Times New Roman" w:eastAsiaTheme="minorHAnsi" w:hAnsi="Times New Roman"/>
          <w:sz w:val="24"/>
          <w:szCs w:val="24"/>
        </w:rPr>
        <w:t>Existem diversos métodos para inovar a metodologia d</w:t>
      </w:r>
      <w:r w:rsidR="00C54457" w:rsidRPr="00A04F89">
        <w:rPr>
          <w:rFonts w:ascii="Times New Roman" w:eastAsiaTheme="minorHAnsi" w:hAnsi="Times New Roman"/>
          <w:sz w:val="24"/>
          <w:szCs w:val="24"/>
        </w:rPr>
        <w:t xml:space="preserve">e ensino. Dentre eles, utilizar </w:t>
      </w:r>
      <w:r w:rsidRPr="00A04F89">
        <w:rPr>
          <w:rFonts w:ascii="Times New Roman" w:eastAsiaTheme="minorHAnsi" w:hAnsi="Times New Roman"/>
          <w:sz w:val="24"/>
          <w:szCs w:val="24"/>
        </w:rPr>
        <w:t xml:space="preserve">tecnologias em sala de aula é uma poderosa ferramenta para atingir tal fim, pois, a cada dia, a tecnologia se torna cada vez mais acessível. Tais tecnologias, como os aparelhos </w:t>
      </w:r>
      <w:r w:rsidR="00187BC0" w:rsidRPr="00A04F89">
        <w:rPr>
          <w:rFonts w:ascii="Times New Roman" w:eastAsiaTheme="minorHAnsi" w:hAnsi="Times New Roman"/>
          <w:sz w:val="24"/>
          <w:szCs w:val="24"/>
        </w:rPr>
        <w:t>electrónicos</w:t>
      </w:r>
      <w:r w:rsidRPr="00A04F89">
        <w:rPr>
          <w:rFonts w:ascii="Times New Roman" w:eastAsiaTheme="minorHAnsi" w:hAnsi="Times New Roman"/>
          <w:sz w:val="24"/>
          <w:szCs w:val="24"/>
        </w:rPr>
        <w:t>,</w:t>
      </w:r>
      <w:r w:rsidR="00C54457" w:rsidRPr="00A04F89">
        <w:rPr>
          <w:rFonts w:ascii="Times New Roman" w:eastAsiaTheme="minorHAnsi" w:hAnsi="Times New Roman"/>
          <w:sz w:val="24"/>
          <w:szCs w:val="24"/>
        </w:rPr>
        <w:t xml:space="preserve"> </w:t>
      </w:r>
      <w:r w:rsidRPr="00A04F89">
        <w:rPr>
          <w:rFonts w:ascii="Times New Roman" w:eastAsiaTheme="minorHAnsi" w:hAnsi="Times New Roman"/>
          <w:sz w:val="24"/>
          <w:szCs w:val="24"/>
        </w:rPr>
        <w:t xml:space="preserve">são instrumentos diários dos alunos, se tornando ferramentas que </w:t>
      </w:r>
      <w:r w:rsidR="00187BC0" w:rsidRPr="00A04F89">
        <w:rPr>
          <w:rFonts w:ascii="Times New Roman" w:eastAsiaTheme="minorHAnsi" w:hAnsi="Times New Roman"/>
          <w:sz w:val="24"/>
          <w:szCs w:val="24"/>
        </w:rPr>
        <w:t>sabem manusear</w:t>
      </w:r>
      <w:r w:rsidRPr="00A04F89">
        <w:rPr>
          <w:rFonts w:ascii="Times New Roman" w:eastAsiaTheme="minorHAnsi" w:hAnsi="Times New Roman"/>
          <w:sz w:val="24"/>
          <w:szCs w:val="24"/>
        </w:rPr>
        <w:t xml:space="preserve"> naturalmente (LOPES; COSTA; OLIVEIRA, 2016). Quando surge a dúvida a respeito de qualquer assunto, um simples acesso à internet pode solucionar o problema, e em segundos o conteúdo estará disponível em celulares, </w:t>
      </w:r>
      <w:r w:rsidRPr="00A04F89">
        <w:rPr>
          <w:rFonts w:ascii="Times New Roman" w:eastAsiaTheme="minorHAnsi" w:hAnsi="Times New Roman"/>
          <w:i/>
          <w:iCs/>
          <w:sz w:val="24"/>
          <w:szCs w:val="24"/>
        </w:rPr>
        <w:t>tablets</w:t>
      </w:r>
      <w:r w:rsidRPr="00A04F89">
        <w:rPr>
          <w:rFonts w:ascii="Times New Roman" w:eastAsiaTheme="minorHAnsi" w:hAnsi="Times New Roman"/>
          <w:sz w:val="24"/>
          <w:szCs w:val="24"/>
        </w:rPr>
        <w:t xml:space="preserve">, </w:t>
      </w:r>
      <w:r w:rsidRPr="00A04F89">
        <w:rPr>
          <w:rFonts w:ascii="Times New Roman" w:eastAsiaTheme="minorHAnsi" w:hAnsi="Times New Roman"/>
          <w:i/>
          <w:iCs/>
          <w:sz w:val="24"/>
          <w:szCs w:val="24"/>
        </w:rPr>
        <w:t>notebooks</w:t>
      </w:r>
      <w:r w:rsidRPr="00A04F89">
        <w:rPr>
          <w:rFonts w:ascii="Times New Roman" w:eastAsiaTheme="minorHAnsi" w:hAnsi="Times New Roman"/>
          <w:sz w:val="24"/>
          <w:szCs w:val="24"/>
        </w:rPr>
        <w:t>, entre outros (SANTOS; RESE</w:t>
      </w:r>
      <w:r w:rsidR="00F23D26" w:rsidRPr="00A04F89">
        <w:rPr>
          <w:rFonts w:ascii="Times New Roman" w:eastAsiaTheme="minorHAnsi" w:hAnsi="Times New Roman"/>
          <w:sz w:val="24"/>
          <w:szCs w:val="24"/>
        </w:rPr>
        <w:t xml:space="preserve">NDE, 2014). </w:t>
      </w:r>
      <w:r w:rsidRPr="00A04F89">
        <w:rPr>
          <w:rFonts w:ascii="Times New Roman" w:eastAsiaTheme="minorHAnsi" w:hAnsi="Times New Roman"/>
          <w:sz w:val="24"/>
          <w:szCs w:val="24"/>
        </w:rPr>
        <w:t>Muitos jovens já entram na escola totalmente inteirados com tais tecnologias e, tanto a escola quanto os professores devem se adequar a isso, como afirma Porto:</w:t>
      </w:r>
    </w:p>
    <w:p w14:paraId="7257FEFE" w14:textId="4E210D88" w:rsidR="00A819FC" w:rsidRPr="00126BFB" w:rsidRDefault="00A819FC" w:rsidP="00126BFB">
      <w:pPr>
        <w:autoSpaceDE w:val="0"/>
        <w:autoSpaceDN w:val="0"/>
        <w:adjustRightInd w:val="0"/>
        <w:spacing w:after="0" w:line="240" w:lineRule="auto"/>
        <w:ind w:left="2832"/>
        <w:jc w:val="both"/>
        <w:rPr>
          <w:rFonts w:ascii="Times New Roman" w:eastAsiaTheme="minorHAnsi" w:hAnsi="Times New Roman"/>
          <w:sz w:val="20"/>
          <w:szCs w:val="20"/>
          <w:rPrChange w:id="486" w:author="Sousa" w:date="2019-08-04T19:07:00Z">
            <w:rPr>
              <w:rFonts w:ascii="Times New Roman" w:eastAsiaTheme="minorHAnsi" w:hAnsi="Times New Roman"/>
              <w:i/>
              <w:sz w:val="20"/>
              <w:szCs w:val="20"/>
            </w:rPr>
          </w:rPrChange>
        </w:rPr>
      </w:pPr>
      <w:r w:rsidRPr="00126BFB">
        <w:rPr>
          <w:rFonts w:ascii="Times New Roman" w:eastAsiaTheme="minorHAnsi" w:hAnsi="Times New Roman"/>
          <w:sz w:val="20"/>
          <w:szCs w:val="20"/>
          <w:rPrChange w:id="487" w:author="Sousa" w:date="2019-08-04T19:07:00Z">
            <w:rPr>
              <w:rFonts w:ascii="Times New Roman" w:eastAsiaTheme="minorHAnsi" w:hAnsi="Times New Roman"/>
              <w:i/>
              <w:sz w:val="20"/>
              <w:szCs w:val="20"/>
            </w:rPr>
          </w:rPrChange>
        </w:rPr>
        <w:t>E, se a escola quiser acompanhar a velocidade das transformações que as novas</w:t>
      </w:r>
      <w:r w:rsidR="00F23D26" w:rsidRPr="00126BFB">
        <w:rPr>
          <w:rFonts w:ascii="Times New Roman" w:eastAsiaTheme="minorHAnsi" w:hAnsi="Times New Roman"/>
          <w:sz w:val="20"/>
          <w:szCs w:val="20"/>
          <w:rPrChange w:id="488" w:author="Sousa" w:date="2019-08-04T19:07:00Z">
            <w:rPr>
              <w:rFonts w:ascii="Times New Roman" w:eastAsiaTheme="minorHAnsi" w:hAnsi="Times New Roman"/>
              <w:i/>
              <w:sz w:val="20"/>
              <w:szCs w:val="20"/>
            </w:rPr>
          </w:rPrChange>
        </w:rPr>
        <w:t xml:space="preserve"> </w:t>
      </w:r>
      <w:r w:rsidRPr="00126BFB">
        <w:rPr>
          <w:rFonts w:ascii="Times New Roman" w:eastAsiaTheme="minorHAnsi" w:hAnsi="Times New Roman"/>
          <w:sz w:val="20"/>
          <w:szCs w:val="20"/>
          <w:rPrChange w:id="489" w:author="Sousa" w:date="2019-08-04T19:07:00Z">
            <w:rPr>
              <w:rFonts w:ascii="Times New Roman" w:eastAsiaTheme="minorHAnsi" w:hAnsi="Times New Roman"/>
              <w:i/>
              <w:sz w:val="20"/>
              <w:szCs w:val="20"/>
            </w:rPr>
          </w:rPrChange>
        </w:rPr>
        <w:t>gerações estão vivendo, tem que se volta</w:t>
      </w:r>
      <w:r w:rsidR="00F23D26" w:rsidRPr="00126BFB">
        <w:rPr>
          <w:rFonts w:ascii="Times New Roman" w:eastAsiaTheme="minorHAnsi" w:hAnsi="Times New Roman"/>
          <w:sz w:val="20"/>
          <w:szCs w:val="20"/>
          <w:rPrChange w:id="490" w:author="Sousa" w:date="2019-08-04T19:07:00Z">
            <w:rPr>
              <w:rFonts w:ascii="Times New Roman" w:eastAsiaTheme="minorHAnsi" w:hAnsi="Times New Roman"/>
              <w:i/>
              <w:sz w:val="20"/>
              <w:szCs w:val="20"/>
            </w:rPr>
          </w:rPrChange>
        </w:rPr>
        <w:t xml:space="preserve">r para a leitura das linguagens </w:t>
      </w:r>
      <w:r w:rsidRPr="00126BFB">
        <w:rPr>
          <w:rFonts w:ascii="Times New Roman" w:eastAsiaTheme="minorHAnsi" w:hAnsi="Times New Roman"/>
          <w:sz w:val="20"/>
          <w:szCs w:val="20"/>
          <w:rPrChange w:id="491" w:author="Sousa" w:date="2019-08-04T19:07:00Z">
            <w:rPr>
              <w:rFonts w:ascii="Times New Roman" w:eastAsiaTheme="minorHAnsi" w:hAnsi="Times New Roman"/>
              <w:i/>
              <w:sz w:val="20"/>
              <w:szCs w:val="20"/>
            </w:rPr>
          </w:rPrChange>
        </w:rPr>
        <w:t>tecnológicas, aproveitando a participação do apr</w:t>
      </w:r>
      <w:r w:rsidR="00F23D26" w:rsidRPr="00126BFB">
        <w:rPr>
          <w:rFonts w:ascii="Times New Roman" w:eastAsiaTheme="minorHAnsi" w:hAnsi="Times New Roman"/>
          <w:sz w:val="20"/>
          <w:szCs w:val="20"/>
          <w:rPrChange w:id="492" w:author="Sousa" w:date="2019-08-04T19:07:00Z">
            <w:rPr>
              <w:rFonts w:ascii="Times New Roman" w:eastAsiaTheme="minorHAnsi" w:hAnsi="Times New Roman"/>
              <w:i/>
              <w:sz w:val="20"/>
              <w:szCs w:val="20"/>
            </w:rPr>
          </w:rPrChange>
        </w:rPr>
        <w:t xml:space="preserve">endiz na (re)construção crítica </w:t>
      </w:r>
      <w:r w:rsidRPr="00126BFB">
        <w:rPr>
          <w:rFonts w:ascii="Times New Roman" w:eastAsiaTheme="minorHAnsi" w:hAnsi="Times New Roman"/>
          <w:sz w:val="20"/>
          <w:szCs w:val="20"/>
          <w:rPrChange w:id="493" w:author="Sousa" w:date="2019-08-04T19:07:00Z">
            <w:rPr>
              <w:rFonts w:ascii="Times New Roman" w:eastAsiaTheme="minorHAnsi" w:hAnsi="Times New Roman"/>
              <w:i/>
              <w:sz w:val="20"/>
              <w:szCs w:val="20"/>
            </w:rPr>
          </w:rPrChange>
        </w:rPr>
        <w:t>da imagem-mensagem, sem perder de</w:t>
      </w:r>
      <w:r w:rsidR="00F23D26" w:rsidRPr="00126BFB">
        <w:rPr>
          <w:rFonts w:ascii="Times New Roman" w:eastAsiaTheme="minorHAnsi" w:hAnsi="Times New Roman"/>
          <w:sz w:val="20"/>
          <w:szCs w:val="20"/>
          <w:rPrChange w:id="494" w:author="Sousa" w:date="2019-08-04T19:07:00Z">
            <w:rPr>
              <w:rFonts w:ascii="Times New Roman" w:eastAsiaTheme="minorHAnsi" w:hAnsi="Times New Roman"/>
              <w:i/>
              <w:sz w:val="20"/>
              <w:szCs w:val="20"/>
            </w:rPr>
          </w:rPrChange>
        </w:rPr>
        <w:t xml:space="preserve"> vista o envolvimento emocional </w:t>
      </w:r>
      <w:r w:rsidRPr="00126BFB">
        <w:rPr>
          <w:rFonts w:ascii="Times New Roman" w:eastAsiaTheme="minorHAnsi" w:hAnsi="Times New Roman"/>
          <w:sz w:val="20"/>
          <w:szCs w:val="20"/>
          <w:rPrChange w:id="495" w:author="Sousa" w:date="2019-08-04T19:07:00Z">
            <w:rPr>
              <w:rFonts w:ascii="Times New Roman" w:eastAsiaTheme="minorHAnsi" w:hAnsi="Times New Roman"/>
              <w:i/>
              <w:sz w:val="20"/>
              <w:szCs w:val="20"/>
            </w:rPr>
          </w:rPrChange>
        </w:rPr>
        <w:t>proporcionado, a sensibilidade, intuição e d</w:t>
      </w:r>
      <w:r w:rsidR="00F23D26" w:rsidRPr="00126BFB">
        <w:rPr>
          <w:rFonts w:ascii="Times New Roman" w:eastAsiaTheme="minorHAnsi" w:hAnsi="Times New Roman"/>
          <w:sz w:val="20"/>
          <w:szCs w:val="20"/>
          <w:rPrChange w:id="496" w:author="Sousa" w:date="2019-08-04T19:07:00Z">
            <w:rPr>
              <w:rFonts w:ascii="Times New Roman" w:eastAsiaTheme="minorHAnsi" w:hAnsi="Times New Roman"/>
              <w:i/>
              <w:sz w:val="20"/>
              <w:szCs w:val="20"/>
            </w:rPr>
          </w:rPrChange>
        </w:rPr>
        <w:t xml:space="preserve">esejos dos alunos (PORTO, </w:t>
      </w:r>
      <w:r w:rsidR="00F82613" w:rsidRPr="00126BFB">
        <w:rPr>
          <w:rFonts w:ascii="Times New Roman" w:eastAsiaTheme="minorHAnsi" w:hAnsi="Times New Roman"/>
          <w:sz w:val="20"/>
          <w:szCs w:val="20"/>
          <w:rPrChange w:id="497" w:author="Sousa" w:date="2019-08-04T19:07:00Z">
            <w:rPr>
              <w:rFonts w:ascii="Times New Roman" w:eastAsiaTheme="minorHAnsi" w:hAnsi="Times New Roman"/>
              <w:i/>
              <w:sz w:val="20"/>
              <w:szCs w:val="20"/>
            </w:rPr>
          </w:rPrChange>
        </w:rPr>
        <w:t>2006, p.</w:t>
      </w:r>
      <w:r w:rsidRPr="00126BFB">
        <w:rPr>
          <w:rFonts w:ascii="Times New Roman" w:eastAsiaTheme="minorHAnsi" w:hAnsi="Times New Roman"/>
          <w:sz w:val="20"/>
          <w:szCs w:val="20"/>
          <w:rPrChange w:id="498" w:author="Sousa" w:date="2019-08-04T19:07:00Z">
            <w:rPr>
              <w:rFonts w:ascii="Times New Roman" w:eastAsiaTheme="minorHAnsi" w:hAnsi="Times New Roman"/>
              <w:i/>
              <w:sz w:val="20"/>
              <w:szCs w:val="20"/>
            </w:rPr>
          </w:rPrChange>
        </w:rPr>
        <w:t>49).</w:t>
      </w:r>
    </w:p>
    <w:p w14:paraId="7ADE5E07" w14:textId="77777777" w:rsidR="00F23D26" w:rsidRPr="00A04F89" w:rsidRDefault="00F23D26" w:rsidP="006870E6">
      <w:pPr>
        <w:autoSpaceDE w:val="0"/>
        <w:autoSpaceDN w:val="0"/>
        <w:adjustRightInd w:val="0"/>
        <w:spacing w:after="0" w:line="360" w:lineRule="auto"/>
        <w:ind w:left="2832"/>
        <w:jc w:val="both"/>
        <w:rPr>
          <w:rFonts w:ascii="Times New Roman" w:eastAsiaTheme="minorHAnsi" w:hAnsi="Times New Roman"/>
          <w:sz w:val="24"/>
          <w:szCs w:val="24"/>
          <w:rPrChange w:id="499" w:author="Sousa" w:date="2019-08-04T19:07:00Z">
            <w:rPr>
              <w:rFonts w:ascii="Times New Roman" w:eastAsiaTheme="minorHAnsi" w:hAnsi="Times New Roman"/>
              <w:sz w:val="21"/>
              <w:szCs w:val="21"/>
            </w:rPr>
          </w:rPrChange>
        </w:rPr>
      </w:pPr>
    </w:p>
    <w:p w14:paraId="5D637F22" w14:textId="635BE64B" w:rsidR="00952878" w:rsidRPr="00A04F89" w:rsidRDefault="00A819FC" w:rsidP="006870E6">
      <w:pPr>
        <w:autoSpaceDE w:val="0"/>
        <w:autoSpaceDN w:val="0"/>
        <w:adjustRightInd w:val="0"/>
        <w:spacing w:after="0" w:line="360" w:lineRule="auto"/>
        <w:jc w:val="both"/>
        <w:rPr>
          <w:rFonts w:ascii="Times New Roman" w:eastAsiaTheme="minorHAnsi" w:hAnsi="Times New Roman"/>
          <w:sz w:val="24"/>
          <w:szCs w:val="24"/>
        </w:rPr>
      </w:pPr>
      <w:r w:rsidRPr="00276E99">
        <w:rPr>
          <w:rFonts w:ascii="Times New Roman" w:eastAsiaTheme="minorHAnsi" w:hAnsi="Times New Roman"/>
          <w:sz w:val="24"/>
          <w:szCs w:val="24"/>
        </w:rPr>
        <w:t>Nesse contexto educacional e tecnológico, o profe</w:t>
      </w:r>
      <w:r w:rsidR="006870E6" w:rsidRPr="00AC1CD6">
        <w:rPr>
          <w:rFonts w:ascii="Times New Roman" w:eastAsiaTheme="minorHAnsi" w:hAnsi="Times New Roman"/>
          <w:sz w:val="24"/>
          <w:szCs w:val="24"/>
        </w:rPr>
        <w:t xml:space="preserve">ssor deve aprender a integrar a </w:t>
      </w:r>
      <w:r w:rsidRPr="00A04F89">
        <w:rPr>
          <w:rFonts w:ascii="Times New Roman" w:eastAsiaTheme="minorHAnsi" w:hAnsi="Times New Roman"/>
          <w:sz w:val="24"/>
          <w:szCs w:val="24"/>
        </w:rPr>
        <w:t xml:space="preserve">tecnologia digital aos seus </w:t>
      </w:r>
      <w:r w:rsidR="00D006AA" w:rsidRPr="00A04F89">
        <w:rPr>
          <w:rFonts w:ascii="Times New Roman" w:eastAsiaTheme="minorHAnsi" w:hAnsi="Times New Roman"/>
          <w:sz w:val="24"/>
          <w:szCs w:val="24"/>
        </w:rPr>
        <w:t>objectivos</w:t>
      </w:r>
      <w:r w:rsidRPr="00A04F89">
        <w:rPr>
          <w:rFonts w:ascii="Times New Roman" w:eastAsiaTheme="minorHAnsi" w:hAnsi="Times New Roman"/>
          <w:sz w:val="24"/>
          <w:szCs w:val="24"/>
        </w:rPr>
        <w:t xml:space="preserve"> </w:t>
      </w:r>
      <w:r w:rsidR="00D006AA" w:rsidRPr="00A04F89">
        <w:rPr>
          <w:rFonts w:ascii="Times New Roman" w:eastAsiaTheme="minorHAnsi" w:hAnsi="Times New Roman"/>
          <w:sz w:val="24"/>
          <w:szCs w:val="24"/>
        </w:rPr>
        <w:t>didáctico</w:t>
      </w:r>
      <w:r w:rsidRPr="00A04F89">
        <w:rPr>
          <w:rFonts w:ascii="Times New Roman" w:eastAsiaTheme="minorHAnsi" w:hAnsi="Times New Roman"/>
          <w:sz w:val="24"/>
          <w:szCs w:val="24"/>
        </w:rPr>
        <w:t xml:space="preserve">-pedagógicos, sempre focando uma </w:t>
      </w:r>
      <w:r w:rsidR="00D006AA" w:rsidRPr="00A04F89">
        <w:rPr>
          <w:rFonts w:ascii="Times New Roman" w:eastAsiaTheme="minorHAnsi" w:hAnsi="Times New Roman"/>
          <w:sz w:val="24"/>
          <w:szCs w:val="24"/>
        </w:rPr>
        <w:t>actividade</w:t>
      </w:r>
      <w:r w:rsidRPr="00A04F89">
        <w:rPr>
          <w:rFonts w:ascii="Times New Roman" w:eastAsiaTheme="minorHAnsi" w:hAnsi="Times New Roman"/>
          <w:sz w:val="24"/>
          <w:szCs w:val="24"/>
        </w:rPr>
        <w:t xml:space="preserve"> colaborativa pautada na construção do conhecimento (LIMA; LOUREIRO, 2016).</w:t>
      </w:r>
    </w:p>
    <w:p w14:paraId="579EA8AE" w14:textId="77777777" w:rsidR="005F7F21" w:rsidRPr="00A04F89" w:rsidRDefault="005F7F21" w:rsidP="005F7F21">
      <w:pPr>
        <w:pStyle w:val="SemEspaamento"/>
        <w:rPr>
          <w:rFonts w:ascii="Times New Roman" w:hAnsi="Times New Roman"/>
          <w:sz w:val="24"/>
          <w:szCs w:val="24"/>
          <w:rPrChange w:id="500" w:author="Sousa" w:date="2019-08-04T19:07:00Z">
            <w:rPr/>
          </w:rPrChange>
        </w:rPr>
      </w:pPr>
    </w:p>
    <w:p w14:paraId="4D1131F6" w14:textId="67E3737E" w:rsidR="006F0149" w:rsidRPr="00A04F89" w:rsidRDefault="006F0149" w:rsidP="006870E6">
      <w:pPr>
        <w:autoSpaceDE w:val="0"/>
        <w:autoSpaceDN w:val="0"/>
        <w:adjustRightInd w:val="0"/>
        <w:spacing w:after="0" w:line="360" w:lineRule="auto"/>
        <w:jc w:val="both"/>
        <w:rPr>
          <w:rFonts w:ascii="Times New Roman" w:eastAsia="Times New Roman" w:hAnsi="Times New Roman"/>
          <w:sz w:val="24"/>
          <w:szCs w:val="24"/>
        </w:rPr>
      </w:pPr>
      <w:r w:rsidRPr="00276E99">
        <w:rPr>
          <w:rFonts w:ascii="Times New Roman" w:eastAsia="Times New Roman" w:hAnsi="Times New Roman"/>
          <w:sz w:val="24"/>
          <w:szCs w:val="24"/>
        </w:rPr>
        <w:t>Os indivíduos aprendem em contextos diversos e de formas diferentes, portanto cada um em particular detém um estilo muito próprio de aprendizagem. Daí que, a educação na socieda</w:t>
      </w:r>
      <w:r w:rsidRPr="00AC1CD6">
        <w:rPr>
          <w:rFonts w:ascii="Times New Roman" w:eastAsia="Times New Roman" w:hAnsi="Times New Roman"/>
          <w:sz w:val="24"/>
          <w:szCs w:val="24"/>
        </w:rPr>
        <w:t xml:space="preserve">de do conhecimento, implica a compreensão da vantagem do desenvolvimento </w:t>
      </w:r>
      <w:r w:rsidRPr="00AC1CD6">
        <w:rPr>
          <w:rFonts w:ascii="Times New Roman" w:eastAsia="Times New Roman" w:hAnsi="Times New Roman"/>
          <w:sz w:val="24"/>
          <w:szCs w:val="24"/>
        </w:rPr>
        <w:lastRenderedPageBreak/>
        <w:t xml:space="preserve">nos alunos de competências cujo </w:t>
      </w:r>
      <w:r w:rsidR="008B3C41" w:rsidRPr="00AC1CD6">
        <w:rPr>
          <w:rFonts w:ascii="Times New Roman" w:eastAsia="Times New Roman" w:hAnsi="Times New Roman"/>
          <w:sz w:val="24"/>
          <w:szCs w:val="24"/>
        </w:rPr>
        <w:t>objectivo</w:t>
      </w:r>
      <w:r w:rsidRPr="00A04F89">
        <w:rPr>
          <w:rFonts w:ascii="Times New Roman" w:eastAsia="Times New Roman" w:hAnsi="Times New Roman"/>
          <w:sz w:val="24"/>
          <w:szCs w:val="24"/>
        </w:rPr>
        <w:t xml:space="preserve"> é utilizar a informação proporcionada pelos mídia bem como pelas tecnologias de informação e comunicação, respeitando as aprendizagens próprias de cada um bem como os novos espaços de construção do conhecimento e do saber (MORAN apud Fernandes 2014, p.34).</w:t>
      </w:r>
    </w:p>
    <w:p w14:paraId="27B698D0" w14:textId="77777777" w:rsidR="00952878" w:rsidRPr="00A04F89" w:rsidRDefault="00952878" w:rsidP="00952878">
      <w:pPr>
        <w:autoSpaceDE w:val="0"/>
        <w:autoSpaceDN w:val="0"/>
        <w:adjustRightInd w:val="0"/>
        <w:spacing w:after="0" w:line="240" w:lineRule="auto"/>
        <w:jc w:val="both"/>
        <w:rPr>
          <w:rFonts w:ascii="Times New Roman" w:eastAsia="Times New Roman" w:hAnsi="Times New Roman"/>
          <w:sz w:val="24"/>
          <w:szCs w:val="24"/>
        </w:rPr>
      </w:pPr>
    </w:p>
    <w:p w14:paraId="77D7CBC6" w14:textId="5CC3533D" w:rsidR="009F398D" w:rsidRPr="00A04F89" w:rsidDel="00022A2D" w:rsidRDefault="006F0149">
      <w:pPr>
        <w:autoSpaceDE w:val="0"/>
        <w:autoSpaceDN w:val="0"/>
        <w:adjustRightInd w:val="0"/>
        <w:spacing w:after="0" w:line="360" w:lineRule="auto"/>
        <w:jc w:val="both"/>
        <w:rPr>
          <w:del w:id="501" w:author="Sousa" w:date="2019-07-31T14:37:00Z"/>
          <w:rFonts w:ascii="Times New Roman" w:eastAsia="Times New Roman" w:hAnsi="Times New Roman"/>
          <w:sz w:val="24"/>
          <w:szCs w:val="24"/>
        </w:rPr>
        <w:pPrChange w:id="502" w:author="Sousa" w:date="2019-08-01T17:08:00Z">
          <w:pPr>
            <w:autoSpaceDE w:val="0"/>
            <w:autoSpaceDN w:val="0"/>
            <w:adjustRightInd w:val="0"/>
            <w:spacing w:after="0" w:line="240" w:lineRule="auto"/>
            <w:jc w:val="both"/>
          </w:pPr>
        </w:pPrChange>
      </w:pPr>
      <w:r w:rsidRPr="00A04F89">
        <w:rPr>
          <w:rFonts w:ascii="Times New Roman" w:eastAsia="Times New Roman" w:hAnsi="Times New Roman"/>
          <w:sz w:val="24"/>
          <w:szCs w:val="24"/>
        </w:rPr>
        <w:t>Perante este novo cenário Figueiredo (apud Fernandes. 2014), que impõe uma nova forma de atuação educativa, torna-se necessária a utilização de metodologias pedagógicas ajustáveis às novas exigências, que reajustem o papel do professor (mais mediatizado), e que integrem as tecnologias como ferramentas mediadoras da aprendizagem, dado que o seu uso em sala de aula promove o desenvolvimento de competências, expectativas e interesses essenciais à sobrevivência e inclusão d</w:t>
      </w:r>
      <w:r w:rsidR="001D2FA6" w:rsidRPr="00A04F89">
        <w:rPr>
          <w:rFonts w:ascii="Times New Roman" w:eastAsia="Times New Roman" w:hAnsi="Times New Roman"/>
          <w:sz w:val="24"/>
          <w:szCs w:val="24"/>
        </w:rPr>
        <w:t>os alunos na sociedade digital.</w:t>
      </w:r>
    </w:p>
    <w:p w14:paraId="75BC470E" w14:textId="1E755911" w:rsidR="00022A2D" w:rsidRPr="00A04F89" w:rsidRDefault="00022A2D">
      <w:pPr>
        <w:autoSpaceDE w:val="0"/>
        <w:autoSpaceDN w:val="0"/>
        <w:adjustRightInd w:val="0"/>
        <w:spacing w:after="0" w:line="360" w:lineRule="auto"/>
        <w:jc w:val="both"/>
        <w:rPr>
          <w:ins w:id="503" w:author="Sousa" w:date="2019-07-31T14:37:00Z"/>
          <w:rFonts w:ascii="Times New Roman" w:eastAsia="Times New Roman" w:hAnsi="Times New Roman"/>
          <w:sz w:val="24"/>
          <w:szCs w:val="24"/>
        </w:rPr>
        <w:pPrChange w:id="504" w:author="Sousa" w:date="2019-08-01T17:08:00Z">
          <w:pPr>
            <w:autoSpaceDE w:val="0"/>
            <w:autoSpaceDN w:val="0"/>
            <w:adjustRightInd w:val="0"/>
            <w:spacing w:after="0" w:line="240" w:lineRule="auto"/>
            <w:jc w:val="both"/>
          </w:pPr>
        </w:pPrChange>
      </w:pPr>
    </w:p>
    <w:p w14:paraId="6DCFA4C1" w14:textId="5E403AC6" w:rsidR="00CB2B30" w:rsidRPr="00F572AD" w:rsidDel="0026551C" w:rsidRDefault="000A0F7D">
      <w:pPr>
        <w:pStyle w:val="Cabealho1"/>
        <w:rPr>
          <w:del w:id="505" w:author="Sousa" w:date="2019-08-01T17:11:00Z"/>
          <w:rFonts w:ascii="Times New Roman" w:eastAsia="Times New Roman" w:hAnsi="Times New Roman"/>
          <w:b/>
          <w:sz w:val="24"/>
          <w:szCs w:val="24"/>
          <w:rPrChange w:id="506" w:author="Sousa" w:date="2019-08-04T19:14:00Z">
            <w:rPr>
              <w:del w:id="507" w:author="Sousa" w:date="2019-08-01T17:11:00Z"/>
              <w:rFonts w:eastAsia="Times New Roman"/>
            </w:rPr>
          </w:rPrChange>
        </w:rPr>
        <w:pPrChange w:id="508" w:author="Sousa" w:date="2019-08-04T18:41:00Z">
          <w:pPr>
            <w:autoSpaceDE w:val="0"/>
            <w:autoSpaceDN w:val="0"/>
            <w:adjustRightInd w:val="0"/>
            <w:spacing w:after="0" w:line="240" w:lineRule="auto"/>
            <w:jc w:val="both"/>
          </w:pPr>
        </w:pPrChange>
      </w:pPr>
      <w:bookmarkStart w:id="509" w:name="_Toc20364398"/>
      <w:bookmarkStart w:id="510" w:name="_Toc20366973"/>
      <w:r>
        <w:rPr>
          <w:rFonts w:ascii="Times New Roman" w:eastAsia="Times New Roman" w:hAnsi="Times New Roman" w:cs="Times New Roman"/>
          <w:b/>
          <w:color w:val="auto"/>
          <w:sz w:val="24"/>
          <w:szCs w:val="24"/>
        </w:rPr>
        <w:t>4</w:t>
      </w:r>
      <w:ins w:id="511" w:author="Sousa" w:date="2019-08-04T19:14:00Z">
        <w:r w:rsidR="00F572AD">
          <w:rPr>
            <w:rFonts w:ascii="Times New Roman" w:eastAsia="Times New Roman" w:hAnsi="Times New Roman" w:cs="Times New Roman"/>
            <w:b/>
            <w:color w:val="auto"/>
            <w:sz w:val="24"/>
            <w:szCs w:val="24"/>
          </w:rPr>
          <w:t>.</w:t>
        </w:r>
        <w:bookmarkEnd w:id="509"/>
        <w:bookmarkEnd w:id="510"/>
        <w:r w:rsidR="00F572AD">
          <w:rPr>
            <w:rFonts w:ascii="Times New Roman" w:eastAsia="Times New Roman" w:hAnsi="Times New Roman" w:cs="Times New Roman"/>
            <w:b/>
            <w:color w:val="auto"/>
            <w:sz w:val="24"/>
            <w:szCs w:val="24"/>
          </w:rPr>
          <w:t xml:space="preserve"> </w:t>
        </w:r>
      </w:ins>
    </w:p>
    <w:p w14:paraId="3C3366D1" w14:textId="79992AC3" w:rsidR="00F572AD" w:rsidRDefault="001D2FA6">
      <w:pPr>
        <w:pStyle w:val="Cabealho1"/>
        <w:rPr>
          <w:rFonts w:ascii="Times New Roman" w:hAnsi="Times New Roman"/>
          <w:b/>
          <w:sz w:val="24"/>
          <w:szCs w:val="24"/>
        </w:rPr>
        <w:pPrChange w:id="512" w:author="Sousa" w:date="2019-08-04T19:14:00Z">
          <w:pPr>
            <w:spacing w:line="360" w:lineRule="auto"/>
            <w:jc w:val="both"/>
          </w:pPr>
        </w:pPrChange>
      </w:pPr>
      <w:bookmarkStart w:id="513" w:name="_Toc15836588"/>
      <w:bookmarkStart w:id="514" w:name="_Toc15839655"/>
      <w:bookmarkStart w:id="515" w:name="_Toc20366974"/>
      <w:r w:rsidRPr="00F572AD">
        <w:rPr>
          <w:rFonts w:ascii="Times New Roman" w:hAnsi="Times New Roman" w:cs="Times New Roman"/>
          <w:b/>
          <w:color w:val="auto"/>
          <w:sz w:val="24"/>
          <w:szCs w:val="24"/>
          <w:rPrChange w:id="516" w:author="Sousa" w:date="2019-08-04T19:14:00Z">
            <w:rPr/>
          </w:rPrChange>
        </w:rPr>
        <w:t>Tecnologia Assistida para Deficientes Auditivos</w:t>
      </w:r>
      <w:bookmarkEnd w:id="513"/>
      <w:bookmarkEnd w:id="514"/>
      <w:bookmarkEnd w:id="515"/>
    </w:p>
    <w:p w14:paraId="040A8191" w14:textId="77777777" w:rsidR="0092294E" w:rsidRPr="0092294E" w:rsidRDefault="0092294E" w:rsidP="0092294E">
      <w:pPr>
        <w:pStyle w:val="SemEspaamento"/>
      </w:pPr>
    </w:p>
    <w:p w14:paraId="4D151073" w14:textId="42CB0D0A" w:rsidR="007D6BED" w:rsidRPr="00A04F89" w:rsidRDefault="007D6BED" w:rsidP="009E40A5">
      <w:pPr>
        <w:autoSpaceDE w:val="0"/>
        <w:autoSpaceDN w:val="0"/>
        <w:adjustRightInd w:val="0"/>
        <w:spacing w:after="0" w:line="360" w:lineRule="auto"/>
        <w:jc w:val="both"/>
        <w:rPr>
          <w:rFonts w:ascii="Times New Roman" w:eastAsiaTheme="minorHAnsi" w:hAnsi="Times New Roman"/>
          <w:sz w:val="24"/>
          <w:szCs w:val="24"/>
        </w:rPr>
      </w:pPr>
      <w:r w:rsidRPr="00A04F89">
        <w:rPr>
          <w:rFonts w:ascii="Times New Roman" w:eastAsiaTheme="minorHAnsi" w:hAnsi="Times New Roman"/>
          <w:sz w:val="24"/>
          <w:szCs w:val="24"/>
        </w:rPr>
        <w:t xml:space="preserve">O termo Tecnologia Assistiva teve origem de </w:t>
      </w:r>
      <w:r w:rsidRPr="00A04F89">
        <w:rPr>
          <w:rFonts w:ascii="Times New Roman" w:eastAsiaTheme="minorHAnsi" w:hAnsi="Times New Roman"/>
          <w:i/>
          <w:iCs/>
          <w:sz w:val="24"/>
          <w:szCs w:val="24"/>
        </w:rPr>
        <w:t xml:space="preserve">Assistive Technology, </w:t>
      </w:r>
      <w:r w:rsidRPr="00A04F89">
        <w:rPr>
          <w:rFonts w:ascii="Times New Roman" w:eastAsiaTheme="minorHAnsi" w:hAnsi="Times New Roman"/>
          <w:sz w:val="24"/>
          <w:szCs w:val="24"/>
        </w:rPr>
        <w:t>criado</w:t>
      </w:r>
      <w:r w:rsidR="00635694" w:rsidRPr="00A04F89">
        <w:rPr>
          <w:rFonts w:ascii="Times New Roman" w:eastAsiaTheme="minorHAnsi" w:hAnsi="Times New Roman"/>
          <w:sz w:val="24"/>
          <w:szCs w:val="24"/>
        </w:rPr>
        <w:t xml:space="preserve"> </w:t>
      </w:r>
      <w:r w:rsidRPr="00A04F89">
        <w:rPr>
          <w:rFonts w:ascii="Times New Roman" w:eastAsiaTheme="minorHAnsi" w:hAnsi="Times New Roman"/>
          <w:sz w:val="24"/>
          <w:szCs w:val="24"/>
        </w:rPr>
        <w:t>oficialmente nos Estados Unidos, dentro da legislação norte-americana conhecida por</w:t>
      </w:r>
      <w:r w:rsidR="00635694" w:rsidRPr="00A04F89">
        <w:rPr>
          <w:rFonts w:ascii="Times New Roman" w:eastAsiaTheme="minorHAnsi" w:hAnsi="Times New Roman"/>
          <w:sz w:val="24"/>
          <w:szCs w:val="24"/>
        </w:rPr>
        <w:t xml:space="preserve"> </w:t>
      </w:r>
      <w:r w:rsidRPr="00A04F89">
        <w:rPr>
          <w:rFonts w:ascii="Times New Roman" w:eastAsiaTheme="minorHAnsi" w:hAnsi="Times New Roman"/>
          <w:i/>
          <w:iCs/>
          <w:sz w:val="24"/>
          <w:szCs w:val="24"/>
        </w:rPr>
        <w:t xml:space="preserve">Public Law 100-407, </w:t>
      </w:r>
      <w:r w:rsidRPr="00A04F89">
        <w:rPr>
          <w:rFonts w:ascii="Times New Roman" w:eastAsiaTheme="minorHAnsi" w:hAnsi="Times New Roman"/>
          <w:sz w:val="24"/>
          <w:szCs w:val="24"/>
        </w:rPr>
        <w:t>que compõe o ADA – American With Disabilities Act (GARCIA e GALVÃO</w:t>
      </w:r>
      <w:r w:rsidR="00635694" w:rsidRPr="00A04F89">
        <w:rPr>
          <w:rFonts w:ascii="Times New Roman" w:eastAsiaTheme="minorHAnsi" w:hAnsi="Times New Roman"/>
          <w:sz w:val="24"/>
          <w:szCs w:val="24"/>
        </w:rPr>
        <w:t xml:space="preserve"> </w:t>
      </w:r>
      <w:r w:rsidRPr="00A04F89">
        <w:rPr>
          <w:rFonts w:ascii="Times New Roman" w:eastAsiaTheme="minorHAnsi" w:hAnsi="Times New Roman"/>
          <w:sz w:val="24"/>
          <w:szCs w:val="24"/>
        </w:rPr>
        <w:t>FILHO, 2012). Entretanto, segundo Garcia e Galvão Filho (2012, p. 12) “Tecnologia Assistiva</w:t>
      </w:r>
      <w:r w:rsidR="00635694" w:rsidRPr="00A04F89">
        <w:rPr>
          <w:rFonts w:ascii="Times New Roman" w:eastAsiaTheme="minorHAnsi" w:hAnsi="Times New Roman"/>
          <w:sz w:val="24"/>
          <w:szCs w:val="24"/>
        </w:rPr>
        <w:t xml:space="preserve"> </w:t>
      </w:r>
      <w:r w:rsidRPr="00A04F89">
        <w:rPr>
          <w:rFonts w:ascii="Times New Roman" w:eastAsiaTheme="minorHAnsi" w:hAnsi="Times New Roman"/>
          <w:sz w:val="24"/>
          <w:szCs w:val="24"/>
        </w:rPr>
        <w:t>é uma expressão nova, que se refere a um conceito ainda em pleno processo de construção</w:t>
      </w:r>
      <w:r w:rsidR="00635694" w:rsidRPr="00A04F89">
        <w:rPr>
          <w:rFonts w:ascii="Times New Roman" w:eastAsiaTheme="minorHAnsi" w:hAnsi="Times New Roman"/>
          <w:sz w:val="24"/>
          <w:szCs w:val="24"/>
        </w:rPr>
        <w:t xml:space="preserve"> </w:t>
      </w:r>
      <w:r w:rsidRPr="00A04F89">
        <w:rPr>
          <w:rFonts w:ascii="Times New Roman" w:eastAsiaTheme="minorHAnsi" w:hAnsi="Times New Roman"/>
          <w:sz w:val="24"/>
          <w:szCs w:val="24"/>
        </w:rPr>
        <w:t>e sistematização”.</w:t>
      </w:r>
      <w:r w:rsidR="00635694" w:rsidRPr="00A04F89">
        <w:rPr>
          <w:rFonts w:ascii="Times New Roman" w:eastAsiaTheme="minorHAnsi" w:hAnsi="Times New Roman"/>
          <w:sz w:val="24"/>
          <w:szCs w:val="24"/>
        </w:rPr>
        <w:t xml:space="preserve"> </w:t>
      </w:r>
      <w:r w:rsidR="00340AC6">
        <w:rPr>
          <w:rFonts w:ascii="Times New Roman" w:eastAsiaTheme="minorHAnsi" w:hAnsi="Times New Roman"/>
          <w:sz w:val="24"/>
          <w:szCs w:val="24"/>
        </w:rPr>
        <w:t xml:space="preserve">A </w:t>
      </w:r>
      <w:r w:rsidRPr="00A04F89">
        <w:rPr>
          <w:rFonts w:ascii="Times New Roman" w:eastAsiaTheme="minorHAnsi" w:hAnsi="Times New Roman"/>
          <w:sz w:val="24"/>
          <w:szCs w:val="24"/>
        </w:rPr>
        <w:t>definição encontra-se em plena fase de</w:t>
      </w:r>
      <w:r w:rsidR="00635694" w:rsidRPr="00A04F89">
        <w:rPr>
          <w:rFonts w:ascii="Times New Roman" w:eastAsiaTheme="minorHAnsi" w:hAnsi="Times New Roman"/>
          <w:sz w:val="24"/>
          <w:szCs w:val="24"/>
        </w:rPr>
        <w:t xml:space="preserve"> </w:t>
      </w:r>
      <w:r w:rsidRPr="00A04F89">
        <w:rPr>
          <w:rFonts w:ascii="Times New Roman" w:eastAsiaTheme="minorHAnsi" w:hAnsi="Times New Roman"/>
          <w:sz w:val="24"/>
          <w:szCs w:val="24"/>
        </w:rPr>
        <w:t>construção e assim, é possível encontrarmos diferentes conceitos em relação ao termo.</w:t>
      </w:r>
      <w:r w:rsidR="009E40A5" w:rsidRPr="00A04F89">
        <w:rPr>
          <w:rFonts w:ascii="Times New Roman" w:eastAsiaTheme="minorHAnsi" w:hAnsi="Times New Roman"/>
          <w:sz w:val="24"/>
          <w:szCs w:val="24"/>
        </w:rPr>
        <w:t xml:space="preserve"> </w:t>
      </w:r>
      <w:r w:rsidRPr="00A04F89">
        <w:rPr>
          <w:rFonts w:ascii="Times New Roman" w:eastAsiaTheme="minorHAnsi" w:hAnsi="Times New Roman"/>
          <w:sz w:val="24"/>
          <w:szCs w:val="24"/>
        </w:rPr>
        <w:t>Apesar de ser muito utilizada por pesquisadores da área, esta definição torna o</w:t>
      </w:r>
      <w:r w:rsidR="009E40A5" w:rsidRPr="00A04F89">
        <w:rPr>
          <w:rFonts w:ascii="Times New Roman" w:eastAsiaTheme="minorHAnsi" w:hAnsi="Times New Roman"/>
          <w:sz w:val="24"/>
          <w:szCs w:val="24"/>
        </w:rPr>
        <w:t xml:space="preserve"> </w:t>
      </w:r>
      <w:r w:rsidRPr="00A04F89">
        <w:rPr>
          <w:rFonts w:ascii="Times New Roman" w:eastAsiaTheme="minorHAnsi" w:hAnsi="Times New Roman"/>
          <w:sz w:val="24"/>
          <w:szCs w:val="24"/>
        </w:rPr>
        <w:t>termo muito abrangente, fazendo com que outros conceitos se desenvolvam:</w:t>
      </w:r>
    </w:p>
    <w:p w14:paraId="4FC1F5EE" w14:textId="006AB611" w:rsidR="007D6BED" w:rsidRPr="00126BFB" w:rsidRDefault="007D6BED" w:rsidP="00126BFB">
      <w:pPr>
        <w:autoSpaceDE w:val="0"/>
        <w:autoSpaceDN w:val="0"/>
        <w:adjustRightInd w:val="0"/>
        <w:spacing w:after="0" w:line="240" w:lineRule="auto"/>
        <w:ind w:left="2832"/>
        <w:jc w:val="both"/>
        <w:rPr>
          <w:rFonts w:ascii="Times New Roman" w:eastAsiaTheme="minorHAnsi" w:hAnsi="Times New Roman"/>
          <w:sz w:val="20"/>
          <w:szCs w:val="20"/>
          <w:rPrChange w:id="517" w:author="Sousa" w:date="2019-08-04T19:07:00Z">
            <w:rPr>
              <w:rFonts w:ascii="Times New Roman" w:eastAsiaTheme="minorHAnsi" w:hAnsi="Times New Roman"/>
              <w:i/>
              <w:sz w:val="20"/>
              <w:szCs w:val="20"/>
            </w:rPr>
          </w:rPrChange>
        </w:rPr>
      </w:pPr>
      <w:r w:rsidRPr="00126BFB">
        <w:rPr>
          <w:rFonts w:ascii="Times New Roman" w:eastAsiaTheme="minorHAnsi" w:hAnsi="Times New Roman"/>
          <w:sz w:val="20"/>
          <w:szCs w:val="20"/>
          <w:rPrChange w:id="518" w:author="Sousa" w:date="2019-08-04T19:07:00Z">
            <w:rPr>
              <w:rFonts w:ascii="Times New Roman" w:eastAsiaTheme="minorHAnsi" w:hAnsi="Times New Roman"/>
              <w:i/>
              <w:sz w:val="20"/>
              <w:szCs w:val="20"/>
            </w:rPr>
          </w:rPrChange>
        </w:rPr>
        <w:t xml:space="preserve">[...] No sentido amplo, o </w:t>
      </w:r>
      <w:r w:rsidR="00393CB4" w:rsidRPr="00126BFB">
        <w:rPr>
          <w:rFonts w:ascii="Times New Roman" w:eastAsiaTheme="minorHAnsi" w:hAnsi="Times New Roman"/>
          <w:sz w:val="20"/>
          <w:szCs w:val="20"/>
          <w:rPrChange w:id="519" w:author="Sousa" w:date="2019-08-04T19:07:00Z">
            <w:rPr>
              <w:rFonts w:ascii="Times New Roman" w:eastAsiaTheme="minorHAnsi" w:hAnsi="Times New Roman"/>
              <w:i/>
              <w:sz w:val="20"/>
              <w:szCs w:val="20"/>
            </w:rPr>
          </w:rPrChange>
        </w:rPr>
        <w:t>objecto</w:t>
      </w:r>
      <w:r w:rsidRPr="00126BFB">
        <w:rPr>
          <w:rFonts w:ascii="Times New Roman" w:eastAsiaTheme="minorHAnsi" w:hAnsi="Times New Roman"/>
          <w:sz w:val="20"/>
          <w:szCs w:val="20"/>
          <w:rPrChange w:id="520" w:author="Sousa" w:date="2019-08-04T19:07:00Z">
            <w:rPr>
              <w:rFonts w:ascii="Times New Roman" w:eastAsiaTheme="minorHAnsi" w:hAnsi="Times New Roman"/>
              <w:i/>
              <w:sz w:val="20"/>
              <w:szCs w:val="20"/>
            </w:rPr>
          </w:rPrChange>
        </w:rPr>
        <w:t xml:space="preserve"> da tecnologia assistiva é uma ampla</w:t>
      </w:r>
      <w:r w:rsidR="0010281D" w:rsidRPr="00126BFB">
        <w:rPr>
          <w:rFonts w:ascii="Times New Roman" w:eastAsiaTheme="minorHAnsi" w:hAnsi="Times New Roman"/>
          <w:sz w:val="20"/>
          <w:szCs w:val="20"/>
          <w:rPrChange w:id="521" w:author="Sousa" w:date="2019-08-04T19:07:00Z">
            <w:rPr>
              <w:rFonts w:ascii="Times New Roman" w:eastAsiaTheme="minorHAnsi" w:hAnsi="Times New Roman"/>
              <w:i/>
              <w:sz w:val="20"/>
              <w:szCs w:val="20"/>
            </w:rPr>
          </w:rPrChange>
        </w:rPr>
        <w:t xml:space="preserve"> </w:t>
      </w:r>
      <w:r w:rsidRPr="00126BFB">
        <w:rPr>
          <w:rFonts w:ascii="Times New Roman" w:eastAsiaTheme="minorHAnsi" w:hAnsi="Times New Roman"/>
          <w:sz w:val="20"/>
          <w:szCs w:val="20"/>
          <w:rPrChange w:id="522" w:author="Sousa" w:date="2019-08-04T19:07:00Z">
            <w:rPr>
              <w:rFonts w:ascii="Times New Roman" w:eastAsiaTheme="minorHAnsi" w:hAnsi="Times New Roman"/>
              <w:i/>
              <w:sz w:val="20"/>
              <w:szCs w:val="20"/>
            </w:rPr>
          </w:rPrChange>
        </w:rPr>
        <w:t xml:space="preserve">variedade de recursos destinados a dar suporte (mecânico, </w:t>
      </w:r>
      <w:r w:rsidR="00393CB4" w:rsidRPr="00126BFB">
        <w:rPr>
          <w:rFonts w:ascii="Times New Roman" w:eastAsiaTheme="minorHAnsi" w:hAnsi="Times New Roman"/>
          <w:sz w:val="20"/>
          <w:szCs w:val="20"/>
          <w:rPrChange w:id="523" w:author="Sousa" w:date="2019-08-04T19:07:00Z">
            <w:rPr>
              <w:rFonts w:ascii="Times New Roman" w:eastAsiaTheme="minorHAnsi" w:hAnsi="Times New Roman"/>
              <w:i/>
              <w:sz w:val="20"/>
              <w:szCs w:val="20"/>
            </w:rPr>
          </w:rPrChange>
        </w:rPr>
        <w:t>eléctrico</w:t>
      </w:r>
      <w:r w:rsidRPr="00126BFB">
        <w:rPr>
          <w:rFonts w:ascii="Times New Roman" w:eastAsiaTheme="minorHAnsi" w:hAnsi="Times New Roman"/>
          <w:sz w:val="20"/>
          <w:szCs w:val="20"/>
          <w:rPrChange w:id="524" w:author="Sousa" w:date="2019-08-04T19:07:00Z">
            <w:rPr>
              <w:rFonts w:ascii="Times New Roman" w:eastAsiaTheme="minorHAnsi" w:hAnsi="Times New Roman"/>
              <w:i/>
              <w:sz w:val="20"/>
              <w:szCs w:val="20"/>
            </w:rPr>
          </w:rPrChange>
        </w:rPr>
        <w:t>,</w:t>
      </w:r>
      <w:r w:rsidR="0010281D" w:rsidRPr="00126BFB">
        <w:rPr>
          <w:rFonts w:ascii="Times New Roman" w:eastAsiaTheme="minorHAnsi" w:hAnsi="Times New Roman"/>
          <w:sz w:val="20"/>
          <w:szCs w:val="20"/>
          <w:rPrChange w:id="525" w:author="Sousa" w:date="2019-08-04T19:07:00Z">
            <w:rPr>
              <w:rFonts w:ascii="Times New Roman" w:eastAsiaTheme="minorHAnsi" w:hAnsi="Times New Roman"/>
              <w:i/>
              <w:sz w:val="20"/>
              <w:szCs w:val="20"/>
            </w:rPr>
          </w:rPrChange>
        </w:rPr>
        <w:t xml:space="preserve"> </w:t>
      </w:r>
      <w:r w:rsidR="00393CB4" w:rsidRPr="00126BFB">
        <w:rPr>
          <w:rFonts w:ascii="Times New Roman" w:eastAsiaTheme="minorHAnsi" w:hAnsi="Times New Roman"/>
          <w:sz w:val="20"/>
          <w:szCs w:val="20"/>
          <w:rPrChange w:id="526" w:author="Sousa" w:date="2019-08-04T19:07:00Z">
            <w:rPr>
              <w:rFonts w:ascii="Times New Roman" w:eastAsiaTheme="minorHAnsi" w:hAnsi="Times New Roman"/>
              <w:i/>
              <w:sz w:val="20"/>
              <w:szCs w:val="20"/>
            </w:rPr>
          </w:rPrChange>
        </w:rPr>
        <w:t>electrónico</w:t>
      </w:r>
      <w:r w:rsidRPr="00126BFB">
        <w:rPr>
          <w:rFonts w:ascii="Times New Roman" w:eastAsiaTheme="minorHAnsi" w:hAnsi="Times New Roman"/>
          <w:sz w:val="20"/>
          <w:szCs w:val="20"/>
          <w:rPrChange w:id="527" w:author="Sousa" w:date="2019-08-04T19:07:00Z">
            <w:rPr>
              <w:rFonts w:ascii="Times New Roman" w:eastAsiaTheme="minorHAnsi" w:hAnsi="Times New Roman"/>
              <w:i/>
              <w:sz w:val="20"/>
              <w:szCs w:val="20"/>
            </w:rPr>
          </w:rPrChange>
        </w:rPr>
        <w:t>, computadorizado, etc.) à pessoas com deficiência física, visual,</w:t>
      </w:r>
      <w:r w:rsidR="0010281D" w:rsidRPr="00126BFB">
        <w:rPr>
          <w:rFonts w:ascii="Times New Roman" w:eastAsiaTheme="minorHAnsi" w:hAnsi="Times New Roman"/>
          <w:sz w:val="20"/>
          <w:szCs w:val="20"/>
          <w:rPrChange w:id="528" w:author="Sousa" w:date="2019-08-04T19:07:00Z">
            <w:rPr>
              <w:rFonts w:ascii="Times New Roman" w:eastAsiaTheme="minorHAnsi" w:hAnsi="Times New Roman"/>
              <w:i/>
              <w:sz w:val="20"/>
              <w:szCs w:val="20"/>
            </w:rPr>
          </w:rPrChange>
        </w:rPr>
        <w:t xml:space="preserve"> </w:t>
      </w:r>
      <w:r w:rsidRPr="00126BFB">
        <w:rPr>
          <w:rFonts w:ascii="Times New Roman" w:eastAsiaTheme="minorHAnsi" w:hAnsi="Times New Roman"/>
          <w:sz w:val="20"/>
          <w:szCs w:val="20"/>
          <w:rPrChange w:id="529" w:author="Sousa" w:date="2019-08-04T19:07:00Z">
            <w:rPr>
              <w:rFonts w:ascii="Times New Roman" w:eastAsiaTheme="minorHAnsi" w:hAnsi="Times New Roman"/>
              <w:i/>
              <w:sz w:val="20"/>
              <w:szCs w:val="20"/>
            </w:rPr>
          </w:rPrChange>
        </w:rPr>
        <w:t>auditiva, mental ou múltipla. Esses suportes podem ser, por exemplo,</w:t>
      </w:r>
      <w:r w:rsidR="00393CB4" w:rsidRPr="00126BFB">
        <w:rPr>
          <w:rFonts w:ascii="Times New Roman" w:eastAsiaTheme="minorHAnsi" w:hAnsi="Times New Roman"/>
          <w:sz w:val="20"/>
          <w:szCs w:val="20"/>
          <w:rPrChange w:id="530" w:author="Sousa" w:date="2019-08-04T19:07:00Z">
            <w:rPr>
              <w:rFonts w:ascii="Times New Roman" w:eastAsiaTheme="minorHAnsi" w:hAnsi="Times New Roman"/>
              <w:i/>
              <w:sz w:val="20"/>
              <w:szCs w:val="20"/>
            </w:rPr>
          </w:rPrChange>
        </w:rPr>
        <w:t xml:space="preserve"> </w:t>
      </w:r>
      <w:r w:rsidRPr="00126BFB">
        <w:rPr>
          <w:rFonts w:ascii="Times New Roman" w:eastAsiaTheme="minorHAnsi" w:hAnsi="Times New Roman"/>
          <w:sz w:val="20"/>
          <w:szCs w:val="20"/>
          <w:rPrChange w:id="531" w:author="Sousa" w:date="2019-08-04T19:07:00Z">
            <w:rPr>
              <w:rFonts w:ascii="Times New Roman" w:eastAsiaTheme="minorHAnsi" w:hAnsi="Times New Roman"/>
              <w:i/>
              <w:sz w:val="20"/>
              <w:szCs w:val="20"/>
            </w:rPr>
          </w:rPrChange>
        </w:rPr>
        <w:t>uma cadeira de rodas (....), uma prótese, uma órtese, e uma série</w:t>
      </w:r>
      <w:r w:rsidR="0010281D" w:rsidRPr="00126BFB">
        <w:rPr>
          <w:rFonts w:ascii="Times New Roman" w:eastAsiaTheme="minorHAnsi" w:hAnsi="Times New Roman"/>
          <w:sz w:val="20"/>
          <w:szCs w:val="20"/>
          <w:rPrChange w:id="532" w:author="Sousa" w:date="2019-08-04T19:07:00Z">
            <w:rPr>
              <w:rFonts w:ascii="Times New Roman" w:eastAsiaTheme="minorHAnsi" w:hAnsi="Times New Roman"/>
              <w:i/>
              <w:sz w:val="20"/>
              <w:szCs w:val="20"/>
            </w:rPr>
          </w:rPrChange>
        </w:rPr>
        <w:t xml:space="preserve"> </w:t>
      </w:r>
      <w:r w:rsidRPr="00126BFB">
        <w:rPr>
          <w:rFonts w:ascii="Times New Roman" w:eastAsiaTheme="minorHAnsi" w:hAnsi="Times New Roman"/>
          <w:sz w:val="20"/>
          <w:szCs w:val="20"/>
          <w:rPrChange w:id="533" w:author="Sousa" w:date="2019-08-04T19:07:00Z">
            <w:rPr>
              <w:rFonts w:ascii="Times New Roman" w:eastAsiaTheme="minorHAnsi" w:hAnsi="Times New Roman"/>
              <w:i/>
              <w:sz w:val="20"/>
              <w:szCs w:val="20"/>
            </w:rPr>
          </w:rPrChange>
        </w:rPr>
        <w:t>de adaptações, aparelhos e equipamentos nas mais diversas</w:t>
      </w:r>
      <w:r w:rsidR="0010281D" w:rsidRPr="00126BFB">
        <w:rPr>
          <w:rFonts w:ascii="Times New Roman" w:eastAsiaTheme="minorHAnsi" w:hAnsi="Times New Roman"/>
          <w:sz w:val="20"/>
          <w:szCs w:val="20"/>
          <w:rPrChange w:id="534" w:author="Sousa" w:date="2019-08-04T19:07:00Z">
            <w:rPr>
              <w:rFonts w:ascii="Times New Roman" w:eastAsiaTheme="minorHAnsi" w:hAnsi="Times New Roman"/>
              <w:i/>
              <w:sz w:val="20"/>
              <w:szCs w:val="20"/>
            </w:rPr>
          </w:rPrChange>
        </w:rPr>
        <w:t xml:space="preserve"> </w:t>
      </w:r>
      <w:r w:rsidRPr="00126BFB">
        <w:rPr>
          <w:rFonts w:ascii="Times New Roman" w:eastAsiaTheme="minorHAnsi" w:hAnsi="Times New Roman"/>
          <w:sz w:val="20"/>
          <w:szCs w:val="20"/>
          <w:rPrChange w:id="535" w:author="Sousa" w:date="2019-08-04T19:07:00Z">
            <w:rPr>
              <w:rFonts w:ascii="Times New Roman" w:eastAsiaTheme="minorHAnsi" w:hAnsi="Times New Roman"/>
              <w:i/>
              <w:sz w:val="20"/>
              <w:szCs w:val="20"/>
            </w:rPr>
          </w:rPrChange>
        </w:rPr>
        <w:t xml:space="preserve">áreas de necessidade pessoal (comunicação, alimentação, </w:t>
      </w:r>
      <w:r w:rsidR="009E40A5" w:rsidRPr="00126BFB">
        <w:rPr>
          <w:rFonts w:ascii="Times New Roman" w:eastAsiaTheme="minorHAnsi" w:hAnsi="Times New Roman"/>
          <w:sz w:val="20"/>
          <w:szCs w:val="20"/>
          <w:rPrChange w:id="536" w:author="Sousa" w:date="2019-08-04T19:07:00Z">
            <w:rPr>
              <w:rFonts w:ascii="Times New Roman" w:eastAsiaTheme="minorHAnsi" w:hAnsi="Times New Roman"/>
              <w:i/>
              <w:sz w:val="20"/>
              <w:szCs w:val="20"/>
            </w:rPr>
          </w:rPrChange>
        </w:rPr>
        <w:t xml:space="preserve"> </w:t>
      </w:r>
      <w:r w:rsidRPr="00126BFB">
        <w:rPr>
          <w:rFonts w:ascii="Times New Roman" w:eastAsiaTheme="minorHAnsi" w:hAnsi="Times New Roman"/>
          <w:sz w:val="20"/>
          <w:szCs w:val="20"/>
          <w:rPrChange w:id="537" w:author="Sousa" w:date="2019-08-04T19:07:00Z">
            <w:rPr>
              <w:rFonts w:ascii="Times New Roman" w:eastAsiaTheme="minorHAnsi" w:hAnsi="Times New Roman"/>
              <w:i/>
              <w:sz w:val="20"/>
              <w:szCs w:val="20"/>
            </w:rPr>
          </w:rPrChange>
        </w:rPr>
        <w:t>transporte,</w:t>
      </w:r>
      <w:r w:rsidR="0010281D" w:rsidRPr="00126BFB">
        <w:rPr>
          <w:rFonts w:ascii="Times New Roman" w:eastAsiaTheme="minorHAnsi" w:hAnsi="Times New Roman"/>
          <w:sz w:val="20"/>
          <w:szCs w:val="20"/>
          <w:rPrChange w:id="538" w:author="Sousa" w:date="2019-08-04T19:07:00Z">
            <w:rPr>
              <w:rFonts w:ascii="Times New Roman" w:eastAsiaTheme="minorHAnsi" w:hAnsi="Times New Roman"/>
              <w:i/>
              <w:sz w:val="20"/>
              <w:szCs w:val="20"/>
            </w:rPr>
          </w:rPrChange>
        </w:rPr>
        <w:t xml:space="preserve"> </w:t>
      </w:r>
      <w:r w:rsidRPr="00126BFB">
        <w:rPr>
          <w:rFonts w:ascii="Times New Roman" w:eastAsiaTheme="minorHAnsi" w:hAnsi="Times New Roman"/>
          <w:sz w:val="20"/>
          <w:szCs w:val="20"/>
          <w:rPrChange w:id="539" w:author="Sousa" w:date="2019-08-04T19:07:00Z">
            <w:rPr>
              <w:rFonts w:ascii="Times New Roman" w:eastAsiaTheme="minorHAnsi" w:hAnsi="Times New Roman"/>
              <w:i/>
              <w:sz w:val="20"/>
              <w:szCs w:val="20"/>
            </w:rPr>
          </w:rPrChange>
        </w:rPr>
        <w:t xml:space="preserve">educação, lazer, </w:t>
      </w:r>
      <w:r w:rsidR="00393CB4" w:rsidRPr="00126BFB">
        <w:rPr>
          <w:rFonts w:ascii="Times New Roman" w:eastAsiaTheme="minorHAnsi" w:hAnsi="Times New Roman"/>
          <w:sz w:val="20"/>
          <w:szCs w:val="20"/>
          <w:rPrChange w:id="540" w:author="Sousa" w:date="2019-08-04T19:07:00Z">
            <w:rPr>
              <w:rFonts w:ascii="Times New Roman" w:eastAsiaTheme="minorHAnsi" w:hAnsi="Times New Roman"/>
              <w:i/>
              <w:sz w:val="20"/>
              <w:szCs w:val="20"/>
            </w:rPr>
          </w:rPrChange>
        </w:rPr>
        <w:t>d</w:t>
      </w:r>
      <w:r w:rsidRPr="00126BFB">
        <w:rPr>
          <w:rFonts w:ascii="Times New Roman" w:eastAsiaTheme="minorHAnsi" w:hAnsi="Times New Roman"/>
          <w:sz w:val="20"/>
          <w:szCs w:val="20"/>
          <w:rPrChange w:id="541" w:author="Sousa" w:date="2019-08-04T19:07:00Z">
            <w:rPr>
              <w:rFonts w:ascii="Times New Roman" w:eastAsiaTheme="minorHAnsi" w:hAnsi="Times New Roman"/>
              <w:i/>
              <w:sz w:val="20"/>
              <w:szCs w:val="20"/>
            </w:rPr>
          </w:rPrChange>
        </w:rPr>
        <w:t xml:space="preserve">esporte, trabalho, elementos </w:t>
      </w:r>
      <w:r w:rsidR="00393CB4" w:rsidRPr="00126BFB">
        <w:rPr>
          <w:rFonts w:ascii="Times New Roman" w:eastAsiaTheme="minorHAnsi" w:hAnsi="Times New Roman"/>
          <w:sz w:val="20"/>
          <w:szCs w:val="20"/>
          <w:rPrChange w:id="542" w:author="Sousa" w:date="2019-08-04T19:07:00Z">
            <w:rPr>
              <w:rFonts w:ascii="Times New Roman" w:eastAsiaTheme="minorHAnsi" w:hAnsi="Times New Roman"/>
              <w:i/>
              <w:sz w:val="20"/>
              <w:szCs w:val="20"/>
            </w:rPr>
          </w:rPrChange>
        </w:rPr>
        <w:t>arquitectónicos</w:t>
      </w:r>
      <w:r w:rsidRPr="00126BFB">
        <w:rPr>
          <w:rFonts w:ascii="Times New Roman" w:eastAsiaTheme="minorHAnsi" w:hAnsi="Times New Roman"/>
          <w:sz w:val="20"/>
          <w:szCs w:val="20"/>
          <w:rPrChange w:id="543" w:author="Sousa" w:date="2019-08-04T19:07:00Z">
            <w:rPr>
              <w:rFonts w:ascii="Times New Roman" w:eastAsiaTheme="minorHAnsi" w:hAnsi="Times New Roman"/>
              <w:i/>
              <w:sz w:val="20"/>
              <w:szCs w:val="20"/>
            </w:rPr>
          </w:rPrChange>
        </w:rPr>
        <w:t xml:space="preserve"> e outras).(LAUAND, 2005, p. 30 apud MANZINI, 2005, p. 84).</w:t>
      </w:r>
    </w:p>
    <w:p w14:paraId="7343753E" w14:textId="77777777" w:rsidR="009E40A5" w:rsidRPr="00276E99" w:rsidRDefault="009E40A5" w:rsidP="00635694">
      <w:pPr>
        <w:autoSpaceDE w:val="0"/>
        <w:autoSpaceDN w:val="0"/>
        <w:adjustRightInd w:val="0"/>
        <w:spacing w:after="0" w:line="240" w:lineRule="auto"/>
        <w:jc w:val="both"/>
        <w:rPr>
          <w:rFonts w:ascii="Times New Roman" w:eastAsiaTheme="minorHAnsi" w:hAnsi="Times New Roman"/>
          <w:sz w:val="24"/>
          <w:szCs w:val="24"/>
        </w:rPr>
      </w:pPr>
    </w:p>
    <w:p w14:paraId="28E6D7CF" w14:textId="65E32F1C" w:rsidR="007D6BED" w:rsidRPr="00A04F89" w:rsidRDefault="007D6BED" w:rsidP="00E769A1">
      <w:pPr>
        <w:autoSpaceDE w:val="0"/>
        <w:autoSpaceDN w:val="0"/>
        <w:adjustRightInd w:val="0"/>
        <w:spacing w:after="0" w:line="360" w:lineRule="auto"/>
        <w:jc w:val="both"/>
        <w:rPr>
          <w:rFonts w:ascii="Times New Roman" w:eastAsiaTheme="minorHAnsi" w:hAnsi="Times New Roman"/>
          <w:sz w:val="24"/>
          <w:szCs w:val="24"/>
        </w:rPr>
      </w:pPr>
      <w:r w:rsidRPr="00A04F89">
        <w:rPr>
          <w:rFonts w:ascii="Times New Roman" w:eastAsiaTheme="minorHAnsi" w:hAnsi="Times New Roman"/>
          <w:sz w:val="24"/>
          <w:szCs w:val="24"/>
        </w:rPr>
        <w:t xml:space="preserve">Pensando, então, na Tecnologia Assistiva como um serviço ou recurso, </w:t>
      </w:r>
      <w:r w:rsidR="009E40A5" w:rsidRPr="00A04F89">
        <w:rPr>
          <w:rFonts w:ascii="Times New Roman" w:eastAsiaTheme="minorHAnsi" w:hAnsi="Times New Roman"/>
          <w:sz w:val="24"/>
          <w:szCs w:val="24"/>
        </w:rPr>
        <w:t>pode se utilizar</w:t>
      </w:r>
      <w:r w:rsidRPr="00A04F89">
        <w:rPr>
          <w:rFonts w:ascii="Times New Roman" w:eastAsiaTheme="minorHAnsi" w:hAnsi="Times New Roman"/>
          <w:sz w:val="24"/>
          <w:szCs w:val="24"/>
        </w:rPr>
        <w:t xml:space="preserve"> o conceito de Cook e Hussey (2</w:t>
      </w:r>
      <w:r w:rsidR="00C806B2" w:rsidRPr="00A04F89">
        <w:rPr>
          <w:rFonts w:ascii="Times New Roman" w:eastAsiaTheme="minorHAnsi" w:hAnsi="Times New Roman"/>
          <w:sz w:val="24"/>
          <w:szCs w:val="24"/>
        </w:rPr>
        <w:t xml:space="preserve">002, p. 5) que é baseada no ADA </w:t>
      </w:r>
      <w:r w:rsidRPr="00A04F89">
        <w:rPr>
          <w:rFonts w:ascii="Times New Roman" w:eastAsiaTheme="minorHAnsi" w:hAnsi="Times New Roman"/>
          <w:sz w:val="24"/>
          <w:szCs w:val="24"/>
        </w:rPr>
        <w:t>(</w:t>
      </w:r>
      <w:r w:rsidRPr="00A04F89">
        <w:rPr>
          <w:rFonts w:ascii="Times New Roman" w:eastAsiaTheme="minorHAnsi" w:hAnsi="Times New Roman"/>
          <w:i/>
          <w:iCs/>
          <w:sz w:val="24"/>
          <w:szCs w:val="24"/>
        </w:rPr>
        <w:t>American WithDisabilitiesAct</w:t>
      </w:r>
      <w:r w:rsidRPr="00A04F89">
        <w:rPr>
          <w:rFonts w:ascii="Times New Roman" w:eastAsiaTheme="minorHAnsi" w:hAnsi="Times New Roman"/>
          <w:sz w:val="24"/>
          <w:szCs w:val="24"/>
        </w:rPr>
        <w:t>), lei americana que proíbe a discriminação e garante que as</w:t>
      </w:r>
      <w:r w:rsidR="0010281D" w:rsidRPr="00A04F89">
        <w:rPr>
          <w:rFonts w:ascii="Times New Roman" w:eastAsiaTheme="minorHAnsi" w:hAnsi="Times New Roman"/>
          <w:sz w:val="24"/>
          <w:szCs w:val="24"/>
        </w:rPr>
        <w:t xml:space="preserve"> </w:t>
      </w:r>
      <w:r w:rsidRPr="00A04F89">
        <w:rPr>
          <w:rFonts w:ascii="Times New Roman" w:eastAsiaTheme="minorHAnsi" w:hAnsi="Times New Roman"/>
          <w:sz w:val="24"/>
          <w:szCs w:val="24"/>
        </w:rPr>
        <w:t>pessoas com deficiências tenham oportunidades iguais às demais pessoas. Sendo assim,</w:t>
      </w:r>
      <w:r w:rsidR="0010281D" w:rsidRPr="00A04F89">
        <w:rPr>
          <w:rFonts w:ascii="Times New Roman" w:eastAsiaTheme="minorHAnsi" w:hAnsi="Times New Roman"/>
          <w:sz w:val="24"/>
          <w:szCs w:val="24"/>
        </w:rPr>
        <w:t xml:space="preserve"> Tecnologia Assistiva</w:t>
      </w:r>
      <w:r w:rsidRPr="00A04F89">
        <w:rPr>
          <w:rFonts w:ascii="Times New Roman" w:eastAsiaTheme="minorHAnsi" w:hAnsi="Times New Roman"/>
          <w:sz w:val="24"/>
          <w:szCs w:val="24"/>
        </w:rPr>
        <w:t>, pode ser interpretada como “uma ampla gama de</w:t>
      </w:r>
      <w:r w:rsidR="009E40A5" w:rsidRPr="00A04F89">
        <w:rPr>
          <w:rFonts w:ascii="Times New Roman" w:eastAsiaTheme="minorHAnsi" w:hAnsi="Times New Roman"/>
          <w:sz w:val="24"/>
          <w:szCs w:val="24"/>
        </w:rPr>
        <w:t xml:space="preserve"> </w:t>
      </w:r>
      <w:r w:rsidRPr="00A04F89">
        <w:rPr>
          <w:rFonts w:ascii="Times New Roman" w:eastAsiaTheme="minorHAnsi" w:hAnsi="Times New Roman"/>
          <w:sz w:val="24"/>
          <w:szCs w:val="24"/>
        </w:rPr>
        <w:t>equipamentos, serviços, estratégias e práticas concebid</w:t>
      </w:r>
      <w:r w:rsidR="0031370E" w:rsidRPr="00A04F89">
        <w:rPr>
          <w:rFonts w:ascii="Times New Roman" w:eastAsiaTheme="minorHAnsi" w:hAnsi="Times New Roman"/>
          <w:sz w:val="24"/>
          <w:szCs w:val="24"/>
        </w:rPr>
        <w:t xml:space="preserve">as e aplicadas para melhorar os </w:t>
      </w:r>
      <w:r w:rsidRPr="00A04F89">
        <w:rPr>
          <w:rFonts w:ascii="Times New Roman" w:eastAsiaTheme="minorHAnsi" w:hAnsi="Times New Roman"/>
          <w:sz w:val="24"/>
          <w:szCs w:val="24"/>
        </w:rPr>
        <w:t xml:space="preserve">problemas </w:t>
      </w:r>
      <w:r w:rsidRPr="00A04F89">
        <w:rPr>
          <w:rFonts w:ascii="Times New Roman" w:eastAsiaTheme="minorHAnsi" w:hAnsi="Times New Roman"/>
          <w:sz w:val="24"/>
          <w:szCs w:val="24"/>
        </w:rPr>
        <w:lastRenderedPageBreak/>
        <w:t>funcionais encontrados pelos indivíduos com deficiência” (COOK e HUSSEY,</w:t>
      </w:r>
      <w:r w:rsidR="00393CB4" w:rsidRPr="00A04F89">
        <w:rPr>
          <w:rFonts w:ascii="Times New Roman" w:eastAsiaTheme="minorHAnsi" w:hAnsi="Times New Roman"/>
          <w:sz w:val="24"/>
          <w:szCs w:val="24"/>
        </w:rPr>
        <w:t xml:space="preserve"> </w:t>
      </w:r>
      <w:r w:rsidR="0031370E" w:rsidRPr="00A04F89">
        <w:rPr>
          <w:rFonts w:ascii="Times New Roman" w:eastAsiaTheme="minorHAnsi" w:hAnsi="Times New Roman"/>
          <w:sz w:val="24"/>
          <w:szCs w:val="24"/>
        </w:rPr>
        <w:t>2002, p.</w:t>
      </w:r>
      <w:r w:rsidRPr="00A04F89">
        <w:rPr>
          <w:rFonts w:ascii="Times New Roman" w:eastAsiaTheme="minorHAnsi" w:hAnsi="Times New Roman"/>
          <w:sz w:val="24"/>
          <w:szCs w:val="24"/>
        </w:rPr>
        <w:t>5).</w:t>
      </w:r>
    </w:p>
    <w:p w14:paraId="55427224" w14:textId="77777777" w:rsidR="00E769A1" w:rsidRPr="00A04F89" w:rsidRDefault="00E769A1" w:rsidP="00E769A1">
      <w:pPr>
        <w:pStyle w:val="SemEspaamento"/>
        <w:rPr>
          <w:rFonts w:ascii="Times New Roman" w:hAnsi="Times New Roman"/>
          <w:sz w:val="24"/>
          <w:szCs w:val="24"/>
          <w:rPrChange w:id="544" w:author="Sousa" w:date="2019-08-04T19:07:00Z">
            <w:rPr/>
          </w:rPrChange>
        </w:rPr>
      </w:pPr>
    </w:p>
    <w:p w14:paraId="3422D24E" w14:textId="7056686E" w:rsidR="007D6BED" w:rsidRPr="00A04F89" w:rsidRDefault="009E4588" w:rsidP="00E769A1">
      <w:pPr>
        <w:autoSpaceDE w:val="0"/>
        <w:autoSpaceDN w:val="0"/>
        <w:adjustRightInd w:val="0"/>
        <w:spacing w:after="0" w:line="360" w:lineRule="auto"/>
        <w:jc w:val="both"/>
        <w:rPr>
          <w:rFonts w:ascii="Times New Roman" w:eastAsiaTheme="minorHAnsi" w:hAnsi="Times New Roman"/>
          <w:sz w:val="24"/>
          <w:szCs w:val="24"/>
        </w:rPr>
      </w:pPr>
      <w:r w:rsidRPr="00276E99">
        <w:rPr>
          <w:rFonts w:ascii="Times New Roman" w:eastAsiaTheme="minorHAnsi" w:hAnsi="Times New Roman"/>
          <w:sz w:val="24"/>
          <w:szCs w:val="24"/>
        </w:rPr>
        <w:t>Segundo Oliveira (2016) n</w:t>
      </w:r>
      <w:r w:rsidR="007D6BED" w:rsidRPr="00276E99">
        <w:rPr>
          <w:rFonts w:ascii="Times New Roman" w:eastAsiaTheme="minorHAnsi" w:hAnsi="Times New Roman"/>
          <w:sz w:val="24"/>
          <w:szCs w:val="24"/>
        </w:rPr>
        <w:t>a Europa, o conceito de Tecnologia Assistiva é traduzido pelas expressões “Ajudas</w:t>
      </w:r>
      <w:r w:rsidR="009E40A5" w:rsidRPr="00A04F89">
        <w:rPr>
          <w:rFonts w:ascii="Times New Roman" w:eastAsiaTheme="minorHAnsi" w:hAnsi="Times New Roman"/>
          <w:sz w:val="24"/>
          <w:szCs w:val="24"/>
        </w:rPr>
        <w:t xml:space="preserve"> </w:t>
      </w:r>
      <w:r w:rsidR="007D6BED" w:rsidRPr="00A04F89">
        <w:rPr>
          <w:rFonts w:ascii="Times New Roman" w:eastAsiaTheme="minorHAnsi" w:hAnsi="Times New Roman"/>
          <w:sz w:val="24"/>
          <w:szCs w:val="24"/>
        </w:rPr>
        <w:t>Técnicas” ou “Tecnologia de Apoio” e apresentam definições diversas.</w:t>
      </w:r>
    </w:p>
    <w:p w14:paraId="3DF133FB" w14:textId="77777777" w:rsidR="00E769A1" w:rsidRPr="00A04F89" w:rsidRDefault="00E769A1" w:rsidP="00E769A1">
      <w:pPr>
        <w:pStyle w:val="SemEspaamento"/>
        <w:rPr>
          <w:rFonts w:ascii="Times New Roman" w:hAnsi="Times New Roman"/>
          <w:sz w:val="24"/>
          <w:szCs w:val="24"/>
          <w:rPrChange w:id="545" w:author="Sousa" w:date="2019-08-04T19:07:00Z">
            <w:rPr/>
          </w:rPrChange>
        </w:rPr>
      </w:pPr>
    </w:p>
    <w:p w14:paraId="39F09AB5" w14:textId="4A93A37B" w:rsidR="007D6BED" w:rsidRPr="00A04F89" w:rsidRDefault="007D6BED" w:rsidP="0010281D">
      <w:pPr>
        <w:autoSpaceDE w:val="0"/>
        <w:autoSpaceDN w:val="0"/>
        <w:adjustRightInd w:val="0"/>
        <w:spacing w:after="0" w:line="360" w:lineRule="auto"/>
        <w:jc w:val="both"/>
        <w:rPr>
          <w:rFonts w:ascii="Times New Roman" w:eastAsiaTheme="minorHAnsi" w:hAnsi="Times New Roman"/>
          <w:sz w:val="24"/>
          <w:szCs w:val="24"/>
        </w:rPr>
      </w:pPr>
      <w:r w:rsidRPr="00276E99">
        <w:rPr>
          <w:rFonts w:ascii="Times New Roman" w:eastAsiaTheme="minorHAnsi" w:hAnsi="Times New Roman"/>
          <w:sz w:val="24"/>
          <w:szCs w:val="24"/>
        </w:rPr>
        <w:t>A expressão ‘Tecnologia Assistiva’ com frequência é utilizada na língua</w:t>
      </w:r>
      <w:r w:rsidR="0010281D" w:rsidRPr="00276E99">
        <w:rPr>
          <w:rFonts w:ascii="Times New Roman" w:eastAsiaTheme="minorHAnsi" w:hAnsi="Times New Roman"/>
          <w:sz w:val="24"/>
          <w:szCs w:val="24"/>
        </w:rPr>
        <w:t xml:space="preserve"> </w:t>
      </w:r>
      <w:r w:rsidRPr="00AC1CD6">
        <w:rPr>
          <w:rFonts w:ascii="Times New Roman" w:eastAsiaTheme="minorHAnsi" w:hAnsi="Times New Roman"/>
          <w:sz w:val="24"/>
          <w:szCs w:val="24"/>
        </w:rPr>
        <w:t>portuguesa ao lado das expressões ‘Ajudas Técnicas’ e ‘Tecnologia de</w:t>
      </w:r>
      <w:r w:rsidR="0010281D" w:rsidRPr="00A04F89">
        <w:rPr>
          <w:rFonts w:ascii="Times New Roman" w:eastAsiaTheme="minorHAnsi" w:hAnsi="Times New Roman"/>
          <w:sz w:val="24"/>
          <w:szCs w:val="24"/>
        </w:rPr>
        <w:t xml:space="preserve"> </w:t>
      </w:r>
      <w:r w:rsidRPr="00A04F89">
        <w:rPr>
          <w:rFonts w:ascii="Times New Roman" w:eastAsiaTheme="minorHAnsi" w:hAnsi="Times New Roman"/>
          <w:sz w:val="24"/>
          <w:szCs w:val="24"/>
        </w:rPr>
        <w:t xml:space="preserve">Apoio’, na maioria das vezes como </w:t>
      </w:r>
      <w:r w:rsidR="0012558B" w:rsidRPr="00A04F89">
        <w:rPr>
          <w:rFonts w:ascii="Times New Roman" w:eastAsiaTheme="minorHAnsi" w:hAnsi="Times New Roman"/>
          <w:sz w:val="24"/>
          <w:szCs w:val="24"/>
        </w:rPr>
        <w:t>sinónimos</w:t>
      </w:r>
      <w:r w:rsidRPr="00A04F89">
        <w:rPr>
          <w:rFonts w:ascii="Times New Roman" w:eastAsiaTheme="minorHAnsi" w:hAnsi="Times New Roman"/>
          <w:sz w:val="24"/>
          <w:szCs w:val="24"/>
        </w:rPr>
        <w:t>, em outras, apontando</w:t>
      </w:r>
      <w:r w:rsidR="0010281D" w:rsidRPr="00A04F89">
        <w:rPr>
          <w:rFonts w:ascii="Times New Roman" w:eastAsiaTheme="minorHAnsi" w:hAnsi="Times New Roman"/>
          <w:sz w:val="24"/>
          <w:szCs w:val="24"/>
        </w:rPr>
        <w:t xml:space="preserve"> </w:t>
      </w:r>
      <w:r w:rsidRPr="00A04F89">
        <w:rPr>
          <w:rFonts w:ascii="Times New Roman" w:eastAsiaTheme="minorHAnsi" w:hAnsi="Times New Roman"/>
          <w:sz w:val="24"/>
          <w:szCs w:val="24"/>
        </w:rPr>
        <w:t>diferenças no sentido de cada uma delas. Por exemplo, alguns autores</w:t>
      </w:r>
      <w:r w:rsidR="0010281D" w:rsidRPr="00A04F89">
        <w:rPr>
          <w:rFonts w:ascii="Times New Roman" w:eastAsiaTheme="minorHAnsi" w:hAnsi="Times New Roman"/>
          <w:sz w:val="24"/>
          <w:szCs w:val="24"/>
        </w:rPr>
        <w:t xml:space="preserve"> </w:t>
      </w:r>
      <w:r w:rsidRPr="00A04F89">
        <w:rPr>
          <w:rFonts w:ascii="Times New Roman" w:eastAsiaTheme="minorHAnsi" w:hAnsi="Times New Roman"/>
          <w:sz w:val="24"/>
          <w:szCs w:val="24"/>
        </w:rPr>
        <w:t>consideram que as expressões ‘Tecnologia Assistiva’ ou ‘Tecnologia de</w:t>
      </w:r>
      <w:r w:rsidR="0010281D" w:rsidRPr="00A04F89">
        <w:rPr>
          <w:rFonts w:ascii="Times New Roman" w:eastAsiaTheme="minorHAnsi" w:hAnsi="Times New Roman"/>
          <w:sz w:val="24"/>
          <w:szCs w:val="24"/>
        </w:rPr>
        <w:t xml:space="preserve"> Apoio’ se refiram a um </w:t>
      </w:r>
      <w:r w:rsidRPr="00A04F89">
        <w:rPr>
          <w:rFonts w:ascii="Times New Roman" w:eastAsiaTheme="minorHAnsi" w:hAnsi="Times New Roman"/>
          <w:sz w:val="24"/>
          <w:szCs w:val="24"/>
        </w:rPr>
        <w:t>conceito mais amplo, enquanto que a expressão</w:t>
      </w:r>
      <w:r w:rsidR="0010281D" w:rsidRPr="00A04F89">
        <w:rPr>
          <w:rFonts w:ascii="Times New Roman" w:eastAsiaTheme="minorHAnsi" w:hAnsi="Times New Roman"/>
          <w:sz w:val="24"/>
          <w:szCs w:val="24"/>
        </w:rPr>
        <w:t xml:space="preserve"> </w:t>
      </w:r>
      <w:r w:rsidRPr="00A04F89">
        <w:rPr>
          <w:rFonts w:ascii="Times New Roman" w:eastAsiaTheme="minorHAnsi" w:hAnsi="Times New Roman"/>
          <w:sz w:val="24"/>
          <w:szCs w:val="24"/>
        </w:rPr>
        <w:t>‘Ajudas Técnicas’ se referiria apenas aos recursos, aos dispositivos de</w:t>
      </w:r>
      <w:r w:rsidR="0010281D" w:rsidRPr="00A04F89">
        <w:rPr>
          <w:rFonts w:ascii="Times New Roman" w:eastAsiaTheme="minorHAnsi" w:hAnsi="Times New Roman"/>
          <w:sz w:val="24"/>
          <w:szCs w:val="24"/>
        </w:rPr>
        <w:t xml:space="preserve"> </w:t>
      </w:r>
      <w:r w:rsidRPr="00A04F89">
        <w:rPr>
          <w:rFonts w:ascii="Times New Roman" w:eastAsiaTheme="minorHAnsi" w:hAnsi="Times New Roman"/>
          <w:sz w:val="24"/>
          <w:szCs w:val="24"/>
        </w:rPr>
        <w:t>‘Tecnologia Assistiva’ (GARCIA e GALVÃO FILHO, 2012, p. 19).</w:t>
      </w:r>
    </w:p>
    <w:p w14:paraId="4A12ECFE" w14:textId="19DCBB84" w:rsidR="007D6BED" w:rsidRPr="00A04F89" w:rsidRDefault="007D6BED" w:rsidP="0010281D">
      <w:pPr>
        <w:autoSpaceDE w:val="0"/>
        <w:autoSpaceDN w:val="0"/>
        <w:adjustRightInd w:val="0"/>
        <w:spacing w:after="0" w:line="360" w:lineRule="auto"/>
        <w:jc w:val="both"/>
        <w:rPr>
          <w:rFonts w:ascii="Times New Roman" w:eastAsiaTheme="minorHAnsi" w:hAnsi="Times New Roman"/>
          <w:sz w:val="24"/>
          <w:szCs w:val="24"/>
        </w:rPr>
      </w:pPr>
      <w:r w:rsidRPr="00A04F89">
        <w:rPr>
          <w:rFonts w:ascii="Times New Roman" w:eastAsiaTheme="minorHAnsi" w:hAnsi="Times New Roman"/>
          <w:sz w:val="24"/>
          <w:szCs w:val="24"/>
        </w:rPr>
        <w:t>Apesar de Tecnologia Assistiva ser uma expressão ainda nova, a ideia de utilizar</w:t>
      </w:r>
      <w:r w:rsidR="0010281D" w:rsidRPr="00A04F89">
        <w:rPr>
          <w:rFonts w:ascii="Times New Roman" w:eastAsiaTheme="minorHAnsi" w:hAnsi="Times New Roman"/>
          <w:sz w:val="24"/>
          <w:szCs w:val="24"/>
        </w:rPr>
        <w:t xml:space="preserve"> </w:t>
      </w:r>
      <w:r w:rsidRPr="00A04F89">
        <w:rPr>
          <w:rFonts w:ascii="Times New Roman" w:eastAsiaTheme="minorHAnsi" w:hAnsi="Times New Roman"/>
          <w:sz w:val="24"/>
          <w:szCs w:val="24"/>
        </w:rPr>
        <w:t>recursos para auxiliar as pessoas vem dos primórdios, qu</w:t>
      </w:r>
      <w:r w:rsidR="009E4588" w:rsidRPr="00A04F89">
        <w:rPr>
          <w:rFonts w:ascii="Times New Roman" w:eastAsiaTheme="minorHAnsi" w:hAnsi="Times New Roman"/>
          <w:sz w:val="24"/>
          <w:szCs w:val="24"/>
        </w:rPr>
        <w:t xml:space="preserve">ando, por exemplo, um pedaço de </w:t>
      </w:r>
      <w:r w:rsidRPr="00A04F89">
        <w:rPr>
          <w:rFonts w:ascii="Times New Roman" w:eastAsiaTheme="minorHAnsi" w:hAnsi="Times New Roman"/>
          <w:sz w:val="24"/>
          <w:szCs w:val="24"/>
        </w:rPr>
        <w:t>madeira era transformado em uma bengala (GARCIA e GALVÃO FILHO, 2012, p. 12).</w:t>
      </w:r>
    </w:p>
    <w:p w14:paraId="0126225C" w14:textId="0A4BD2A8" w:rsidR="007D6BED" w:rsidRPr="00A04F89" w:rsidRDefault="007D6BED" w:rsidP="0010281D">
      <w:pPr>
        <w:autoSpaceDE w:val="0"/>
        <w:autoSpaceDN w:val="0"/>
        <w:adjustRightInd w:val="0"/>
        <w:spacing w:after="0" w:line="360" w:lineRule="auto"/>
        <w:jc w:val="both"/>
        <w:rPr>
          <w:rFonts w:ascii="Times New Roman" w:eastAsiaTheme="minorHAnsi" w:hAnsi="Times New Roman"/>
          <w:sz w:val="24"/>
          <w:szCs w:val="24"/>
        </w:rPr>
      </w:pPr>
      <w:r w:rsidRPr="00A04F89">
        <w:rPr>
          <w:rFonts w:ascii="Times New Roman" w:eastAsiaTheme="minorHAnsi" w:hAnsi="Times New Roman"/>
          <w:sz w:val="24"/>
          <w:szCs w:val="24"/>
        </w:rPr>
        <w:t>Visto que os recursos de Tecnologia Assistiva podem ser utilizados em diversos</w:t>
      </w:r>
      <w:r w:rsidR="0010281D" w:rsidRPr="00A04F89">
        <w:rPr>
          <w:rFonts w:ascii="Times New Roman" w:eastAsiaTheme="minorHAnsi" w:hAnsi="Times New Roman"/>
          <w:sz w:val="24"/>
          <w:szCs w:val="24"/>
        </w:rPr>
        <w:t xml:space="preserve"> </w:t>
      </w:r>
      <w:r w:rsidRPr="00A04F89">
        <w:rPr>
          <w:rFonts w:ascii="Times New Roman" w:eastAsiaTheme="minorHAnsi" w:hAnsi="Times New Roman"/>
          <w:sz w:val="24"/>
          <w:szCs w:val="24"/>
        </w:rPr>
        <w:t>contextos, e auxiliam a pessoa com deficiência em questõ</w:t>
      </w:r>
      <w:r w:rsidR="009E4588" w:rsidRPr="00A04F89">
        <w:rPr>
          <w:rFonts w:ascii="Times New Roman" w:eastAsiaTheme="minorHAnsi" w:hAnsi="Times New Roman"/>
          <w:sz w:val="24"/>
          <w:szCs w:val="24"/>
        </w:rPr>
        <w:t xml:space="preserve">es do cotidiano, nada melhor do </w:t>
      </w:r>
      <w:r w:rsidRPr="00A04F89">
        <w:rPr>
          <w:rFonts w:ascii="Times New Roman" w:eastAsiaTheme="minorHAnsi" w:hAnsi="Times New Roman"/>
          <w:sz w:val="24"/>
          <w:szCs w:val="24"/>
        </w:rPr>
        <w:t>que explorar seu potencial na área da educação.</w:t>
      </w:r>
    </w:p>
    <w:p w14:paraId="62ACBEC7" w14:textId="77777777" w:rsidR="009E4588" w:rsidRPr="00A04F89" w:rsidRDefault="009E4588" w:rsidP="00DB0677">
      <w:pPr>
        <w:autoSpaceDE w:val="0"/>
        <w:autoSpaceDN w:val="0"/>
        <w:adjustRightInd w:val="0"/>
        <w:spacing w:after="0" w:line="240" w:lineRule="auto"/>
        <w:jc w:val="both"/>
        <w:rPr>
          <w:rFonts w:ascii="Times New Roman" w:eastAsiaTheme="minorHAnsi" w:hAnsi="Times New Roman"/>
          <w:sz w:val="24"/>
          <w:szCs w:val="24"/>
        </w:rPr>
      </w:pPr>
    </w:p>
    <w:p w14:paraId="48886C82" w14:textId="12914428" w:rsidR="001D2FA6" w:rsidRPr="00A04F89" w:rsidRDefault="001D2FA6" w:rsidP="001D2FA6">
      <w:pPr>
        <w:spacing w:line="360" w:lineRule="auto"/>
        <w:jc w:val="both"/>
        <w:rPr>
          <w:rFonts w:ascii="Times New Roman" w:hAnsi="Times New Roman"/>
          <w:sz w:val="24"/>
          <w:szCs w:val="24"/>
        </w:rPr>
      </w:pPr>
      <w:r w:rsidRPr="00A04F89">
        <w:rPr>
          <w:rFonts w:ascii="Times New Roman" w:hAnsi="Times New Roman"/>
          <w:sz w:val="24"/>
          <w:szCs w:val="24"/>
        </w:rPr>
        <w:t>Segundo B</w:t>
      </w:r>
      <w:r w:rsidR="00E048C8" w:rsidRPr="00A04F89">
        <w:rPr>
          <w:rFonts w:ascii="Times New Roman" w:hAnsi="Times New Roman"/>
          <w:sz w:val="24"/>
          <w:szCs w:val="24"/>
        </w:rPr>
        <w:t>ersch</w:t>
      </w:r>
      <w:r w:rsidRPr="00A04F89">
        <w:rPr>
          <w:rFonts w:ascii="Times New Roman" w:hAnsi="Times New Roman"/>
          <w:sz w:val="24"/>
          <w:szCs w:val="24"/>
        </w:rPr>
        <w:t xml:space="preserve"> (2008) Tecnologia Assistiva é uma área de conhecimento que possui características interdisciplinares, englobando produtos, recursos, metodologias, estratégias, práticas e serviços que tem como objectivo promover a funcionalidade relacionada à actividade e participação, de pessoas com deficiência, incapacidades ou mobilidade reduzida visando sua autonomia, independência, qualidade de vida e inclusão social. Seu principal objectivo é promover a qualidade de vida, inclusão e independência ao portador de deficiência por meio de melhorias na mobilidade, comunicação, aprendizado e no trabalho. </w:t>
      </w:r>
    </w:p>
    <w:p w14:paraId="34B79FFA" w14:textId="77777777" w:rsidR="001D2FA6" w:rsidRPr="00A04F89" w:rsidRDefault="001D2FA6" w:rsidP="001D2FA6">
      <w:pPr>
        <w:spacing w:line="360" w:lineRule="auto"/>
        <w:jc w:val="both"/>
        <w:rPr>
          <w:rFonts w:ascii="Times New Roman" w:hAnsi="Times New Roman"/>
          <w:sz w:val="24"/>
          <w:szCs w:val="24"/>
        </w:rPr>
      </w:pPr>
      <w:r w:rsidRPr="00A04F89">
        <w:rPr>
          <w:rFonts w:ascii="Times New Roman" w:hAnsi="Times New Roman"/>
          <w:sz w:val="24"/>
          <w:szCs w:val="24"/>
        </w:rPr>
        <w:t>Segundo a especialista em Tecnologia Assistiva Rita Bersch (Tonolli, 2013), a TA, ou Tecnologia Assistiva é um termo ainda novo, utilizado para identificar todo o arsenal de recursos e serviços que contribuem para proporcionar ou ampliar habilidades funcionais de pessoas com deficiência e consequentemente promover vida independente e inclusão.</w:t>
      </w:r>
    </w:p>
    <w:p w14:paraId="6A4F8C8B" w14:textId="2337A09F" w:rsidR="003244D5" w:rsidRPr="00A04F89" w:rsidRDefault="001D2FA6" w:rsidP="001D2FA6">
      <w:pPr>
        <w:spacing w:line="360" w:lineRule="auto"/>
        <w:jc w:val="both"/>
        <w:rPr>
          <w:rFonts w:ascii="Times New Roman" w:hAnsi="Times New Roman"/>
          <w:sz w:val="24"/>
          <w:szCs w:val="24"/>
        </w:rPr>
      </w:pPr>
      <w:r w:rsidRPr="00A04F89">
        <w:rPr>
          <w:rFonts w:ascii="Times New Roman" w:hAnsi="Times New Roman"/>
          <w:sz w:val="24"/>
          <w:szCs w:val="24"/>
        </w:rPr>
        <w:lastRenderedPageBreak/>
        <w:t>Com o uso da tecnologia assistiva, as pessoas com algum tipo de necessidade especial podem ter um forte aliado para realizar actividades consideradas simples pelos que não possuem algum tipo de deficiência.</w:t>
      </w:r>
    </w:p>
    <w:p w14:paraId="23AF410B" w14:textId="1A057A52" w:rsidR="00547D47" w:rsidRPr="00A04F89" w:rsidRDefault="00547D47" w:rsidP="00547D47">
      <w:pPr>
        <w:spacing w:line="360" w:lineRule="auto"/>
        <w:jc w:val="both"/>
        <w:rPr>
          <w:rFonts w:ascii="Times New Roman" w:hAnsi="Times New Roman"/>
          <w:sz w:val="24"/>
          <w:szCs w:val="24"/>
        </w:rPr>
      </w:pPr>
      <w:r w:rsidRPr="00A04F89">
        <w:rPr>
          <w:rFonts w:ascii="Times New Roman" w:hAnsi="Times New Roman"/>
          <w:sz w:val="24"/>
          <w:szCs w:val="24"/>
        </w:rPr>
        <w:t>Segundo Bersch (2013), a tecnologia assistiva tem como objetivo trazer qualidade de vida, inclusão e independência ao portador de deficiência, por meio da melhor</w:t>
      </w:r>
      <w:r w:rsidR="00875CCC" w:rsidRPr="00A04F89">
        <w:rPr>
          <w:rFonts w:ascii="Times New Roman" w:hAnsi="Times New Roman"/>
          <w:sz w:val="24"/>
          <w:szCs w:val="24"/>
        </w:rPr>
        <w:t>i</w:t>
      </w:r>
      <w:r w:rsidRPr="00A04F89">
        <w:rPr>
          <w:rFonts w:ascii="Times New Roman" w:hAnsi="Times New Roman"/>
          <w:sz w:val="24"/>
          <w:szCs w:val="24"/>
        </w:rPr>
        <w:t>a na mobilidade, comunicação, aprendizado e no trabalho.</w:t>
      </w:r>
    </w:p>
    <w:p w14:paraId="155EFC2B" w14:textId="38818453" w:rsidR="00547D47" w:rsidRPr="00A04F89" w:rsidRDefault="00547D47" w:rsidP="00547D47">
      <w:pPr>
        <w:spacing w:line="360" w:lineRule="auto"/>
        <w:jc w:val="both"/>
        <w:rPr>
          <w:rFonts w:ascii="Times New Roman" w:hAnsi="Times New Roman"/>
          <w:sz w:val="24"/>
          <w:szCs w:val="24"/>
        </w:rPr>
      </w:pPr>
      <w:r w:rsidRPr="00A04F89">
        <w:rPr>
          <w:rFonts w:ascii="Times New Roman" w:hAnsi="Times New Roman"/>
          <w:sz w:val="24"/>
          <w:szCs w:val="24"/>
        </w:rPr>
        <w:t xml:space="preserve">Sonza (2013, p.199), reafirma Bersh: “O propósito das Tecnologias </w:t>
      </w:r>
      <w:r w:rsidR="00E048C8" w:rsidRPr="00A04F89">
        <w:rPr>
          <w:rFonts w:ascii="Times New Roman" w:hAnsi="Times New Roman"/>
          <w:sz w:val="24"/>
          <w:szCs w:val="24"/>
        </w:rPr>
        <w:t>Assistiva</w:t>
      </w:r>
      <w:r w:rsidRPr="00A04F89">
        <w:rPr>
          <w:rFonts w:ascii="Times New Roman" w:hAnsi="Times New Roman"/>
          <w:sz w:val="24"/>
          <w:szCs w:val="24"/>
        </w:rPr>
        <w:t xml:space="preserve"> reside em ampliar a comunicação, a mobilidade, o controle do ambiente, as possibilidades de aprendizado, trabalho e integração na vida familiar, com os amigos e na sociedade”.</w:t>
      </w:r>
    </w:p>
    <w:p w14:paraId="5BBE4555" w14:textId="1A5FCB4B" w:rsidR="00875CCC" w:rsidRPr="00A04F89" w:rsidRDefault="00875CCC" w:rsidP="00547D47">
      <w:pPr>
        <w:spacing w:line="360" w:lineRule="auto"/>
        <w:jc w:val="both"/>
        <w:rPr>
          <w:rFonts w:ascii="Times New Roman" w:hAnsi="Times New Roman"/>
          <w:sz w:val="24"/>
          <w:szCs w:val="24"/>
        </w:rPr>
      </w:pPr>
      <w:r w:rsidRPr="00A04F89">
        <w:rPr>
          <w:rFonts w:ascii="Times New Roman" w:hAnsi="Times New Roman"/>
          <w:sz w:val="24"/>
          <w:szCs w:val="24"/>
        </w:rPr>
        <w:t>Em geral tecnologia assistiva é qualquer ferramenta que possa auxiliar no dia-a-dia do deficiente.</w:t>
      </w:r>
    </w:p>
    <w:p w14:paraId="77FCC7CC" w14:textId="77777777" w:rsidR="00547D47" w:rsidRPr="00A04F89" w:rsidRDefault="00547D47" w:rsidP="00547D47">
      <w:pPr>
        <w:spacing w:line="360" w:lineRule="auto"/>
        <w:jc w:val="both"/>
        <w:rPr>
          <w:rFonts w:ascii="Times New Roman" w:hAnsi="Times New Roman"/>
          <w:sz w:val="24"/>
          <w:szCs w:val="24"/>
        </w:rPr>
      </w:pPr>
      <w:r w:rsidRPr="00A04F89">
        <w:rPr>
          <w:rFonts w:ascii="Times New Roman" w:hAnsi="Times New Roman"/>
          <w:sz w:val="24"/>
          <w:szCs w:val="24"/>
        </w:rPr>
        <w:t>Logo, Tecnologia Assistiva é o conjunto de serviços e recursos empregados para auxiliar as habilidades de pessoas portadoras de deficiência, com a finalidade de proporcionar maior independência e integração social.</w:t>
      </w:r>
    </w:p>
    <w:p w14:paraId="3DF96373" w14:textId="77777777" w:rsidR="00547D47" w:rsidRPr="00A04F89" w:rsidRDefault="00547D47" w:rsidP="00547D47">
      <w:pPr>
        <w:spacing w:line="360" w:lineRule="auto"/>
        <w:jc w:val="both"/>
        <w:rPr>
          <w:rFonts w:ascii="Times New Roman" w:hAnsi="Times New Roman"/>
          <w:sz w:val="24"/>
          <w:szCs w:val="24"/>
        </w:rPr>
      </w:pPr>
      <w:r w:rsidRPr="00A04F89">
        <w:rPr>
          <w:rFonts w:ascii="Times New Roman" w:hAnsi="Times New Roman"/>
          <w:sz w:val="24"/>
          <w:szCs w:val="24"/>
        </w:rPr>
        <w:t>Bersch (2013) classifica a Tecnologia Assistiva em 12 categorias:</w:t>
      </w:r>
    </w:p>
    <w:p w14:paraId="2819B9E5" w14:textId="309B0A67" w:rsidR="00547D47" w:rsidRPr="00A04F89" w:rsidRDefault="00547D47" w:rsidP="00547D47">
      <w:pPr>
        <w:spacing w:line="360" w:lineRule="auto"/>
        <w:jc w:val="both"/>
        <w:rPr>
          <w:rFonts w:ascii="Times New Roman" w:hAnsi="Times New Roman"/>
          <w:sz w:val="24"/>
          <w:szCs w:val="24"/>
        </w:rPr>
      </w:pPr>
      <w:r w:rsidRPr="00A04F89">
        <w:rPr>
          <w:rFonts w:ascii="Times New Roman" w:hAnsi="Times New Roman"/>
          <w:sz w:val="24"/>
          <w:szCs w:val="24"/>
        </w:rPr>
        <w:t xml:space="preserve">Auxílio para a vida diária, comunicação aumentativa e alternativa, recursos de acessibilidade ao computador, sistema de controle de ambiente, projetos arquitetônicos para acessibilidade, órteses e próteses, adequação postural, auxílios de mobilidade, auxílios para pessoas com baixa visão ou cegas, mobilidade e veículo, </w:t>
      </w:r>
      <w:r w:rsidR="001E6EF5" w:rsidRPr="00A04F89">
        <w:rPr>
          <w:rFonts w:ascii="Times New Roman" w:hAnsi="Times New Roman"/>
          <w:sz w:val="24"/>
          <w:szCs w:val="24"/>
        </w:rPr>
        <w:t>desporto</w:t>
      </w:r>
      <w:r w:rsidR="00321436" w:rsidRPr="00A04F89">
        <w:rPr>
          <w:rFonts w:ascii="Times New Roman" w:hAnsi="Times New Roman"/>
          <w:sz w:val="24"/>
          <w:szCs w:val="24"/>
        </w:rPr>
        <w:t>,</w:t>
      </w:r>
      <w:r w:rsidRPr="00A04F89">
        <w:rPr>
          <w:rFonts w:ascii="Times New Roman" w:hAnsi="Times New Roman"/>
          <w:sz w:val="24"/>
          <w:szCs w:val="24"/>
        </w:rPr>
        <w:t xml:space="preserve"> lazer e auxílios para pessoas com surdez ou com deficit auditivo.</w:t>
      </w:r>
    </w:p>
    <w:p w14:paraId="2256982F" w14:textId="426E5831" w:rsidR="00C15211" w:rsidRPr="00A04F89" w:rsidRDefault="00C15211" w:rsidP="00C15211">
      <w:pPr>
        <w:autoSpaceDE w:val="0"/>
        <w:autoSpaceDN w:val="0"/>
        <w:adjustRightInd w:val="0"/>
        <w:spacing w:after="0" w:line="360" w:lineRule="auto"/>
        <w:jc w:val="both"/>
        <w:rPr>
          <w:rFonts w:ascii="Times New Roman" w:eastAsiaTheme="minorHAnsi" w:hAnsi="Times New Roman"/>
          <w:sz w:val="24"/>
          <w:szCs w:val="24"/>
        </w:rPr>
      </w:pPr>
      <w:r w:rsidRPr="00A04F89">
        <w:rPr>
          <w:rFonts w:ascii="Times New Roman" w:hAnsi="Times New Roman"/>
          <w:sz w:val="24"/>
          <w:szCs w:val="24"/>
        </w:rPr>
        <w:t xml:space="preserve">Contudo, </w:t>
      </w:r>
      <w:r w:rsidRPr="00A04F89">
        <w:rPr>
          <w:rFonts w:ascii="Times New Roman" w:eastAsiaTheme="minorHAnsi" w:hAnsi="Times New Roman"/>
          <w:sz w:val="24"/>
          <w:szCs w:val="24"/>
        </w:rPr>
        <w:t>além de questões relacionadas à conceituação do termo Tecnologia Assistiva (TA</w:t>
      </w:r>
      <w:r w:rsidR="00A624DE" w:rsidRPr="00A04F89">
        <w:rPr>
          <w:rFonts w:ascii="Times New Roman" w:eastAsiaTheme="minorHAnsi" w:hAnsi="Times New Roman"/>
          <w:sz w:val="24"/>
          <w:szCs w:val="24"/>
        </w:rPr>
        <w:t>),</w:t>
      </w:r>
      <w:r w:rsidRPr="00A04F89">
        <w:rPr>
          <w:rFonts w:ascii="Times New Roman" w:eastAsiaTheme="minorHAnsi" w:hAnsi="Times New Roman"/>
          <w:sz w:val="24"/>
          <w:szCs w:val="24"/>
        </w:rPr>
        <w:t xml:space="preserve"> temos alguns modelos utilizados para a classificação das TA, tais como: HEART (</w:t>
      </w:r>
      <w:r w:rsidRPr="00A04F89">
        <w:rPr>
          <w:rFonts w:ascii="Times New Roman" w:eastAsiaTheme="minorHAnsi" w:hAnsi="Times New Roman"/>
          <w:i/>
          <w:iCs/>
          <w:sz w:val="24"/>
          <w:szCs w:val="24"/>
        </w:rPr>
        <w:t>Horizontal European Activities in Rehabilitation Technology</w:t>
      </w:r>
      <w:r w:rsidRPr="00A04F89">
        <w:rPr>
          <w:rFonts w:ascii="Times New Roman" w:eastAsiaTheme="minorHAnsi" w:hAnsi="Times New Roman"/>
          <w:sz w:val="24"/>
          <w:szCs w:val="24"/>
        </w:rPr>
        <w:t>), MPT (</w:t>
      </w:r>
      <w:r w:rsidRPr="00A04F89">
        <w:rPr>
          <w:rFonts w:ascii="Times New Roman" w:eastAsiaTheme="minorHAnsi" w:hAnsi="Times New Roman"/>
          <w:i/>
          <w:iCs/>
          <w:sz w:val="24"/>
          <w:szCs w:val="24"/>
        </w:rPr>
        <w:t>Matching Persons and Technology</w:t>
      </w:r>
      <w:r w:rsidRPr="00A04F89">
        <w:rPr>
          <w:rFonts w:ascii="Times New Roman" w:eastAsiaTheme="minorHAnsi" w:hAnsi="Times New Roman"/>
          <w:sz w:val="24"/>
          <w:szCs w:val="24"/>
        </w:rPr>
        <w:t xml:space="preserve">), </w:t>
      </w:r>
      <w:r w:rsidRPr="00A04F89">
        <w:rPr>
          <w:rFonts w:ascii="Times New Roman" w:eastAsiaTheme="minorHAnsi" w:hAnsi="Times New Roman"/>
          <w:i/>
          <w:iCs/>
          <w:sz w:val="24"/>
          <w:szCs w:val="24"/>
        </w:rPr>
        <w:t>National Classification System for Assistive e</w:t>
      </w:r>
      <w:r w:rsidRPr="00A04F89">
        <w:rPr>
          <w:rFonts w:ascii="Times New Roman" w:eastAsiaTheme="minorHAnsi" w:hAnsi="Times New Roman"/>
          <w:sz w:val="24"/>
          <w:szCs w:val="24"/>
        </w:rPr>
        <w:t xml:space="preserve"> </w:t>
      </w:r>
      <w:r w:rsidRPr="00A04F89">
        <w:rPr>
          <w:rFonts w:ascii="Times New Roman" w:eastAsiaTheme="minorHAnsi" w:hAnsi="Times New Roman"/>
          <w:i/>
          <w:iCs/>
          <w:sz w:val="24"/>
          <w:szCs w:val="24"/>
        </w:rPr>
        <w:t xml:space="preserve">Technology Devices and Services8 </w:t>
      </w:r>
      <w:r w:rsidRPr="00A04F89">
        <w:rPr>
          <w:rFonts w:ascii="Times New Roman" w:eastAsiaTheme="minorHAnsi" w:hAnsi="Times New Roman"/>
          <w:sz w:val="24"/>
          <w:szCs w:val="24"/>
        </w:rPr>
        <w:t>e a norma ISO 9999:2007 (</w:t>
      </w:r>
      <w:r w:rsidRPr="00A04F89">
        <w:rPr>
          <w:rFonts w:ascii="Times New Roman" w:eastAsiaTheme="minorHAnsi" w:hAnsi="Times New Roman"/>
          <w:i/>
          <w:iCs/>
          <w:sz w:val="24"/>
          <w:szCs w:val="24"/>
        </w:rPr>
        <w:t>International Organization of</w:t>
      </w:r>
      <w:r w:rsidRPr="00A04F89">
        <w:rPr>
          <w:rFonts w:ascii="Times New Roman" w:eastAsiaTheme="minorHAnsi" w:hAnsi="Times New Roman"/>
          <w:sz w:val="24"/>
          <w:szCs w:val="24"/>
        </w:rPr>
        <w:t xml:space="preserve"> </w:t>
      </w:r>
      <w:r w:rsidRPr="00A04F89">
        <w:rPr>
          <w:rFonts w:ascii="Times New Roman" w:eastAsiaTheme="minorHAnsi" w:hAnsi="Times New Roman"/>
          <w:i/>
          <w:iCs/>
          <w:sz w:val="24"/>
          <w:szCs w:val="24"/>
        </w:rPr>
        <w:t>Standardization</w:t>
      </w:r>
      <w:r w:rsidRPr="00A04F89">
        <w:rPr>
          <w:rFonts w:ascii="Times New Roman" w:eastAsiaTheme="minorHAnsi" w:hAnsi="Times New Roman"/>
          <w:sz w:val="24"/>
          <w:szCs w:val="24"/>
        </w:rPr>
        <w:t>).</w:t>
      </w:r>
    </w:p>
    <w:p w14:paraId="3CBB22F8" w14:textId="77777777" w:rsidR="0067731A" w:rsidRPr="00A04F89" w:rsidRDefault="0067731A" w:rsidP="0067731A">
      <w:pPr>
        <w:pStyle w:val="SemEspaamento"/>
        <w:rPr>
          <w:rFonts w:ascii="Times New Roman" w:hAnsi="Times New Roman"/>
          <w:sz w:val="24"/>
          <w:szCs w:val="24"/>
          <w:rPrChange w:id="546" w:author="Sousa" w:date="2019-08-04T19:07:00Z">
            <w:rPr/>
          </w:rPrChange>
        </w:rPr>
      </w:pPr>
    </w:p>
    <w:p w14:paraId="1A3D495D" w14:textId="7B7B3212" w:rsidR="00C15211" w:rsidRPr="00A04F89" w:rsidRDefault="00C15211" w:rsidP="00C15211">
      <w:pPr>
        <w:autoSpaceDE w:val="0"/>
        <w:autoSpaceDN w:val="0"/>
        <w:adjustRightInd w:val="0"/>
        <w:spacing w:after="0" w:line="360" w:lineRule="auto"/>
        <w:jc w:val="both"/>
        <w:rPr>
          <w:rFonts w:ascii="Times New Roman" w:eastAsiaTheme="minorHAnsi" w:hAnsi="Times New Roman"/>
          <w:sz w:val="24"/>
          <w:szCs w:val="24"/>
        </w:rPr>
      </w:pPr>
      <w:r w:rsidRPr="00276E99">
        <w:rPr>
          <w:rFonts w:ascii="Times New Roman" w:eastAsiaTheme="minorHAnsi" w:hAnsi="Times New Roman"/>
          <w:sz w:val="24"/>
          <w:szCs w:val="24"/>
        </w:rPr>
        <w:t>O modelo HEART tem como base o conhecime</w:t>
      </w:r>
      <w:r w:rsidR="0074327B" w:rsidRPr="00276E99">
        <w:rPr>
          <w:rFonts w:ascii="Times New Roman" w:eastAsiaTheme="minorHAnsi" w:hAnsi="Times New Roman"/>
          <w:sz w:val="24"/>
          <w:szCs w:val="24"/>
        </w:rPr>
        <w:t xml:space="preserve">nto sobre a utilização das TA e </w:t>
      </w:r>
      <w:r w:rsidRPr="00AC1CD6">
        <w:rPr>
          <w:rFonts w:ascii="Times New Roman" w:eastAsiaTheme="minorHAnsi" w:hAnsi="Times New Roman"/>
          <w:sz w:val="24"/>
          <w:szCs w:val="24"/>
        </w:rPr>
        <w:t>considera três grandes áreas: componentes técnicos, componentes humanos e</w:t>
      </w:r>
      <w:r w:rsidR="0074327B" w:rsidRPr="00A04F89">
        <w:rPr>
          <w:rFonts w:ascii="Times New Roman" w:eastAsiaTheme="minorHAnsi" w:hAnsi="Times New Roman"/>
          <w:sz w:val="24"/>
          <w:szCs w:val="24"/>
        </w:rPr>
        <w:t xml:space="preserve"> componentes </w:t>
      </w:r>
      <w:r w:rsidRPr="00A04F89">
        <w:rPr>
          <w:rFonts w:ascii="Times New Roman" w:eastAsiaTheme="minorHAnsi" w:hAnsi="Times New Roman"/>
          <w:sz w:val="24"/>
          <w:szCs w:val="24"/>
        </w:rPr>
        <w:t>socioeconómicos. Os componentes técnico</w:t>
      </w:r>
      <w:r w:rsidR="0074327B" w:rsidRPr="00A04F89">
        <w:rPr>
          <w:rFonts w:ascii="Times New Roman" w:eastAsiaTheme="minorHAnsi" w:hAnsi="Times New Roman"/>
          <w:sz w:val="24"/>
          <w:szCs w:val="24"/>
        </w:rPr>
        <w:t xml:space="preserve">s são divididos em quatro áreas </w:t>
      </w:r>
      <w:r w:rsidRPr="00A04F89">
        <w:rPr>
          <w:rFonts w:ascii="Times New Roman" w:eastAsiaTheme="minorHAnsi" w:hAnsi="Times New Roman"/>
          <w:sz w:val="24"/>
          <w:szCs w:val="24"/>
        </w:rPr>
        <w:t>principais, tais como: comunicação, mobilidad</w:t>
      </w:r>
      <w:r w:rsidR="0074327B" w:rsidRPr="00A04F89">
        <w:rPr>
          <w:rFonts w:ascii="Times New Roman" w:eastAsiaTheme="minorHAnsi" w:hAnsi="Times New Roman"/>
          <w:sz w:val="24"/>
          <w:szCs w:val="24"/>
        </w:rPr>
        <w:t xml:space="preserve">e, manipulação e orientação. Os </w:t>
      </w:r>
      <w:r w:rsidRPr="00A04F89">
        <w:rPr>
          <w:rFonts w:ascii="Times New Roman" w:eastAsiaTheme="minorHAnsi" w:hAnsi="Times New Roman"/>
          <w:sz w:val="24"/>
          <w:szCs w:val="24"/>
        </w:rPr>
        <w:t xml:space="preserve">componentes humanos </w:t>
      </w:r>
      <w:r w:rsidRPr="00A04F89">
        <w:rPr>
          <w:rFonts w:ascii="Times New Roman" w:eastAsiaTheme="minorHAnsi" w:hAnsi="Times New Roman"/>
          <w:sz w:val="24"/>
          <w:szCs w:val="24"/>
        </w:rPr>
        <w:lastRenderedPageBreak/>
        <w:t>referem-se aos impactos causado</w:t>
      </w:r>
      <w:r w:rsidR="0074327B" w:rsidRPr="00A04F89">
        <w:rPr>
          <w:rFonts w:ascii="Times New Roman" w:eastAsiaTheme="minorHAnsi" w:hAnsi="Times New Roman"/>
          <w:sz w:val="24"/>
          <w:szCs w:val="24"/>
        </w:rPr>
        <w:t xml:space="preserve">s pela deficiência. Por fim, os </w:t>
      </w:r>
      <w:r w:rsidRPr="00A04F89">
        <w:rPr>
          <w:rFonts w:ascii="Times New Roman" w:eastAsiaTheme="minorHAnsi" w:hAnsi="Times New Roman"/>
          <w:sz w:val="24"/>
          <w:szCs w:val="24"/>
        </w:rPr>
        <w:t xml:space="preserve">componentes </w:t>
      </w:r>
      <w:r w:rsidR="0074327B" w:rsidRPr="00A04F89">
        <w:rPr>
          <w:rFonts w:ascii="Times New Roman" w:eastAsiaTheme="minorHAnsi" w:hAnsi="Times New Roman"/>
          <w:sz w:val="24"/>
          <w:szCs w:val="24"/>
        </w:rPr>
        <w:t>socioeconómicos</w:t>
      </w:r>
      <w:r w:rsidRPr="00A04F89">
        <w:rPr>
          <w:rFonts w:ascii="Times New Roman" w:eastAsiaTheme="minorHAnsi" w:hAnsi="Times New Roman"/>
          <w:sz w:val="24"/>
          <w:szCs w:val="24"/>
        </w:rPr>
        <w:t xml:space="preserve"> tratam sobre quest</w:t>
      </w:r>
      <w:r w:rsidR="0074327B" w:rsidRPr="00A04F89">
        <w:rPr>
          <w:rFonts w:ascii="Times New Roman" w:eastAsiaTheme="minorHAnsi" w:hAnsi="Times New Roman"/>
          <w:sz w:val="24"/>
          <w:szCs w:val="24"/>
        </w:rPr>
        <w:t>ões que envolvem tecnologia e a interacção</w:t>
      </w:r>
      <w:r w:rsidRPr="00A04F89">
        <w:rPr>
          <w:rFonts w:ascii="Times New Roman" w:eastAsiaTheme="minorHAnsi" w:hAnsi="Times New Roman"/>
          <w:sz w:val="24"/>
          <w:szCs w:val="24"/>
        </w:rPr>
        <w:t xml:space="preserve"> social (BRASIL, 2009).</w:t>
      </w:r>
    </w:p>
    <w:p w14:paraId="403CDAF2" w14:textId="77777777" w:rsidR="0067731A" w:rsidRPr="00A04F89" w:rsidRDefault="0067731A" w:rsidP="0067731A">
      <w:pPr>
        <w:pStyle w:val="SemEspaamento"/>
        <w:rPr>
          <w:rFonts w:ascii="Times New Roman" w:hAnsi="Times New Roman"/>
          <w:sz w:val="24"/>
          <w:szCs w:val="24"/>
          <w:rPrChange w:id="547" w:author="Sousa" w:date="2019-08-04T19:07:00Z">
            <w:rPr/>
          </w:rPrChange>
        </w:rPr>
      </w:pPr>
    </w:p>
    <w:p w14:paraId="3C34415D" w14:textId="77777777" w:rsidR="00C15211" w:rsidRPr="00276E99" w:rsidRDefault="00C15211" w:rsidP="00C15211">
      <w:pPr>
        <w:autoSpaceDE w:val="0"/>
        <w:autoSpaceDN w:val="0"/>
        <w:adjustRightInd w:val="0"/>
        <w:spacing w:after="0" w:line="360" w:lineRule="auto"/>
        <w:jc w:val="both"/>
        <w:rPr>
          <w:rFonts w:ascii="Times New Roman" w:eastAsiaTheme="minorHAnsi" w:hAnsi="Times New Roman"/>
          <w:sz w:val="24"/>
          <w:szCs w:val="24"/>
        </w:rPr>
      </w:pPr>
      <w:r w:rsidRPr="00276E99">
        <w:rPr>
          <w:rFonts w:ascii="Times New Roman" w:eastAsiaTheme="minorHAnsi" w:hAnsi="Times New Roman"/>
          <w:sz w:val="24"/>
          <w:szCs w:val="24"/>
        </w:rPr>
        <w:t>A classificação MPT é considerada por GÁRCIA e GALVÃO FILHO (2012) um modelo</w:t>
      </w:r>
    </w:p>
    <w:p w14:paraId="19F83AC9" w14:textId="06E0CCC0" w:rsidR="00CE4880" w:rsidRDefault="00C15211" w:rsidP="00171FF2">
      <w:pPr>
        <w:autoSpaceDE w:val="0"/>
        <w:autoSpaceDN w:val="0"/>
        <w:adjustRightInd w:val="0"/>
        <w:spacing w:after="0" w:line="360" w:lineRule="auto"/>
        <w:jc w:val="both"/>
        <w:rPr>
          <w:rFonts w:ascii="Times New Roman" w:eastAsiaTheme="minorHAnsi" w:hAnsi="Times New Roman"/>
          <w:sz w:val="24"/>
          <w:szCs w:val="24"/>
        </w:rPr>
      </w:pPr>
      <w:r w:rsidRPr="00A04F89">
        <w:rPr>
          <w:rFonts w:ascii="Times New Roman" w:eastAsiaTheme="minorHAnsi" w:hAnsi="Times New Roman"/>
          <w:sz w:val="24"/>
          <w:szCs w:val="24"/>
        </w:rPr>
        <w:t xml:space="preserve">menos sistemático, orientado para </w:t>
      </w:r>
      <w:r w:rsidR="0074327B" w:rsidRPr="00A04F89">
        <w:rPr>
          <w:rFonts w:ascii="Times New Roman" w:eastAsiaTheme="minorHAnsi" w:hAnsi="Times New Roman"/>
          <w:sz w:val="24"/>
          <w:szCs w:val="24"/>
        </w:rPr>
        <w:t>actividades</w:t>
      </w:r>
      <w:r w:rsidRPr="00A04F89">
        <w:rPr>
          <w:rFonts w:ascii="Times New Roman" w:eastAsiaTheme="minorHAnsi" w:hAnsi="Times New Roman"/>
          <w:sz w:val="24"/>
          <w:szCs w:val="24"/>
        </w:rPr>
        <w:t xml:space="preserve"> domésticas, para a saúde, cuidados pessoais, lazer, emprego, mobilidade, visão, audição, cognição, leitura/escrita e aprendizagem.</w:t>
      </w:r>
    </w:p>
    <w:p w14:paraId="14D15FE3" w14:textId="17AA63E2" w:rsidR="009732E4" w:rsidRDefault="00276E99" w:rsidP="00A04F89">
      <w:pPr>
        <w:pStyle w:val="Cabealho1"/>
        <w:rPr>
          <w:ins w:id="548" w:author="Sousa" w:date="2019-08-04T19:15:00Z"/>
          <w:rFonts w:ascii="Times New Roman" w:hAnsi="Times New Roman" w:cs="Times New Roman"/>
          <w:b/>
          <w:color w:val="auto"/>
          <w:sz w:val="24"/>
          <w:szCs w:val="24"/>
        </w:rPr>
      </w:pPr>
      <w:bookmarkStart w:id="549" w:name="_Toc20366975"/>
      <w:bookmarkStart w:id="550" w:name="_Toc15836589"/>
      <w:ins w:id="551" w:author="Sousa" w:date="2019-08-04T19:14:00Z">
        <w:r>
          <w:rPr>
            <w:rFonts w:ascii="Times New Roman" w:hAnsi="Times New Roman" w:cs="Times New Roman"/>
            <w:b/>
            <w:color w:val="auto"/>
            <w:sz w:val="24"/>
            <w:szCs w:val="24"/>
          </w:rPr>
          <w:t xml:space="preserve">4.1. </w:t>
        </w:r>
      </w:ins>
      <w:r w:rsidR="009732E4" w:rsidRPr="00A04F89">
        <w:rPr>
          <w:rFonts w:ascii="Times New Roman" w:hAnsi="Times New Roman" w:cs="Times New Roman"/>
          <w:b/>
          <w:color w:val="auto"/>
          <w:sz w:val="24"/>
          <w:szCs w:val="24"/>
          <w:rPrChange w:id="552" w:author="Sousa" w:date="2019-08-04T19:07:00Z">
            <w:rPr>
              <w:rFonts w:ascii="Times New Roman" w:eastAsia="Calibri" w:hAnsi="Times New Roman" w:cs="Times New Roman"/>
              <w:b/>
              <w:color w:val="auto"/>
              <w:sz w:val="24"/>
              <w:szCs w:val="24"/>
            </w:rPr>
          </w:rPrChange>
        </w:rPr>
        <w:t xml:space="preserve">Aplicativos </w:t>
      </w:r>
      <w:r w:rsidR="009E4A2F" w:rsidRPr="00A04F89">
        <w:rPr>
          <w:rFonts w:ascii="Times New Roman" w:hAnsi="Times New Roman" w:cs="Times New Roman"/>
          <w:b/>
          <w:color w:val="auto"/>
          <w:sz w:val="24"/>
          <w:szCs w:val="24"/>
        </w:rPr>
        <w:t>móveis</w:t>
      </w:r>
      <w:r w:rsidR="009732E4" w:rsidRPr="00A04F89">
        <w:rPr>
          <w:rFonts w:ascii="Times New Roman" w:hAnsi="Times New Roman" w:cs="Times New Roman"/>
          <w:b/>
          <w:color w:val="auto"/>
          <w:sz w:val="24"/>
          <w:szCs w:val="24"/>
          <w:rPrChange w:id="553" w:author="Sousa" w:date="2019-08-04T19:07:00Z">
            <w:rPr>
              <w:rFonts w:ascii="Times New Roman" w:eastAsia="Calibri" w:hAnsi="Times New Roman" w:cs="Times New Roman"/>
              <w:b/>
              <w:color w:val="auto"/>
              <w:sz w:val="24"/>
              <w:szCs w:val="24"/>
            </w:rPr>
          </w:rPrChange>
        </w:rPr>
        <w:t xml:space="preserve"> na educação</w:t>
      </w:r>
      <w:r w:rsidR="00CE0A76" w:rsidRPr="00A04F89">
        <w:rPr>
          <w:rFonts w:ascii="Times New Roman" w:hAnsi="Times New Roman" w:cs="Times New Roman"/>
          <w:b/>
          <w:color w:val="auto"/>
          <w:sz w:val="24"/>
          <w:szCs w:val="24"/>
          <w:rPrChange w:id="554" w:author="Sousa" w:date="2019-08-04T19:07:00Z">
            <w:rPr>
              <w:rFonts w:ascii="Times New Roman" w:eastAsia="Calibri" w:hAnsi="Times New Roman" w:cs="Times New Roman"/>
              <w:b/>
              <w:color w:val="auto"/>
              <w:sz w:val="24"/>
              <w:szCs w:val="24"/>
            </w:rPr>
          </w:rPrChange>
        </w:rPr>
        <w:t xml:space="preserve"> de</w:t>
      </w:r>
      <w:r w:rsidR="00AF7495" w:rsidRPr="00A04F89">
        <w:rPr>
          <w:rFonts w:ascii="Times New Roman" w:hAnsi="Times New Roman" w:cs="Times New Roman"/>
          <w:b/>
          <w:color w:val="auto"/>
          <w:sz w:val="24"/>
          <w:szCs w:val="24"/>
          <w:rPrChange w:id="555" w:author="Sousa" w:date="2019-08-04T19:07:00Z">
            <w:rPr>
              <w:rFonts w:ascii="Times New Roman" w:eastAsia="Calibri" w:hAnsi="Times New Roman" w:cs="Times New Roman"/>
              <w:b/>
              <w:color w:val="auto"/>
              <w:sz w:val="24"/>
              <w:szCs w:val="24"/>
            </w:rPr>
          </w:rPrChange>
        </w:rPr>
        <w:t xml:space="preserve"> portadores de </w:t>
      </w:r>
      <w:r w:rsidR="00CE0A76" w:rsidRPr="00A04F89">
        <w:rPr>
          <w:rFonts w:ascii="Times New Roman" w:hAnsi="Times New Roman" w:cs="Times New Roman"/>
          <w:b/>
          <w:color w:val="auto"/>
          <w:sz w:val="24"/>
          <w:szCs w:val="24"/>
          <w:rPrChange w:id="556" w:author="Sousa" w:date="2019-08-04T19:07:00Z">
            <w:rPr>
              <w:rFonts w:ascii="Times New Roman" w:eastAsia="Calibri" w:hAnsi="Times New Roman" w:cs="Times New Roman"/>
              <w:b/>
              <w:color w:val="auto"/>
              <w:sz w:val="24"/>
              <w:szCs w:val="24"/>
            </w:rPr>
          </w:rPrChange>
        </w:rPr>
        <w:t>defici</w:t>
      </w:r>
      <w:r w:rsidR="00AF7495" w:rsidRPr="00A04F89">
        <w:rPr>
          <w:rFonts w:ascii="Times New Roman" w:hAnsi="Times New Roman" w:cs="Times New Roman"/>
          <w:b/>
          <w:color w:val="auto"/>
          <w:sz w:val="24"/>
          <w:szCs w:val="24"/>
          <w:rPrChange w:id="557" w:author="Sousa" w:date="2019-08-04T19:07:00Z">
            <w:rPr>
              <w:rFonts w:ascii="Times New Roman" w:eastAsia="Calibri" w:hAnsi="Times New Roman" w:cs="Times New Roman"/>
              <w:b/>
              <w:color w:val="auto"/>
              <w:sz w:val="24"/>
              <w:szCs w:val="24"/>
            </w:rPr>
          </w:rPrChange>
        </w:rPr>
        <w:t>ência</w:t>
      </w:r>
      <w:r w:rsidR="00CE0A76" w:rsidRPr="00A04F89">
        <w:rPr>
          <w:rFonts w:ascii="Times New Roman" w:hAnsi="Times New Roman" w:cs="Times New Roman"/>
          <w:b/>
          <w:color w:val="auto"/>
          <w:sz w:val="24"/>
          <w:szCs w:val="24"/>
          <w:rPrChange w:id="558" w:author="Sousa" w:date="2019-08-04T19:07:00Z">
            <w:rPr>
              <w:rFonts w:ascii="Times New Roman" w:eastAsia="Calibri" w:hAnsi="Times New Roman" w:cs="Times New Roman"/>
              <w:b/>
              <w:color w:val="auto"/>
              <w:sz w:val="24"/>
              <w:szCs w:val="24"/>
            </w:rPr>
          </w:rPrChange>
        </w:rPr>
        <w:t xml:space="preserve"> auditiv</w:t>
      </w:r>
      <w:r w:rsidR="00AF7495" w:rsidRPr="00A04F89">
        <w:rPr>
          <w:rFonts w:ascii="Times New Roman" w:hAnsi="Times New Roman" w:cs="Times New Roman"/>
          <w:b/>
          <w:color w:val="auto"/>
          <w:sz w:val="24"/>
          <w:szCs w:val="24"/>
          <w:rPrChange w:id="559" w:author="Sousa" w:date="2019-08-04T19:07:00Z">
            <w:rPr>
              <w:rFonts w:ascii="Times New Roman" w:eastAsia="Calibri" w:hAnsi="Times New Roman" w:cs="Times New Roman"/>
              <w:b/>
              <w:color w:val="auto"/>
              <w:sz w:val="24"/>
              <w:szCs w:val="24"/>
            </w:rPr>
          </w:rPrChange>
        </w:rPr>
        <w:t>a</w:t>
      </w:r>
      <w:bookmarkEnd w:id="549"/>
      <w:r w:rsidR="009732E4" w:rsidRPr="00A04F89">
        <w:rPr>
          <w:rFonts w:ascii="Times New Roman" w:hAnsi="Times New Roman" w:cs="Times New Roman"/>
          <w:b/>
          <w:color w:val="auto"/>
          <w:sz w:val="24"/>
          <w:szCs w:val="24"/>
          <w:rPrChange w:id="560" w:author="Sousa" w:date="2019-08-04T19:07:00Z">
            <w:rPr>
              <w:rFonts w:ascii="Times New Roman" w:eastAsia="Calibri" w:hAnsi="Times New Roman" w:cs="Times New Roman"/>
              <w:b/>
              <w:color w:val="auto"/>
              <w:sz w:val="24"/>
              <w:szCs w:val="24"/>
            </w:rPr>
          </w:rPrChange>
        </w:rPr>
        <w:t xml:space="preserve"> </w:t>
      </w:r>
      <w:bookmarkEnd w:id="550"/>
    </w:p>
    <w:p w14:paraId="00539AC1" w14:textId="77777777" w:rsidR="00276E99" w:rsidRPr="00276E99" w:rsidRDefault="00276E99">
      <w:pPr>
        <w:pStyle w:val="SemEspaamento"/>
        <w:rPr>
          <w:rPrChange w:id="561" w:author="Sousa" w:date="2019-08-04T19:15:00Z">
            <w:rPr>
              <w:rFonts w:ascii="Times New Roman" w:hAnsi="Times New Roman"/>
              <w:b/>
              <w:sz w:val="24"/>
              <w:szCs w:val="24"/>
            </w:rPr>
          </w:rPrChange>
        </w:rPr>
        <w:pPrChange w:id="562" w:author="Sousa" w:date="2019-08-04T19:15:00Z">
          <w:pPr>
            <w:pStyle w:val="Cabealho1"/>
          </w:pPr>
        </w:pPrChange>
      </w:pPr>
    </w:p>
    <w:p w14:paraId="3F58376B" w14:textId="77777777" w:rsidR="009732E4" w:rsidRPr="00A04F89" w:rsidRDefault="009732E4" w:rsidP="009732E4">
      <w:pPr>
        <w:spacing w:line="360" w:lineRule="auto"/>
        <w:jc w:val="both"/>
        <w:rPr>
          <w:rFonts w:ascii="Times New Roman" w:hAnsi="Times New Roman"/>
          <w:sz w:val="24"/>
          <w:szCs w:val="24"/>
        </w:rPr>
      </w:pPr>
      <w:r w:rsidRPr="00276E99">
        <w:rPr>
          <w:rFonts w:ascii="Times New Roman" w:hAnsi="Times New Roman"/>
          <w:sz w:val="24"/>
          <w:szCs w:val="24"/>
        </w:rPr>
        <w:t>Segundo (Lima, 2017, p.24) os aplicativos móveis consistem em softwares desenvolvidos para a execução de tarefas específicas em um dispositivo. Por meio desses aplicativos, o telefone se transforma em um grande pacote de ferramentas que permitem, por exemplo, aceder a redes sociais, conteúdos educacionais, entretenimento, jogos electrónicos, edição de fotos, localização geog</w:t>
      </w:r>
      <w:r w:rsidRPr="00A04F89">
        <w:rPr>
          <w:rFonts w:ascii="Times New Roman" w:hAnsi="Times New Roman"/>
          <w:sz w:val="24"/>
          <w:szCs w:val="24"/>
        </w:rPr>
        <w:t>ráfica, acesso a bancos e outros serviços. Dessa forma, os aplicativos customizam os dispositivos de acordo com interesses e necessidades dos usuários.</w:t>
      </w:r>
    </w:p>
    <w:p w14:paraId="3652E74D" w14:textId="3E9B10B9" w:rsidR="009732E4" w:rsidRPr="00A04F89" w:rsidRDefault="009732E4" w:rsidP="009732E4">
      <w:pPr>
        <w:spacing w:line="360" w:lineRule="auto"/>
        <w:jc w:val="both"/>
        <w:rPr>
          <w:rFonts w:ascii="Times New Roman" w:hAnsi="Times New Roman"/>
          <w:sz w:val="24"/>
          <w:szCs w:val="24"/>
        </w:rPr>
      </w:pPr>
      <w:r w:rsidRPr="00A04F89">
        <w:rPr>
          <w:rFonts w:ascii="Times New Roman" w:hAnsi="Times New Roman"/>
          <w:sz w:val="24"/>
          <w:szCs w:val="24"/>
        </w:rPr>
        <w:t>Para Kluitenberg (2014) os aplicativos funcionam como mídias do imaginário, que realizam desejos impossíveis. Isso porque prometem tornar seus usuários mais eficientes em uma variedade de tarefas diárias. Para cada tarefa há uma série de</w:t>
      </w:r>
      <w:r w:rsidRPr="00A04F89">
        <w:rPr>
          <w:rFonts w:ascii="Times New Roman" w:hAnsi="Times New Roman"/>
          <w:i/>
          <w:sz w:val="24"/>
          <w:szCs w:val="24"/>
        </w:rPr>
        <w:t xml:space="preserve"> apps</w:t>
      </w:r>
      <w:r w:rsidRPr="00A04F89">
        <w:rPr>
          <w:rFonts w:ascii="Times New Roman" w:hAnsi="Times New Roman"/>
          <w:sz w:val="24"/>
          <w:szCs w:val="24"/>
        </w:rPr>
        <w:t xml:space="preserve"> oferecendo soluções.</w:t>
      </w:r>
      <w:r w:rsidR="00A24D7B" w:rsidRPr="00A04F89">
        <w:rPr>
          <w:rFonts w:ascii="Times New Roman" w:hAnsi="Times New Roman"/>
          <w:sz w:val="24"/>
          <w:szCs w:val="24"/>
        </w:rPr>
        <w:t xml:space="preserve"> </w:t>
      </w:r>
    </w:p>
    <w:p w14:paraId="204B45B4" w14:textId="4B16DC0B" w:rsidR="009732E4" w:rsidRPr="00A04F89" w:rsidRDefault="009732E4" w:rsidP="009732E4">
      <w:pPr>
        <w:spacing w:line="360" w:lineRule="auto"/>
        <w:jc w:val="both"/>
        <w:rPr>
          <w:rFonts w:ascii="Times New Roman" w:hAnsi="Times New Roman"/>
          <w:sz w:val="24"/>
          <w:szCs w:val="24"/>
        </w:rPr>
      </w:pPr>
      <w:r w:rsidRPr="00A04F89">
        <w:rPr>
          <w:rFonts w:ascii="Times New Roman" w:hAnsi="Times New Roman"/>
          <w:sz w:val="24"/>
          <w:szCs w:val="24"/>
        </w:rPr>
        <w:t>Além da utilidade óbvia dos dispositivos e seus aplicativos, sua humildade servil, há uma promessa especialmente importante que brilha através de cada uma dessas tarefas úteis: a sugestão de que os aplicativos (e os dispositivos em que são executados) ofertem ação para o indivíduo, que eles empoderam seus usuários para serem capazes de agir e produzir resultados de acordo com as suas necessidades particulares e intenções pessoais (KLUITENBERG, 2014, p.103).</w:t>
      </w:r>
    </w:p>
    <w:p w14:paraId="6C6BF8C0" w14:textId="5A8F022E" w:rsidR="00F12FE0" w:rsidRPr="00A04F89" w:rsidRDefault="00FE2908" w:rsidP="00386368">
      <w:pPr>
        <w:autoSpaceDE w:val="0"/>
        <w:autoSpaceDN w:val="0"/>
        <w:adjustRightInd w:val="0"/>
        <w:spacing w:after="0" w:line="360" w:lineRule="auto"/>
        <w:jc w:val="both"/>
        <w:rPr>
          <w:rFonts w:ascii="Times New Roman" w:eastAsiaTheme="minorHAnsi" w:hAnsi="Times New Roman"/>
          <w:sz w:val="24"/>
          <w:szCs w:val="24"/>
        </w:rPr>
      </w:pPr>
      <w:r w:rsidRPr="00A04F89">
        <w:rPr>
          <w:rFonts w:ascii="Times New Roman" w:eastAsiaTheme="minorHAnsi" w:hAnsi="Times New Roman"/>
          <w:sz w:val="24"/>
          <w:szCs w:val="24"/>
        </w:rPr>
        <w:t>A literacia</w:t>
      </w:r>
      <w:r w:rsidR="00F12FE0" w:rsidRPr="00A04F89">
        <w:rPr>
          <w:rFonts w:ascii="Times New Roman" w:eastAsiaTheme="minorHAnsi" w:hAnsi="Times New Roman"/>
          <w:sz w:val="24"/>
          <w:szCs w:val="24"/>
        </w:rPr>
        <w:t xml:space="preserve"> visual é uma alternativa valiosa para pro</w:t>
      </w:r>
      <w:r w:rsidR="00386368" w:rsidRPr="00A04F89">
        <w:rPr>
          <w:rFonts w:ascii="Times New Roman" w:eastAsiaTheme="minorHAnsi" w:hAnsi="Times New Roman"/>
          <w:sz w:val="24"/>
          <w:szCs w:val="24"/>
        </w:rPr>
        <w:t xml:space="preserve">mover sucesso na alfabetização. </w:t>
      </w:r>
      <w:r w:rsidR="00F12FE0" w:rsidRPr="00A04F89">
        <w:rPr>
          <w:rFonts w:ascii="Times New Roman" w:eastAsiaTheme="minorHAnsi" w:hAnsi="Times New Roman"/>
          <w:sz w:val="24"/>
          <w:szCs w:val="24"/>
        </w:rPr>
        <w:t>Segundo Stokes (2002), t</w:t>
      </w:r>
      <w:r w:rsidR="00600957" w:rsidRPr="00A04F89">
        <w:rPr>
          <w:rFonts w:ascii="Times New Roman" w:eastAsiaTheme="minorHAnsi" w:hAnsi="Times New Roman"/>
          <w:sz w:val="24"/>
          <w:szCs w:val="24"/>
        </w:rPr>
        <w:t>al literacia</w:t>
      </w:r>
      <w:r w:rsidR="00386368" w:rsidRPr="00A04F89">
        <w:rPr>
          <w:rFonts w:ascii="Times New Roman" w:eastAsiaTheme="minorHAnsi" w:hAnsi="Times New Roman"/>
          <w:sz w:val="24"/>
          <w:szCs w:val="24"/>
        </w:rPr>
        <w:t xml:space="preserve">, entendido como a </w:t>
      </w:r>
      <w:r w:rsidR="00F12FE0" w:rsidRPr="00A04F89">
        <w:rPr>
          <w:rFonts w:ascii="Times New Roman" w:eastAsiaTheme="minorHAnsi" w:hAnsi="Times New Roman"/>
          <w:sz w:val="24"/>
          <w:szCs w:val="24"/>
        </w:rPr>
        <w:t>h</w:t>
      </w:r>
      <w:r w:rsidR="00386368" w:rsidRPr="00A04F89">
        <w:rPr>
          <w:rFonts w:ascii="Times New Roman" w:eastAsiaTheme="minorHAnsi" w:hAnsi="Times New Roman"/>
          <w:sz w:val="24"/>
          <w:szCs w:val="24"/>
        </w:rPr>
        <w:t xml:space="preserve">abilidade de ler, interpretar e </w:t>
      </w:r>
      <w:r w:rsidR="00F12FE0" w:rsidRPr="00A04F89">
        <w:rPr>
          <w:rFonts w:ascii="Times New Roman" w:eastAsiaTheme="minorHAnsi" w:hAnsi="Times New Roman"/>
          <w:sz w:val="24"/>
          <w:szCs w:val="24"/>
        </w:rPr>
        <w:t>entender a i</w:t>
      </w:r>
      <w:r w:rsidR="00386368" w:rsidRPr="00A04F89">
        <w:rPr>
          <w:rFonts w:ascii="Times New Roman" w:eastAsiaTheme="minorHAnsi" w:hAnsi="Times New Roman"/>
          <w:sz w:val="24"/>
          <w:szCs w:val="24"/>
        </w:rPr>
        <w:t xml:space="preserve">nformação através de imagens, é </w:t>
      </w:r>
      <w:r w:rsidR="00F12FE0" w:rsidRPr="00A04F89">
        <w:rPr>
          <w:rFonts w:ascii="Times New Roman" w:eastAsiaTheme="minorHAnsi" w:hAnsi="Times New Roman"/>
          <w:sz w:val="24"/>
          <w:szCs w:val="24"/>
        </w:rPr>
        <w:t>uma perspect</w:t>
      </w:r>
      <w:r w:rsidR="00386368" w:rsidRPr="00A04F89">
        <w:rPr>
          <w:rFonts w:ascii="Times New Roman" w:eastAsiaTheme="minorHAnsi" w:hAnsi="Times New Roman"/>
          <w:sz w:val="24"/>
          <w:szCs w:val="24"/>
        </w:rPr>
        <w:t xml:space="preserve">iva de sucesso. Oliveira (2008) </w:t>
      </w:r>
      <w:r w:rsidR="00F12FE0" w:rsidRPr="00A04F89">
        <w:rPr>
          <w:rFonts w:ascii="Times New Roman" w:eastAsiaTheme="minorHAnsi" w:hAnsi="Times New Roman"/>
          <w:sz w:val="24"/>
          <w:szCs w:val="24"/>
        </w:rPr>
        <w:t>ressalta a importância do uso de imagens como outra for</w:t>
      </w:r>
      <w:r w:rsidR="00386368" w:rsidRPr="00A04F89">
        <w:rPr>
          <w:rFonts w:ascii="Times New Roman" w:eastAsiaTheme="minorHAnsi" w:hAnsi="Times New Roman"/>
          <w:sz w:val="24"/>
          <w:szCs w:val="24"/>
        </w:rPr>
        <w:t xml:space="preserve">ma de transmitir a informação e </w:t>
      </w:r>
      <w:r w:rsidR="00F12FE0" w:rsidRPr="00A04F89">
        <w:rPr>
          <w:rFonts w:ascii="Times New Roman" w:eastAsiaTheme="minorHAnsi" w:hAnsi="Times New Roman"/>
          <w:sz w:val="24"/>
          <w:szCs w:val="24"/>
        </w:rPr>
        <w:t xml:space="preserve">aprimorar o processo de aprendizagem. Assim, deveriam existir materiais </w:t>
      </w:r>
      <w:r w:rsidR="00D6726E" w:rsidRPr="00A04F89">
        <w:rPr>
          <w:rFonts w:ascii="Times New Roman" w:eastAsiaTheme="minorHAnsi" w:hAnsi="Times New Roman"/>
          <w:sz w:val="24"/>
          <w:szCs w:val="24"/>
        </w:rPr>
        <w:t>didácticos</w:t>
      </w:r>
      <w:r w:rsidR="00F12FE0" w:rsidRPr="00A04F89">
        <w:rPr>
          <w:rFonts w:ascii="Times New Roman" w:eastAsiaTheme="minorHAnsi" w:hAnsi="Times New Roman"/>
          <w:sz w:val="24"/>
          <w:szCs w:val="24"/>
        </w:rPr>
        <w:t xml:space="preserve"> com </w:t>
      </w:r>
      <w:r w:rsidR="00F12FE0" w:rsidRPr="00A04F89">
        <w:rPr>
          <w:rFonts w:ascii="Times New Roman" w:eastAsiaTheme="minorHAnsi" w:hAnsi="Times New Roman"/>
          <w:sz w:val="24"/>
          <w:szCs w:val="24"/>
        </w:rPr>
        <w:lastRenderedPageBreak/>
        <w:t>essas</w:t>
      </w:r>
      <w:r w:rsidR="00386368" w:rsidRPr="00A04F89">
        <w:rPr>
          <w:rFonts w:ascii="Times New Roman" w:eastAsiaTheme="minorHAnsi" w:hAnsi="Times New Roman"/>
          <w:sz w:val="24"/>
          <w:szCs w:val="24"/>
        </w:rPr>
        <w:t xml:space="preserve"> </w:t>
      </w:r>
      <w:r w:rsidR="00F12FE0" w:rsidRPr="00A04F89">
        <w:rPr>
          <w:rFonts w:ascii="Times New Roman" w:eastAsiaTheme="minorHAnsi" w:hAnsi="Times New Roman"/>
          <w:sz w:val="24"/>
          <w:szCs w:val="24"/>
        </w:rPr>
        <w:t>informações, a fim de auxiliar os alunos que apre</w:t>
      </w:r>
      <w:r w:rsidR="00386368" w:rsidRPr="00A04F89">
        <w:rPr>
          <w:rFonts w:ascii="Times New Roman" w:eastAsiaTheme="minorHAnsi" w:hAnsi="Times New Roman"/>
          <w:sz w:val="24"/>
          <w:szCs w:val="24"/>
        </w:rPr>
        <w:t xml:space="preserve">ndem de forma significativa com </w:t>
      </w:r>
      <w:r w:rsidR="00F12FE0" w:rsidRPr="00A04F89">
        <w:rPr>
          <w:rFonts w:ascii="Times New Roman" w:eastAsiaTheme="minorHAnsi" w:hAnsi="Times New Roman"/>
          <w:sz w:val="24"/>
          <w:szCs w:val="24"/>
        </w:rPr>
        <w:t>representações visuais.</w:t>
      </w:r>
    </w:p>
    <w:p w14:paraId="16573EFC" w14:textId="77777777" w:rsidR="00DB75A6" w:rsidRPr="00A04F89" w:rsidRDefault="00DB75A6" w:rsidP="00DB75A6">
      <w:pPr>
        <w:autoSpaceDE w:val="0"/>
        <w:autoSpaceDN w:val="0"/>
        <w:adjustRightInd w:val="0"/>
        <w:spacing w:after="0" w:line="240" w:lineRule="auto"/>
        <w:jc w:val="both"/>
        <w:rPr>
          <w:rFonts w:ascii="Times New Roman" w:eastAsiaTheme="minorHAnsi" w:hAnsi="Times New Roman"/>
          <w:sz w:val="24"/>
          <w:szCs w:val="24"/>
        </w:rPr>
      </w:pPr>
    </w:p>
    <w:p w14:paraId="3440CA68" w14:textId="70291F9E" w:rsidR="00F12FE0" w:rsidRPr="00A04F89" w:rsidRDefault="00F12FE0" w:rsidP="00386368">
      <w:pPr>
        <w:autoSpaceDE w:val="0"/>
        <w:autoSpaceDN w:val="0"/>
        <w:adjustRightInd w:val="0"/>
        <w:spacing w:after="0" w:line="360" w:lineRule="auto"/>
        <w:jc w:val="both"/>
        <w:rPr>
          <w:rFonts w:ascii="Times New Roman" w:eastAsiaTheme="minorHAnsi" w:hAnsi="Times New Roman"/>
          <w:sz w:val="24"/>
          <w:szCs w:val="24"/>
        </w:rPr>
      </w:pPr>
      <w:r w:rsidRPr="00A04F89">
        <w:rPr>
          <w:rFonts w:ascii="Times New Roman" w:eastAsiaTheme="minorHAnsi" w:hAnsi="Times New Roman"/>
          <w:sz w:val="24"/>
          <w:szCs w:val="24"/>
        </w:rPr>
        <w:t>O uso das tecnologias visa auxiliar o processo</w:t>
      </w:r>
      <w:r w:rsidR="00386368" w:rsidRPr="00A04F89">
        <w:rPr>
          <w:rFonts w:ascii="Times New Roman" w:eastAsiaTheme="minorHAnsi" w:hAnsi="Times New Roman"/>
          <w:sz w:val="24"/>
          <w:szCs w:val="24"/>
        </w:rPr>
        <w:t xml:space="preserve"> de alfabetização. Frade (2011) </w:t>
      </w:r>
      <w:r w:rsidRPr="00A04F89">
        <w:rPr>
          <w:rFonts w:ascii="Times New Roman" w:eastAsiaTheme="minorHAnsi" w:hAnsi="Times New Roman"/>
          <w:sz w:val="24"/>
          <w:szCs w:val="24"/>
        </w:rPr>
        <w:t>corrobora com tal ideia e acrescenta que, para crianças, o ap</w:t>
      </w:r>
      <w:r w:rsidR="00386368" w:rsidRPr="00A04F89">
        <w:rPr>
          <w:rFonts w:ascii="Times New Roman" w:eastAsiaTheme="minorHAnsi" w:hAnsi="Times New Roman"/>
          <w:sz w:val="24"/>
          <w:szCs w:val="24"/>
        </w:rPr>
        <w:t xml:space="preserve">rendizado é favorecido pelo uso </w:t>
      </w:r>
      <w:r w:rsidRPr="00A04F89">
        <w:rPr>
          <w:rFonts w:ascii="Times New Roman" w:eastAsiaTheme="minorHAnsi" w:hAnsi="Times New Roman"/>
          <w:sz w:val="24"/>
          <w:szCs w:val="24"/>
        </w:rPr>
        <w:t>de máquinas, pois o nível de iconicidade é grande.</w:t>
      </w:r>
    </w:p>
    <w:p w14:paraId="74AEEC54" w14:textId="77777777" w:rsidR="00DB75A6" w:rsidRPr="00A04F89" w:rsidRDefault="00DB75A6" w:rsidP="00DB75A6">
      <w:pPr>
        <w:autoSpaceDE w:val="0"/>
        <w:autoSpaceDN w:val="0"/>
        <w:adjustRightInd w:val="0"/>
        <w:spacing w:after="0" w:line="240" w:lineRule="auto"/>
        <w:jc w:val="both"/>
        <w:rPr>
          <w:rFonts w:ascii="Times New Roman" w:eastAsiaTheme="minorHAnsi" w:hAnsi="Times New Roman"/>
          <w:sz w:val="24"/>
          <w:szCs w:val="24"/>
        </w:rPr>
      </w:pPr>
    </w:p>
    <w:p w14:paraId="47048217" w14:textId="0E1FFCA4" w:rsidR="00F12FE0" w:rsidRPr="00A04F89" w:rsidRDefault="00F12FE0" w:rsidP="00386368">
      <w:pPr>
        <w:autoSpaceDE w:val="0"/>
        <w:autoSpaceDN w:val="0"/>
        <w:adjustRightInd w:val="0"/>
        <w:spacing w:after="0" w:line="360" w:lineRule="auto"/>
        <w:jc w:val="both"/>
        <w:rPr>
          <w:rFonts w:ascii="Times New Roman" w:eastAsiaTheme="minorHAnsi" w:hAnsi="Times New Roman"/>
          <w:sz w:val="24"/>
          <w:szCs w:val="24"/>
        </w:rPr>
      </w:pPr>
      <w:r w:rsidRPr="00A04F89">
        <w:rPr>
          <w:rFonts w:ascii="Times New Roman" w:eastAsiaTheme="minorHAnsi" w:hAnsi="Times New Roman"/>
          <w:sz w:val="24"/>
          <w:szCs w:val="24"/>
        </w:rPr>
        <w:t>A maioria das Pessoas com Necessidades Especiais (P</w:t>
      </w:r>
      <w:r w:rsidR="00386368" w:rsidRPr="00A04F89">
        <w:rPr>
          <w:rFonts w:ascii="Times New Roman" w:eastAsiaTheme="minorHAnsi" w:hAnsi="Times New Roman"/>
          <w:sz w:val="24"/>
          <w:szCs w:val="24"/>
        </w:rPr>
        <w:t xml:space="preserve">NEs) procuram utilizar todos os </w:t>
      </w:r>
      <w:r w:rsidRPr="00A04F89">
        <w:rPr>
          <w:rFonts w:ascii="Times New Roman" w:eastAsiaTheme="minorHAnsi" w:hAnsi="Times New Roman"/>
          <w:sz w:val="24"/>
          <w:szCs w:val="24"/>
        </w:rPr>
        <w:t>recursos disponíveis para facilitar sua aprendizagem e prom</w:t>
      </w:r>
      <w:r w:rsidR="00386368" w:rsidRPr="00A04F89">
        <w:rPr>
          <w:rFonts w:ascii="Times New Roman" w:eastAsiaTheme="minorHAnsi" w:hAnsi="Times New Roman"/>
          <w:sz w:val="24"/>
          <w:szCs w:val="24"/>
        </w:rPr>
        <w:t xml:space="preserve">over sua independência. Através </w:t>
      </w:r>
      <w:r w:rsidRPr="00A04F89">
        <w:rPr>
          <w:rFonts w:ascii="Times New Roman" w:eastAsiaTheme="minorHAnsi" w:hAnsi="Times New Roman"/>
          <w:sz w:val="24"/>
          <w:szCs w:val="24"/>
        </w:rPr>
        <w:t>da internet, ela pode encontrar páginas de suma importância</w:t>
      </w:r>
      <w:r w:rsidR="00386368" w:rsidRPr="00A04F89">
        <w:rPr>
          <w:rFonts w:ascii="Times New Roman" w:eastAsiaTheme="minorHAnsi" w:hAnsi="Times New Roman"/>
          <w:sz w:val="24"/>
          <w:szCs w:val="24"/>
        </w:rPr>
        <w:t xml:space="preserve"> relativas a serviços de saúde, </w:t>
      </w:r>
      <w:r w:rsidRPr="00A04F89">
        <w:rPr>
          <w:rFonts w:ascii="Times New Roman" w:eastAsiaTheme="minorHAnsi" w:hAnsi="Times New Roman"/>
          <w:sz w:val="24"/>
          <w:szCs w:val="24"/>
        </w:rPr>
        <w:t>educação, trabalho, etc.</w:t>
      </w:r>
    </w:p>
    <w:p w14:paraId="7C2BD2F7" w14:textId="24992FD1" w:rsidR="00386368" w:rsidRPr="00A04F89" w:rsidRDefault="00386368" w:rsidP="00386368">
      <w:pPr>
        <w:autoSpaceDE w:val="0"/>
        <w:autoSpaceDN w:val="0"/>
        <w:adjustRightInd w:val="0"/>
        <w:spacing w:after="0" w:line="240" w:lineRule="auto"/>
        <w:rPr>
          <w:rFonts w:ascii="Times New Roman" w:eastAsiaTheme="minorHAnsi" w:hAnsi="Times New Roman"/>
          <w:sz w:val="24"/>
          <w:szCs w:val="24"/>
          <w:rPrChange w:id="563" w:author="Sousa" w:date="2019-08-04T19:07:00Z">
            <w:rPr>
              <w:rFonts w:ascii="LiberationSerif" w:eastAsiaTheme="minorHAnsi" w:hAnsi="LiberationSerif" w:cs="LiberationSerif"/>
              <w:sz w:val="24"/>
              <w:szCs w:val="24"/>
            </w:rPr>
          </w:rPrChange>
        </w:rPr>
      </w:pPr>
    </w:p>
    <w:p w14:paraId="28163EBB" w14:textId="702CA942" w:rsidR="001C4A04" w:rsidRPr="00A04F89" w:rsidRDefault="001C4A04" w:rsidP="001C4A04">
      <w:pPr>
        <w:autoSpaceDE w:val="0"/>
        <w:autoSpaceDN w:val="0"/>
        <w:adjustRightInd w:val="0"/>
        <w:spacing w:after="0" w:line="360" w:lineRule="auto"/>
        <w:jc w:val="both"/>
        <w:rPr>
          <w:rFonts w:ascii="Times New Roman" w:eastAsiaTheme="minorHAnsi" w:hAnsi="Times New Roman"/>
          <w:sz w:val="24"/>
          <w:szCs w:val="24"/>
        </w:rPr>
      </w:pPr>
      <w:r w:rsidRPr="00276E99">
        <w:rPr>
          <w:rFonts w:ascii="Times New Roman" w:eastAsiaTheme="minorHAnsi" w:hAnsi="Times New Roman"/>
          <w:sz w:val="24"/>
          <w:szCs w:val="24"/>
        </w:rPr>
        <w:t>A acessibilidade ao conhecimento digital permite ao incluído maximizar o tempo e suas potencialidades. Segundo Costa (2011), pesquisas utilizando recursos tecnológicos por pessoas com deficiências vem demonstrando a melhora no processo de aprendizagem, além de favorecer a inclusão destas pessoas no ambiente escolar e na sociedade. Ainda segundo Costa, alguns sur</w:t>
      </w:r>
      <w:r w:rsidRPr="00A04F89">
        <w:rPr>
          <w:rFonts w:ascii="Times New Roman" w:eastAsiaTheme="minorHAnsi" w:hAnsi="Times New Roman"/>
          <w:sz w:val="24"/>
          <w:szCs w:val="24"/>
        </w:rPr>
        <w:t>dos procuram softwares que utilizam a língua de sinais para interagirem e aprenderem mais. Assim, a informática representa mais que um domínio de uma linguagem; é também um suporte para melhorar as suas condições de aprendizado e de vida.</w:t>
      </w:r>
    </w:p>
    <w:p w14:paraId="7C663685" w14:textId="77777777" w:rsidR="00B03636" w:rsidRPr="00A04F89" w:rsidRDefault="00B03636" w:rsidP="00B03636">
      <w:pPr>
        <w:autoSpaceDE w:val="0"/>
        <w:autoSpaceDN w:val="0"/>
        <w:adjustRightInd w:val="0"/>
        <w:spacing w:after="0" w:line="240" w:lineRule="auto"/>
        <w:jc w:val="both"/>
        <w:rPr>
          <w:rFonts w:ascii="Times New Roman" w:eastAsiaTheme="minorHAnsi" w:hAnsi="Times New Roman"/>
          <w:sz w:val="24"/>
          <w:szCs w:val="24"/>
        </w:rPr>
      </w:pPr>
    </w:p>
    <w:p w14:paraId="2F854C60" w14:textId="115787BB" w:rsidR="001C4A04" w:rsidRPr="00A04F89" w:rsidRDefault="001C4A04" w:rsidP="001C4A04">
      <w:pPr>
        <w:autoSpaceDE w:val="0"/>
        <w:autoSpaceDN w:val="0"/>
        <w:adjustRightInd w:val="0"/>
        <w:spacing w:after="0" w:line="360" w:lineRule="auto"/>
        <w:jc w:val="both"/>
        <w:rPr>
          <w:rFonts w:ascii="Times New Roman" w:eastAsiaTheme="minorHAnsi" w:hAnsi="Times New Roman"/>
          <w:sz w:val="24"/>
          <w:szCs w:val="24"/>
        </w:rPr>
      </w:pPr>
      <w:r w:rsidRPr="00A04F89">
        <w:rPr>
          <w:rFonts w:ascii="Times New Roman" w:eastAsiaTheme="minorHAnsi" w:hAnsi="Times New Roman"/>
          <w:sz w:val="24"/>
          <w:szCs w:val="24"/>
        </w:rPr>
        <w:t>O uso das mais diver</w:t>
      </w:r>
      <w:r w:rsidR="00FF142C">
        <w:rPr>
          <w:rFonts w:ascii="Times New Roman" w:eastAsiaTheme="minorHAnsi" w:hAnsi="Times New Roman"/>
          <w:sz w:val="24"/>
          <w:szCs w:val="24"/>
        </w:rPr>
        <w:t>sas formas de tecnologias visa</w:t>
      </w:r>
      <w:r w:rsidRPr="00A04F89">
        <w:rPr>
          <w:rFonts w:ascii="Times New Roman" w:eastAsiaTheme="minorHAnsi" w:hAnsi="Times New Roman"/>
          <w:sz w:val="24"/>
          <w:szCs w:val="24"/>
        </w:rPr>
        <w:t xml:space="preserve"> facilitar o cotidiano das pessoas. O uso de celulares tem provocado novas formas de interacção social, diminuindo barreiras sociais. A abundância das tecnologias móveis e a sua aceitação pelos estudantes podem abrir novas perspectivas pedagógicas (MOURA, 2010).</w:t>
      </w:r>
    </w:p>
    <w:p w14:paraId="6661CF32" w14:textId="77777777" w:rsidR="00B03636" w:rsidRPr="00A04F89" w:rsidRDefault="00B03636" w:rsidP="00B03636">
      <w:pPr>
        <w:pStyle w:val="SemEspaamento"/>
        <w:rPr>
          <w:rFonts w:ascii="Times New Roman" w:hAnsi="Times New Roman"/>
          <w:sz w:val="24"/>
          <w:szCs w:val="24"/>
          <w:rPrChange w:id="564" w:author="Sousa" w:date="2019-08-04T19:07:00Z">
            <w:rPr/>
          </w:rPrChange>
        </w:rPr>
      </w:pPr>
    </w:p>
    <w:p w14:paraId="23CC3600" w14:textId="496DF892" w:rsidR="001C4A04" w:rsidRPr="00276E99" w:rsidRDefault="001C4A04" w:rsidP="001C4A04">
      <w:pPr>
        <w:autoSpaceDE w:val="0"/>
        <w:autoSpaceDN w:val="0"/>
        <w:adjustRightInd w:val="0"/>
        <w:spacing w:after="0" w:line="360" w:lineRule="auto"/>
        <w:jc w:val="both"/>
        <w:rPr>
          <w:rFonts w:ascii="Times New Roman" w:eastAsiaTheme="minorHAnsi" w:hAnsi="Times New Roman"/>
          <w:sz w:val="24"/>
          <w:szCs w:val="24"/>
        </w:rPr>
      </w:pPr>
      <w:r w:rsidRPr="00276E99">
        <w:rPr>
          <w:rFonts w:ascii="Times New Roman" w:eastAsiaTheme="minorHAnsi" w:hAnsi="Times New Roman"/>
          <w:sz w:val="24"/>
          <w:szCs w:val="24"/>
        </w:rPr>
        <w:t>A utilização da tecnologia digital na forma de aplicativos das mais diversas áreas tem crescido; na área da educação, muitos estão disponíveis com o propósito de facilitar a vida de estudantes e professores e incentivar e ampliar o conhecimento dos nativos digitais.</w:t>
      </w:r>
    </w:p>
    <w:p w14:paraId="1AE5E730" w14:textId="77777777" w:rsidR="00B03636" w:rsidRPr="00A04F89" w:rsidRDefault="00B03636" w:rsidP="00B03636">
      <w:pPr>
        <w:pStyle w:val="SemEspaamento"/>
        <w:rPr>
          <w:rFonts w:ascii="Times New Roman" w:hAnsi="Times New Roman"/>
          <w:sz w:val="24"/>
          <w:szCs w:val="24"/>
          <w:rPrChange w:id="565" w:author="Sousa" w:date="2019-08-04T19:07:00Z">
            <w:rPr/>
          </w:rPrChange>
        </w:rPr>
      </w:pPr>
    </w:p>
    <w:p w14:paraId="4A00A5F0" w14:textId="18F6DBF9" w:rsidR="00B03636" w:rsidRPr="00276E99" w:rsidRDefault="00B03636" w:rsidP="00B03636">
      <w:pPr>
        <w:autoSpaceDE w:val="0"/>
        <w:autoSpaceDN w:val="0"/>
        <w:adjustRightInd w:val="0"/>
        <w:spacing w:after="0" w:line="360" w:lineRule="auto"/>
        <w:jc w:val="both"/>
        <w:rPr>
          <w:rFonts w:ascii="Times New Roman" w:eastAsiaTheme="minorHAnsi" w:hAnsi="Times New Roman"/>
          <w:sz w:val="24"/>
          <w:szCs w:val="24"/>
        </w:rPr>
      </w:pPr>
      <w:r w:rsidRPr="00276E99">
        <w:rPr>
          <w:rFonts w:ascii="Times New Roman" w:eastAsiaTheme="minorHAnsi" w:hAnsi="Times New Roman"/>
          <w:sz w:val="24"/>
          <w:szCs w:val="24"/>
        </w:rPr>
        <w:t xml:space="preserve">Os dispositivos móveis tendem a mudar a forma com que as pessoas trabalham, se divertem e estudam. A cada dia, mais pessoas aderem a esta inovação. É crescente o número de aplicativos que podem ser acessados nestes aparelhos inteligentes. </w:t>
      </w:r>
    </w:p>
    <w:p w14:paraId="51618CF0" w14:textId="77777777" w:rsidR="005A6965" w:rsidRPr="00A04F89" w:rsidRDefault="005A6965" w:rsidP="005A6965">
      <w:pPr>
        <w:pStyle w:val="SemEspaamento"/>
        <w:rPr>
          <w:rFonts w:ascii="Times New Roman" w:hAnsi="Times New Roman"/>
          <w:sz w:val="24"/>
          <w:szCs w:val="24"/>
          <w:rPrChange w:id="566" w:author="Sousa" w:date="2019-08-04T19:07:00Z">
            <w:rPr/>
          </w:rPrChange>
        </w:rPr>
      </w:pPr>
    </w:p>
    <w:p w14:paraId="6A1F7858" w14:textId="62756F31" w:rsidR="00B03636" w:rsidRPr="00A04F89" w:rsidRDefault="00B03636" w:rsidP="00B03636">
      <w:pPr>
        <w:autoSpaceDE w:val="0"/>
        <w:autoSpaceDN w:val="0"/>
        <w:adjustRightInd w:val="0"/>
        <w:spacing w:after="0" w:line="360" w:lineRule="auto"/>
        <w:jc w:val="both"/>
        <w:rPr>
          <w:rFonts w:ascii="Times New Roman" w:eastAsiaTheme="minorHAnsi" w:hAnsi="Times New Roman"/>
          <w:sz w:val="24"/>
          <w:szCs w:val="24"/>
        </w:rPr>
      </w:pPr>
      <w:r w:rsidRPr="00276E99">
        <w:rPr>
          <w:rFonts w:ascii="Times New Roman" w:eastAsiaTheme="minorHAnsi" w:hAnsi="Times New Roman"/>
          <w:sz w:val="24"/>
          <w:szCs w:val="24"/>
        </w:rPr>
        <w:lastRenderedPageBreak/>
        <w:t xml:space="preserve">Os </w:t>
      </w:r>
      <w:r w:rsidRPr="00276E99">
        <w:rPr>
          <w:rFonts w:ascii="Times New Roman" w:eastAsiaTheme="minorHAnsi" w:hAnsi="Times New Roman"/>
          <w:i/>
          <w:iCs/>
          <w:sz w:val="24"/>
          <w:szCs w:val="24"/>
        </w:rPr>
        <w:t xml:space="preserve">tablets </w:t>
      </w:r>
      <w:r w:rsidRPr="00AC1CD6">
        <w:rPr>
          <w:rFonts w:ascii="Times New Roman" w:eastAsiaTheme="minorHAnsi" w:hAnsi="Times New Roman"/>
          <w:sz w:val="24"/>
          <w:szCs w:val="24"/>
        </w:rPr>
        <w:t xml:space="preserve">e os celulares têm permitido que estudantes tenham acesso a conteúdos </w:t>
      </w:r>
      <w:r w:rsidR="005A6965" w:rsidRPr="00A04F89">
        <w:rPr>
          <w:rFonts w:ascii="Times New Roman" w:eastAsiaTheme="minorHAnsi" w:hAnsi="Times New Roman"/>
          <w:sz w:val="24"/>
          <w:szCs w:val="24"/>
        </w:rPr>
        <w:t>académicos</w:t>
      </w:r>
      <w:r w:rsidRPr="00A04F89">
        <w:rPr>
          <w:rFonts w:ascii="Times New Roman" w:eastAsiaTheme="minorHAnsi" w:hAnsi="Times New Roman"/>
          <w:sz w:val="24"/>
          <w:szCs w:val="24"/>
        </w:rPr>
        <w:t xml:space="preserve"> nos lugares mais diferenciados possíveis. Ele</w:t>
      </w:r>
      <w:r w:rsidR="00FF142C">
        <w:rPr>
          <w:rFonts w:ascii="Times New Roman" w:eastAsiaTheme="minorHAnsi" w:hAnsi="Times New Roman"/>
          <w:sz w:val="24"/>
          <w:szCs w:val="24"/>
        </w:rPr>
        <w:t>s têm a cada dia servido para dar</w:t>
      </w:r>
      <w:r w:rsidRPr="00A04F89">
        <w:rPr>
          <w:rFonts w:ascii="Times New Roman" w:eastAsiaTheme="minorHAnsi" w:hAnsi="Times New Roman"/>
          <w:sz w:val="24"/>
          <w:szCs w:val="24"/>
        </w:rPr>
        <w:t xml:space="preserve"> suporte ao processo de ensino e aprendizagem de alunos com ou sem deficiência. Essa nova alternativa de comunicabilidade tem proporcionado ao aluno surdo maior independência e autonomia comunicacional e, com isso, maiores condições de estud</w:t>
      </w:r>
      <w:r w:rsidR="005A6965" w:rsidRPr="00A04F89">
        <w:rPr>
          <w:rFonts w:ascii="Times New Roman" w:eastAsiaTheme="minorHAnsi" w:hAnsi="Times New Roman"/>
          <w:sz w:val="24"/>
          <w:szCs w:val="24"/>
        </w:rPr>
        <w:t xml:space="preserve">o.  </w:t>
      </w:r>
      <w:r w:rsidRPr="00A04F89">
        <w:rPr>
          <w:rFonts w:ascii="Times New Roman" w:eastAsiaTheme="minorHAnsi" w:hAnsi="Times New Roman"/>
          <w:sz w:val="24"/>
          <w:szCs w:val="24"/>
        </w:rPr>
        <w:t xml:space="preserve">Todavia deve-se alertar para que estes mecanismos inteligentes devam ser usados de maneira inteligente também, no processo de ensino e aprendizagem. Ter os aparelhos e os aplicativos adequados e internet veloz não é garantia de que os surdos tenham aprendizagem, faz-se necessário uma sistematização e acompanhamento deste processo, caso contrário, nada valerá para o âmbito educacional. </w:t>
      </w:r>
    </w:p>
    <w:p w14:paraId="362FC5D3" w14:textId="77777777" w:rsidR="005A6965" w:rsidRPr="00A04F89" w:rsidRDefault="005A6965" w:rsidP="005A6965">
      <w:pPr>
        <w:pStyle w:val="SemEspaamento"/>
        <w:rPr>
          <w:rFonts w:ascii="Times New Roman" w:hAnsi="Times New Roman"/>
          <w:sz w:val="24"/>
          <w:szCs w:val="24"/>
          <w:rPrChange w:id="567" w:author="Sousa" w:date="2019-08-04T19:07:00Z">
            <w:rPr/>
          </w:rPrChange>
        </w:rPr>
      </w:pPr>
    </w:p>
    <w:p w14:paraId="637C6342" w14:textId="7EC68175" w:rsidR="002E7683" w:rsidRPr="009E4A2F" w:rsidRDefault="00B03636" w:rsidP="009E4A2F">
      <w:pPr>
        <w:autoSpaceDE w:val="0"/>
        <w:autoSpaceDN w:val="0"/>
        <w:adjustRightInd w:val="0"/>
        <w:spacing w:after="0" w:line="360" w:lineRule="auto"/>
        <w:jc w:val="both"/>
        <w:rPr>
          <w:rFonts w:ascii="Times New Roman" w:eastAsiaTheme="minorHAnsi" w:hAnsi="Times New Roman"/>
          <w:sz w:val="24"/>
          <w:szCs w:val="24"/>
        </w:rPr>
      </w:pPr>
      <w:r w:rsidRPr="00276E99">
        <w:rPr>
          <w:rFonts w:ascii="Times New Roman" w:eastAsiaTheme="minorHAnsi" w:hAnsi="Times New Roman"/>
          <w:sz w:val="24"/>
          <w:szCs w:val="24"/>
        </w:rPr>
        <w:t xml:space="preserve">É certo que, nos dias </w:t>
      </w:r>
      <w:r w:rsidR="00381F07" w:rsidRPr="00276E99">
        <w:rPr>
          <w:rFonts w:ascii="Times New Roman" w:eastAsiaTheme="minorHAnsi" w:hAnsi="Times New Roman"/>
          <w:sz w:val="24"/>
          <w:szCs w:val="24"/>
        </w:rPr>
        <w:t>actuais</w:t>
      </w:r>
      <w:r w:rsidRPr="00AC1CD6">
        <w:rPr>
          <w:rFonts w:ascii="Times New Roman" w:eastAsiaTheme="minorHAnsi" w:hAnsi="Times New Roman"/>
          <w:sz w:val="24"/>
          <w:szCs w:val="24"/>
        </w:rPr>
        <w:t>, é quase impossível viver sem as novas tecnologias de informação e de comunicação. A comodidade que elas proporcionam tende a colaborar com as divers</w:t>
      </w:r>
      <w:r w:rsidRPr="00A04F89">
        <w:rPr>
          <w:rFonts w:ascii="Times New Roman" w:eastAsiaTheme="minorHAnsi" w:hAnsi="Times New Roman"/>
          <w:sz w:val="24"/>
          <w:szCs w:val="24"/>
        </w:rPr>
        <w:t xml:space="preserve">as formas de vida da humanidade. O homem cria para saciar suas necessidades, seja ela básica ou não. Os dispositivos móveis vieram coadunar com essa necessidade de ter a chance de colocar, na palma da mão, o mundo. Entretanto, mesmo nessas ferramentas inteligentes como </w:t>
      </w:r>
      <w:r w:rsidRPr="00A04F89">
        <w:rPr>
          <w:rFonts w:ascii="Times New Roman" w:eastAsiaTheme="minorHAnsi" w:hAnsi="Times New Roman"/>
          <w:i/>
          <w:iCs/>
          <w:sz w:val="24"/>
          <w:szCs w:val="24"/>
        </w:rPr>
        <w:t>Apple</w:t>
      </w:r>
      <w:r w:rsidRPr="00A04F89">
        <w:rPr>
          <w:rFonts w:ascii="Times New Roman" w:eastAsiaTheme="minorHAnsi" w:hAnsi="Times New Roman"/>
          <w:sz w:val="24"/>
          <w:szCs w:val="24"/>
        </w:rPr>
        <w:t xml:space="preserve">, </w:t>
      </w:r>
      <w:r w:rsidRPr="00A04F89">
        <w:rPr>
          <w:rFonts w:ascii="Times New Roman" w:eastAsiaTheme="minorHAnsi" w:hAnsi="Times New Roman"/>
          <w:i/>
          <w:iCs/>
          <w:sz w:val="24"/>
          <w:szCs w:val="24"/>
        </w:rPr>
        <w:t>iPhone</w:t>
      </w:r>
      <w:r w:rsidRPr="00A04F89">
        <w:rPr>
          <w:rFonts w:ascii="Times New Roman" w:eastAsiaTheme="minorHAnsi" w:hAnsi="Times New Roman"/>
          <w:sz w:val="24"/>
          <w:szCs w:val="24"/>
        </w:rPr>
        <w:t xml:space="preserve">, </w:t>
      </w:r>
      <w:r w:rsidRPr="00A04F89">
        <w:rPr>
          <w:rFonts w:ascii="Times New Roman" w:eastAsiaTheme="minorHAnsi" w:hAnsi="Times New Roman"/>
          <w:i/>
          <w:iCs/>
          <w:sz w:val="24"/>
          <w:szCs w:val="24"/>
        </w:rPr>
        <w:t>iPad</w:t>
      </w:r>
      <w:r w:rsidRPr="00A04F89">
        <w:rPr>
          <w:rFonts w:ascii="Times New Roman" w:eastAsiaTheme="minorHAnsi" w:hAnsi="Times New Roman"/>
          <w:sz w:val="24"/>
          <w:szCs w:val="24"/>
        </w:rPr>
        <w:t xml:space="preserve">, </w:t>
      </w:r>
      <w:r w:rsidRPr="00A04F89">
        <w:rPr>
          <w:rFonts w:ascii="Times New Roman" w:eastAsiaTheme="minorHAnsi" w:hAnsi="Times New Roman"/>
          <w:i/>
          <w:iCs/>
          <w:sz w:val="24"/>
          <w:szCs w:val="24"/>
        </w:rPr>
        <w:t xml:space="preserve">Android </w:t>
      </w:r>
      <w:r w:rsidRPr="00A04F89">
        <w:rPr>
          <w:rFonts w:ascii="Times New Roman" w:eastAsiaTheme="minorHAnsi" w:hAnsi="Times New Roman"/>
          <w:sz w:val="24"/>
          <w:szCs w:val="24"/>
        </w:rPr>
        <w:t xml:space="preserve">e o </w:t>
      </w:r>
      <w:r w:rsidRPr="00A04F89">
        <w:rPr>
          <w:rFonts w:ascii="Times New Roman" w:eastAsiaTheme="minorHAnsi" w:hAnsi="Times New Roman"/>
          <w:i/>
          <w:iCs/>
          <w:sz w:val="24"/>
          <w:szCs w:val="24"/>
        </w:rPr>
        <w:t xml:space="preserve">Blackberry, </w:t>
      </w:r>
      <w:r w:rsidRPr="00A04F89">
        <w:rPr>
          <w:rFonts w:ascii="Times New Roman" w:eastAsiaTheme="minorHAnsi" w:hAnsi="Times New Roman"/>
          <w:sz w:val="24"/>
          <w:szCs w:val="24"/>
        </w:rPr>
        <w:t>os usuários não estão isentos dos riscos de</w:t>
      </w:r>
      <w:r w:rsidR="00B52821" w:rsidRPr="00A04F89">
        <w:rPr>
          <w:rFonts w:ascii="Times New Roman" w:eastAsiaTheme="minorHAnsi" w:hAnsi="Times New Roman"/>
          <w:sz w:val="24"/>
          <w:szCs w:val="24"/>
        </w:rPr>
        <w:t xml:space="preserve"> violações, perda de dados pessoais, roubos ou clonagem. Os celulares e os </w:t>
      </w:r>
      <w:r w:rsidR="00B52821" w:rsidRPr="00A04F89">
        <w:rPr>
          <w:rFonts w:ascii="Times New Roman" w:eastAsiaTheme="minorHAnsi" w:hAnsi="Times New Roman"/>
          <w:i/>
          <w:iCs/>
          <w:sz w:val="24"/>
          <w:szCs w:val="24"/>
        </w:rPr>
        <w:t xml:space="preserve">tablets </w:t>
      </w:r>
      <w:r w:rsidR="00B52821" w:rsidRPr="00A04F89">
        <w:rPr>
          <w:rFonts w:ascii="Times New Roman" w:eastAsiaTheme="minorHAnsi" w:hAnsi="Times New Roman"/>
          <w:sz w:val="24"/>
          <w:szCs w:val="24"/>
        </w:rPr>
        <w:t xml:space="preserve">oferecem maior comodidade, mas estão susceptíveis às alterações da dinâmica social. </w:t>
      </w:r>
    </w:p>
    <w:p w14:paraId="75C66C0C" w14:textId="77B1F4C3" w:rsidR="00235F7A" w:rsidRPr="00AC1CD6" w:rsidRDefault="00235F7A" w:rsidP="009E4A2F">
      <w:pPr>
        <w:autoSpaceDE w:val="0"/>
        <w:autoSpaceDN w:val="0"/>
        <w:adjustRightInd w:val="0"/>
        <w:spacing w:before="240" w:after="0" w:line="360" w:lineRule="auto"/>
        <w:jc w:val="both"/>
        <w:rPr>
          <w:rFonts w:ascii="Times New Roman" w:eastAsiaTheme="minorHAnsi" w:hAnsi="Times New Roman"/>
          <w:b/>
          <w:sz w:val="24"/>
          <w:szCs w:val="24"/>
        </w:rPr>
      </w:pPr>
      <w:r w:rsidRPr="00276E99">
        <w:rPr>
          <w:rFonts w:ascii="Times New Roman" w:eastAsiaTheme="minorHAnsi" w:hAnsi="Times New Roman"/>
          <w:b/>
          <w:sz w:val="24"/>
          <w:szCs w:val="24"/>
        </w:rPr>
        <w:t xml:space="preserve">Critérios de avaliação </w:t>
      </w:r>
      <w:r w:rsidR="00B54E96" w:rsidRPr="00276E99">
        <w:rPr>
          <w:rFonts w:ascii="Times New Roman" w:eastAsiaTheme="minorHAnsi" w:hAnsi="Times New Roman"/>
          <w:b/>
          <w:sz w:val="24"/>
          <w:szCs w:val="24"/>
        </w:rPr>
        <w:t>de aplicativos mó</w:t>
      </w:r>
      <w:r w:rsidRPr="00AC1CD6">
        <w:rPr>
          <w:rFonts w:ascii="Times New Roman" w:eastAsiaTheme="minorHAnsi" w:hAnsi="Times New Roman"/>
          <w:b/>
          <w:sz w:val="24"/>
          <w:szCs w:val="24"/>
        </w:rPr>
        <w:t xml:space="preserve">veis </w:t>
      </w:r>
    </w:p>
    <w:p w14:paraId="5206AEBA" w14:textId="4CBD28F6" w:rsidR="00235F7A" w:rsidRPr="00A04F89" w:rsidRDefault="00B54E96" w:rsidP="009E4A2F">
      <w:pPr>
        <w:autoSpaceDE w:val="0"/>
        <w:autoSpaceDN w:val="0"/>
        <w:adjustRightInd w:val="0"/>
        <w:spacing w:before="240" w:after="0" w:line="360" w:lineRule="auto"/>
        <w:jc w:val="both"/>
        <w:rPr>
          <w:rFonts w:ascii="Times New Roman" w:eastAsiaTheme="minorHAnsi" w:hAnsi="Times New Roman"/>
          <w:sz w:val="24"/>
          <w:szCs w:val="24"/>
        </w:rPr>
      </w:pPr>
      <w:r w:rsidRPr="00A04F89">
        <w:rPr>
          <w:rFonts w:ascii="Times New Roman" w:eastAsiaTheme="minorHAnsi" w:hAnsi="Times New Roman"/>
          <w:sz w:val="24"/>
          <w:szCs w:val="24"/>
        </w:rPr>
        <w:t>Conforme pontuam McQuiggan et al. (2015), há ainda uma escassez de critérios explícitos e teoricamente fundamentados, voltados à avaliação de aplicativos educacionais, o que é ainda mais evidente quando se trata de aplicativos de aprendizagem de línguas estrangeiras, principalmente, em contextos de minorias, como é o caso da comunidade surda.</w:t>
      </w:r>
    </w:p>
    <w:p w14:paraId="0FD94282" w14:textId="77777777" w:rsidR="00D10CDF" w:rsidRPr="00A04F89" w:rsidRDefault="00D10CDF" w:rsidP="00D10CDF">
      <w:pPr>
        <w:pStyle w:val="SemEspaamento"/>
        <w:rPr>
          <w:rFonts w:ascii="Times New Roman" w:hAnsi="Times New Roman"/>
          <w:sz w:val="24"/>
          <w:szCs w:val="24"/>
          <w:rPrChange w:id="568" w:author="Sousa" w:date="2019-08-04T19:07:00Z">
            <w:rPr/>
          </w:rPrChange>
        </w:rPr>
      </w:pPr>
    </w:p>
    <w:p w14:paraId="1ED68A40" w14:textId="4D7F4252" w:rsidR="002D4772" w:rsidRPr="00A04F89" w:rsidRDefault="00D10CDF" w:rsidP="002D4772">
      <w:pPr>
        <w:autoSpaceDE w:val="0"/>
        <w:autoSpaceDN w:val="0"/>
        <w:adjustRightInd w:val="0"/>
        <w:spacing w:after="0" w:line="360" w:lineRule="auto"/>
        <w:jc w:val="both"/>
        <w:rPr>
          <w:rFonts w:ascii="Times New Roman" w:eastAsiaTheme="minorHAnsi" w:hAnsi="Times New Roman"/>
          <w:sz w:val="24"/>
          <w:szCs w:val="24"/>
        </w:rPr>
      </w:pPr>
      <w:r w:rsidRPr="00276E99">
        <w:rPr>
          <w:rFonts w:ascii="Times New Roman" w:eastAsiaTheme="minorHAnsi" w:hAnsi="Times New Roman"/>
          <w:sz w:val="24"/>
          <w:szCs w:val="24"/>
        </w:rPr>
        <w:t>Para Farhat (2016), existem alguns aspectos básicos que servem de parâmetro de avaliação para qualquer tipo de</w:t>
      </w:r>
      <w:r w:rsidRPr="00AC1CD6">
        <w:rPr>
          <w:rFonts w:ascii="Times New Roman" w:eastAsiaTheme="minorHAnsi" w:hAnsi="Times New Roman"/>
          <w:i/>
          <w:sz w:val="24"/>
          <w:szCs w:val="24"/>
        </w:rPr>
        <w:t xml:space="preserve"> app</w:t>
      </w:r>
      <w:r w:rsidRPr="00A04F89">
        <w:rPr>
          <w:rFonts w:ascii="Times New Roman" w:eastAsiaTheme="minorHAnsi" w:hAnsi="Times New Roman"/>
          <w:sz w:val="24"/>
          <w:szCs w:val="24"/>
        </w:rPr>
        <w:t xml:space="preserve"> móvel, no entanto, segundo</w:t>
      </w:r>
      <w:r w:rsidR="002D4772" w:rsidRPr="00A04F89">
        <w:rPr>
          <w:rFonts w:ascii="Times New Roman" w:eastAsiaTheme="minorHAnsi" w:hAnsi="Times New Roman"/>
          <w:sz w:val="24"/>
          <w:szCs w:val="24"/>
        </w:rPr>
        <w:t xml:space="preserve"> Andrade, Araújo e Silveira (2015, p. 546) citados por Farhat (2016, p. 96):</w:t>
      </w:r>
    </w:p>
    <w:p w14:paraId="26201610" w14:textId="77777777" w:rsidR="002D4772" w:rsidRPr="00A04F89" w:rsidRDefault="002D4772" w:rsidP="002D4772">
      <w:pPr>
        <w:pStyle w:val="SemEspaamento"/>
        <w:ind w:left="2832"/>
        <w:rPr>
          <w:rFonts w:ascii="Times New Roman" w:hAnsi="Times New Roman"/>
          <w:i/>
          <w:sz w:val="24"/>
          <w:szCs w:val="24"/>
          <w:rPrChange w:id="569" w:author="Sousa" w:date="2019-08-04T19:07:00Z">
            <w:rPr>
              <w:i/>
              <w:sz w:val="20"/>
              <w:szCs w:val="20"/>
            </w:rPr>
          </w:rPrChange>
        </w:rPr>
      </w:pPr>
    </w:p>
    <w:p w14:paraId="5BF40C14" w14:textId="27827B43" w:rsidR="00D10CDF" w:rsidRDefault="002D4772" w:rsidP="00126BFB">
      <w:pPr>
        <w:autoSpaceDE w:val="0"/>
        <w:autoSpaceDN w:val="0"/>
        <w:adjustRightInd w:val="0"/>
        <w:spacing w:after="0" w:line="240" w:lineRule="auto"/>
        <w:ind w:left="2832"/>
        <w:jc w:val="both"/>
        <w:rPr>
          <w:rFonts w:ascii="Times New Roman" w:eastAsiaTheme="minorHAnsi" w:hAnsi="Times New Roman"/>
          <w:sz w:val="20"/>
          <w:szCs w:val="20"/>
        </w:rPr>
      </w:pPr>
      <w:r w:rsidRPr="00126BFB">
        <w:rPr>
          <w:rFonts w:ascii="Times New Roman" w:eastAsiaTheme="minorHAnsi" w:hAnsi="Times New Roman"/>
          <w:sz w:val="20"/>
          <w:szCs w:val="20"/>
          <w:rPrChange w:id="570" w:author="Sousa" w:date="2019-08-04T19:07:00Z">
            <w:rPr>
              <w:rFonts w:ascii="Times New Roman" w:eastAsiaTheme="minorHAnsi" w:hAnsi="Times New Roman" w:cstheme="majorBidi"/>
              <w:i/>
              <w:color w:val="2E74B5" w:themeColor="accent1" w:themeShade="BF"/>
              <w:sz w:val="20"/>
              <w:szCs w:val="20"/>
            </w:rPr>
          </w:rPrChange>
        </w:rPr>
        <w:t xml:space="preserve">No caso dos aplicativos com fins educativos, esses parâmetros incluem características pedagógicas e aquelas relacionadas aos aspectos técnicos. Um aplicativo não deve, obrigatoriamente, conter todas as </w:t>
      </w:r>
      <w:r w:rsidRPr="00126BFB">
        <w:rPr>
          <w:rFonts w:ascii="Times New Roman" w:eastAsiaTheme="minorHAnsi" w:hAnsi="Times New Roman"/>
          <w:sz w:val="20"/>
          <w:szCs w:val="20"/>
          <w:rPrChange w:id="571" w:author="Sousa" w:date="2019-08-04T19:07:00Z">
            <w:rPr>
              <w:rFonts w:ascii="Times New Roman" w:eastAsiaTheme="minorHAnsi" w:hAnsi="Times New Roman" w:cstheme="majorBidi"/>
              <w:i/>
              <w:color w:val="2E74B5" w:themeColor="accent1" w:themeShade="BF"/>
              <w:sz w:val="20"/>
              <w:szCs w:val="20"/>
            </w:rPr>
          </w:rPrChange>
        </w:rPr>
        <w:lastRenderedPageBreak/>
        <w:t>características de qualidade, e sim, ter a qualidade necessária para o alcance de seus propósitos e satisfação de seus usuários. Entretanto, considerando a construção de soluções de aprendizagem com mobilidade, é necessário que estas devam priorizar os critérios de usabilidade, acessibilidade, mobilidade, colaboração/cooperação.</w:t>
      </w:r>
    </w:p>
    <w:p w14:paraId="680B71C5" w14:textId="77777777" w:rsidR="00126BFB" w:rsidRPr="00126BFB" w:rsidRDefault="00126BFB" w:rsidP="00126BFB">
      <w:pPr>
        <w:autoSpaceDE w:val="0"/>
        <w:autoSpaceDN w:val="0"/>
        <w:adjustRightInd w:val="0"/>
        <w:spacing w:after="0" w:line="240" w:lineRule="auto"/>
        <w:ind w:left="2832"/>
        <w:jc w:val="both"/>
        <w:rPr>
          <w:rFonts w:ascii="Times New Roman" w:eastAsiaTheme="minorHAnsi" w:hAnsi="Times New Roman"/>
          <w:sz w:val="20"/>
          <w:szCs w:val="20"/>
        </w:rPr>
      </w:pPr>
    </w:p>
    <w:p w14:paraId="48BBFA1B" w14:textId="5616398D" w:rsidR="00F83631" w:rsidRPr="00A04F89" w:rsidRDefault="00F83631" w:rsidP="00F83631">
      <w:pPr>
        <w:autoSpaceDE w:val="0"/>
        <w:autoSpaceDN w:val="0"/>
        <w:adjustRightInd w:val="0"/>
        <w:spacing w:after="0" w:line="360" w:lineRule="auto"/>
        <w:jc w:val="both"/>
        <w:rPr>
          <w:rFonts w:ascii="Times New Roman" w:eastAsiaTheme="minorHAnsi" w:hAnsi="Times New Roman"/>
          <w:sz w:val="24"/>
          <w:szCs w:val="24"/>
        </w:rPr>
      </w:pPr>
      <w:r w:rsidRPr="00AC1CD6">
        <w:rPr>
          <w:rFonts w:ascii="Times New Roman" w:eastAsiaTheme="minorHAnsi" w:hAnsi="Times New Roman"/>
          <w:sz w:val="24"/>
          <w:szCs w:val="24"/>
        </w:rPr>
        <w:t>Dessa maneira, a autora considera os âmbitos determinados por McQuiggan et al. (2015) basilares para o processo de avali</w:t>
      </w:r>
      <w:r w:rsidRPr="00A04F89">
        <w:rPr>
          <w:rFonts w:ascii="Times New Roman" w:eastAsiaTheme="minorHAnsi" w:hAnsi="Times New Roman"/>
          <w:sz w:val="24"/>
          <w:szCs w:val="24"/>
        </w:rPr>
        <w:t xml:space="preserve">ação de apps móveis. São eles: propósito, alinhamento, âmbito pedagógico, personalização, compartilhamento, facilidade no uso, privacidade, cidadania do aplicativo e acessibilidade. Entretanto, a autora ressalta que esses critérios são insuficientes quando se trata de </w:t>
      </w:r>
      <w:r w:rsidRPr="00A04F89">
        <w:rPr>
          <w:rFonts w:ascii="Times New Roman" w:eastAsiaTheme="minorHAnsi" w:hAnsi="Times New Roman"/>
          <w:i/>
          <w:sz w:val="24"/>
          <w:szCs w:val="24"/>
        </w:rPr>
        <w:t>apps</w:t>
      </w:r>
      <w:r w:rsidRPr="00A04F89">
        <w:rPr>
          <w:rFonts w:ascii="Times New Roman" w:eastAsiaTheme="minorHAnsi" w:hAnsi="Times New Roman"/>
          <w:sz w:val="24"/>
          <w:szCs w:val="24"/>
        </w:rPr>
        <w:t xml:space="preserve"> destinados à aprendizagem de línguas, especialmente, línguas estrangeiras. </w:t>
      </w:r>
    </w:p>
    <w:p w14:paraId="4443A957" w14:textId="17416CD1" w:rsidR="00F83631" w:rsidRPr="00276E99" w:rsidRDefault="00F83631" w:rsidP="009E4A2F">
      <w:pPr>
        <w:autoSpaceDE w:val="0"/>
        <w:autoSpaceDN w:val="0"/>
        <w:adjustRightInd w:val="0"/>
        <w:spacing w:before="240" w:after="0" w:line="360" w:lineRule="auto"/>
        <w:jc w:val="both"/>
        <w:rPr>
          <w:rFonts w:ascii="Times New Roman" w:eastAsiaTheme="minorHAnsi" w:hAnsi="Times New Roman"/>
          <w:b/>
          <w:sz w:val="24"/>
          <w:szCs w:val="24"/>
        </w:rPr>
      </w:pPr>
      <w:r w:rsidRPr="00276E99">
        <w:rPr>
          <w:rFonts w:ascii="Times New Roman" w:eastAsiaTheme="minorHAnsi" w:hAnsi="Times New Roman"/>
          <w:b/>
          <w:sz w:val="24"/>
          <w:szCs w:val="24"/>
        </w:rPr>
        <w:t>Personalização</w:t>
      </w:r>
    </w:p>
    <w:p w14:paraId="7BD79EAF" w14:textId="17C40AF9" w:rsidR="00F83631" w:rsidRPr="00A04F89" w:rsidRDefault="00F83631" w:rsidP="009E4A2F">
      <w:pPr>
        <w:pStyle w:val="SemEspaamento"/>
        <w:numPr>
          <w:ilvl w:val="0"/>
          <w:numId w:val="34"/>
        </w:numPr>
        <w:spacing w:before="240" w:line="360" w:lineRule="auto"/>
        <w:jc w:val="both"/>
        <w:rPr>
          <w:rFonts w:ascii="Times New Roman" w:hAnsi="Times New Roman"/>
          <w:sz w:val="24"/>
          <w:szCs w:val="24"/>
        </w:rPr>
      </w:pPr>
      <w:r w:rsidRPr="00A04F89">
        <w:rPr>
          <w:rFonts w:ascii="Times New Roman" w:hAnsi="Times New Roman"/>
          <w:sz w:val="24"/>
          <w:szCs w:val="24"/>
        </w:rPr>
        <w:t>O aplicativo permite ou exige que o</w:t>
      </w:r>
      <w:r w:rsidR="0093412B" w:rsidRPr="00A04F89">
        <w:rPr>
          <w:rFonts w:ascii="Times New Roman" w:hAnsi="Times New Roman"/>
          <w:sz w:val="24"/>
          <w:szCs w:val="24"/>
        </w:rPr>
        <w:t xml:space="preserve"> usuário crie logins</w:t>
      </w:r>
    </w:p>
    <w:p w14:paraId="4C27824C" w14:textId="3678108D" w:rsidR="0093412B" w:rsidRPr="00A04F89" w:rsidRDefault="00F83631" w:rsidP="003235AD">
      <w:pPr>
        <w:pStyle w:val="SemEspaamento"/>
        <w:numPr>
          <w:ilvl w:val="0"/>
          <w:numId w:val="34"/>
        </w:numPr>
        <w:spacing w:line="360" w:lineRule="auto"/>
        <w:jc w:val="both"/>
        <w:rPr>
          <w:rFonts w:ascii="Times New Roman" w:hAnsi="Times New Roman"/>
          <w:sz w:val="24"/>
          <w:szCs w:val="24"/>
        </w:rPr>
      </w:pPr>
      <w:r w:rsidRPr="00A04F89">
        <w:rPr>
          <w:rFonts w:ascii="Times New Roman" w:hAnsi="Times New Roman"/>
          <w:sz w:val="24"/>
          <w:szCs w:val="24"/>
        </w:rPr>
        <w:t>O aplicativo oferece ao usuário a criação de um perfil com possibilidade de escolher, de acordo com seus objetivos as habilidades no idioma estrangeiro que</w:t>
      </w:r>
      <w:r w:rsidR="0093412B" w:rsidRPr="00A04F89">
        <w:rPr>
          <w:rFonts w:ascii="Times New Roman" w:hAnsi="Times New Roman"/>
          <w:sz w:val="24"/>
          <w:szCs w:val="24"/>
        </w:rPr>
        <w:t xml:space="preserve"> gostaria de trabalhar/focar </w:t>
      </w:r>
    </w:p>
    <w:p w14:paraId="43F83B7B" w14:textId="1EF19FDE" w:rsidR="00F83631" w:rsidRPr="00A04F89" w:rsidRDefault="00F83631" w:rsidP="003235AD">
      <w:pPr>
        <w:pStyle w:val="SemEspaamento"/>
        <w:numPr>
          <w:ilvl w:val="0"/>
          <w:numId w:val="34"/>
        </w:numPr>
        <w:spacing w:line="360" w:lineRule="auto"/>
        <w:jc w:val="both"/>
        <w:rPr>
          <w:rFonts w:ascii="Times New Roman" w:hAnsi="Times New Roman"/>
          <w:sz w:val="24"/>
          <w:szCs w:val="24"/>
        </w:rPr>
      </w:pPr>
      <w:r w:rsidRPr="00A04F89">
        <w:rPr>
          <w:rFonts w:ascii="Times New Roman" w:hAnsi="Times New Roman"/>
          <w:sz w:val="24"/>
          <w:szCs w:val="24"/>
        </w:rPr>
        <w:t>O aplicativo realiza desafios relacionados aos conhecimentos adquiridos pelo usuário e assim moldar o conteúdo para mais complexo ou mais fácil diante dos r</w:t>
      </w:r>
      <w:r w:rsidR="0093412B" w:rsidRPr="00A04F89">
        <w:rPr>
          <w:rFonts w:ascii="Times New Roman" w:hAnsi="Times New Roman"/>
          <w:sz w:val="24"/>
          <w:szCs w:val="24"/>
        </w:rPr>
        <w:t>esultados (por exemplo: testes).</w:t>
      </w:r>
    </w:p>
    <w:p w14:paraId="30717086" w14:textId="3962B07B" w:rsidR="0093412B" w:rsidRPr="00A04F89" w:rsidRDefault="0093412B" w:rsidP="0093412B">
      <w:pPr>
        <w:pStyle w:val="SemEspaamento"/>
        <w:spacing w:line="360" w:lineRule="auto"/>
        <w:jc w:val="both"/>
        <w:rPr>
          <w:rFonts w:ascii="Times New Roman" w:hAnsi="Times New Roman"/>
          <w:sz w:val="24"/>
          <w:szCs w:val="24"/>
        </w:rPr>
      </w:pPr>
      <w:r w:rsidRPr="00A04F89">
        <w:rPr>
          <w:rFonts w:ascii="Times New Roman" w:hAnsi="Times New Roman"/>
          <w:sz w:val="24"/>
          <w:szCs w:val="24"/>
        </w:rPr>
        <w:t xml:space="preserve">McQuigganet al. (2015), no que diz respeito ao quesito personalização, focam na criação de logins e nas experiências de aprendizagem baseadas nos interesses, nas habilidades e nos conhecimentos dos usuários. Para Pegrum (2014), o </w:t>
      </w:r>
      <w:r w:rsidRPr="00A04F89">
        <w:rPr>
          <w:rFonts w:ascii="Times New Roman" w:hAnsi="Times New Roman"/>
          <w:i/>
          <w:sz w:val="24"/>
          <w:szCs w:val="24"/>
        </w:rPr>
        <w:t>m-learning</w:t>
      </w:r>
      <w:r w:rsidRPr="00A04F89">
        <w:rPr>
          <w:rFonts w:ascii="Times New Roman" w:hAnsi="Times New Roman"/>
          <w:sz w:val="24"/>
          <w:szCs w:val="24"/>
        </w:rPr>
        <w:t xml:space="preserve"> é representado por três elementos característicos: personalização, individualização e customização. Isso significa que os </w:t>
      </w:r>
      <w:r w:rsidRPr="00A04F89">
        <w:rPr>
          <w:rFonts w:ascii="Times New Roman" w:hAnsi="Times New Roman"/>
          <w:i/>
          <w:sz w:val="24"/>
          <w:szCs w:val="24"/>
        </w:rPr>
        <w:t>apps</w:t>
      </w:r>
      <w:r w:rsidRPr="00A04F89">
        <w:rPr>
          <w:rFonts w:ascii="Times New Roman" w:hAnsi="Times New Roman"/>
          <w:sz w:val="24"/>
          <w:szCs w:val="24"/>
        </w:rPr>
        <w:t xml:space="preserve"> devem oferecer a possibilidade de personalização, para que seu funcionamento esteja sempre o mais próximo possível dos desejos do usuário.</w:t>
      </w:r>
    </w:p>
    <w:p w14:paraId="1A192425" w14:textId="77777777" w:rsidR="0093412B" w:rsidRPr="00A04F89" w:rsidRDefault="0093412B" w:rsidP="0093412B">
      <w:pPr>
        <w:pStyle w:val="SemEspaamento"/>
        <w:spacing w:line="360" w:lineRule="auto"/>
        <w:jc w:val="both"/>
        <w:rPr>
          <w:rFonts w:ascii="Times New Roman" w:hAnsi="Times New Roman"/>
          <w:sz w:val="24"/>
          <w:szCs w:val="24"/>
        </w:rPr>
      </w:pPr>
    </w:p>
    <w:p w14:paraId="368ED367" w14:textId="5BFE7A99" w:rsidR="0093412B" w:rsidRPr="00A04F89" w:rsidDel="006003FE" w:rsidRDefault="0093412B" w:rsidP="0093412B">
      <w:pPr>
        <w:pStyle w:val="SemEspaamento"/>
        <w:spacing w:line="360" w:lineRule="auto"/>
        <w:jc w:val="both"/>
        <w:rPr>
          <w:del w:id="572" w:author="Sousa" w:date="2019-08-03T09:36:00Z"/>
          <w:rFonts w:ascii="Times New Roman" w:hAnsi="Times New Roman"/>
          <w:sz w:val="24"/>
          <w:szCs w:val="24"/>
        </w:rPr>
      </w:pPr>
      <w:r w:rsidRPr="00A04F89">
        <w:rPr>
          <w:rFonts w:ascii="Times New Roman" w:hAnsi="Times New Roman"/>
          <w:sz w:val="24"/>
          <w:szCs w:val="24"/>
        </w:rPr>
        <w:t xml:space="preserve">Além disso, para que possamos nos envolver em um processo de aprendizagem significativa é preciso criar espaços para que o usuário aprenda de forma situada e personalizada, rompendo barreiras da educação formal e da simples transposição de conteúdo para os dispositivos móveis (PEGRUM, 2014). Nesse contexto, a autora defende a presença da auto-avaliação dentro do </w:t>
      </w:r>
      <w:r w:rsidRPr="00A04F89">
        <w:rPr>
          <w:rFonts w:ascii="Times New Roman" w:hAnsi="Times New Roman"/>
          <w:i/>
          <w:sz w:val="24"/>
          <w:szCs w:val="24"/>
        </w:rPr>
        <w:t>app,</w:t>
      </w:r>
      <w:r w:rsidRPr="00A04F89">
        <w:rPr>
          <w:rFonts w:ascii="Times New Roman" w:hAnsi="Times New Roman"/>
          <w:sz w:val="24"/>
          <w:szCs w:val="24"/>
        </w:rPr>
        <w:t xml:space="preserve"> com o intuito de incentivar que o usuário </w:t>
      </w:r>
      <w:r w:rsidR="00854386" w:rsidRPr="00A04F89">
        <w:rPr>
          <w:rFonts w:ascii="Times New Roman" w:hAnsi="Times New Roman"/>
          <w:sz w:val="24"/>
          <w:szCs w:val="24"/>
        </w:rPr>
        <w:t>reflicta</w:t>
      </w:r>
      <w:r w:rsidRPr="00A04F89">
        <w:rPr>
          <w:rFonts w:ascii="Times New Roman" w:hAnsi="Times New Roman"/>
          <w:sz w:val="24"/>
          <w:szCs w:val="24"/>
        </w:rPr>
        <w:t xml:space="preserve"> sobre seu processo de aprendizagem.</w:t>
      </w:r>
    </w:p>
    <w:p w14:paraId="71572DE2" w14:textId="77777777" w:rsidR="00FD5191" w:rsidRPr="00A04F89" w:rsidRDefault="00FD5191" w:rsidP="003235AD">
      <w:pPr>
        <w:pStyle w:val="SemEspaamento"/>
        <w:spacing w:line="360" w:lineRule="auto"/>
        <w:jc w:val="both"/>
        <w:rPr>
          <w:rFonts w:ascii="Times New Roman" w:hAnsi="Times New Roman"/>
          <w:sz w:val="24"/>
          <w:szCs w:val="24"/>
        </w:rPr>
      </w:pPr>
    </w:p>
    <w:p w14:paraId="4CB21F0A" w14:textId="0BA288A3" w:rsidR="00F83631" w:rsidRPr="00A04F89" w:rsidRDefault="003235AD" w:rsidP="003235AD">
      <w:pPr>
        <w:pStyle w:val="SemEspaamento"/>
        <w:spacing w:line="360" w:lineRule="auto"/>
        <w:jc w:val="both"/>
        <w:rPr>
          <w:rFonts w:ascii="Times New Roman" w:hAnsi="Times New Roman"/>
          <w:b/>
          <w:sz w:val="24"/>
          <w:szCs w:val="24"/>
        </w:rPr>
      </w:pPr>
      <w:r w:rsidRPr="00A04F89">
        <w:rPr>
          <w:rFonts w:ascii="Times New Roman" w:hAnsi="Times New Roman"/>
          <w:b/>
          <w:sz w:val="24"/>
          <w:szCs w:val="24"/>
        </w:rPr>
        <w:t>Compartilhamento e acesso</w:t>
      </w:r>
    </w:p>
    <w:p w14:paraId="2BF39F36" w14:textId="77777777" w:rsidR="003235AD" w:rsidRPr="00A04F89" w:rsidRDefault="003235AD" w:rsidP="003235AD">
      <w:pPr>
        <w:pStyle w:val="SemEspaamento"/>
        <w:numPr>
          <w:ilvl w:val="0"/>
          <w:numId w:val="33"/>
        </w:numPr>
        <w:spacing w:line="360" w:lineRule="auto"/>
        <w:jc w:val="both"/>
        <w:rPr>
          <w:rFonts w:ascii="Times New Roman" w:hAnsi="Times New Roman"/>
          <w:sz w:val="24"/>
          <w:szCs w:val="24"/>
        </w:rPr>
      </w:pPr>
      <w:r w:rsidRPr="00A04F89">
        <w:rPr>
          <w:rFonts w:ascii="Times New Roman" w:hAnsi="Times New Roman"/>
          <w:sz w:val="24"/>
          <w:szCs w:val="24"/>
        </w:rPr>
        <w:lastRenderedPageBreak/>
        <w:t xml:space="preserve">O trabalho criado e realizado pelo usuário no aplicativo pode ser exportado ou compartilhado em redes sociais? </w:t>
      </w:r>
    </w:p>
    <w:p w14:paraId="58C602AF" w14:textId="77777777" w:rsidR="003235AD" w:rsidRPr="00A04F89" w:rsidRDefault="003235AD" w:rsidP="003235AD">
      <w:pPr>
        <w:pStyle w:val="SemEspaamento"/>
        <w:numPr>
          <w:ilvl w:val="0"/>
          <w:numId w:val="33"/>
        </w:numPr>
        <w:spacing w:line="360" w:lineRule="auto"/>
        <w:jc w:val="both"/>
        <w:rPr>
          <w:rFonts w:ascii="Times New Roman" w:hAnsi="Times New Roman"/>
          <w:sz w:val="24"/>
          <w:szCs w:val="24"/>
        </w:rPr>
      </w:pPr>
      <w:r w:rsidRPr="00A04F89">
        <w:rPr>
          <w:rFonts w:ascii="Times New Roman" w:hAnsi="Times New Roman"/>
          <w:sz w:val="24"/>
          <w:szCs w:val="24"/>
        </w:rPr>
        <w:t>O aplicativo está ligado a uma rede social, ou outros meios de compartilhamento de conhecimento de fácil acesso ao usuário?</w:t>
      </w:r>
    </w:p>
    <w:p w14:paraId="021F7326" w14:textId="77777777" w:rsidR="003235AD" w:rsidRPr="00A04F89" w:rsidRDefault="003235AD" w:rsidP="003235AD">
      <w:pPr>
        <w:pStyle w:val="SemEspaamento"/>
        <w:numPr>
          <w:ilvl w:val="0"/>
          <w:numId w:val="33"/>
        </w:numPr>
        <w:spacing w:line="360" w:lineRule="auto"/>
        <w:jc w:val="both"/>
        <w:rPr>
          <w:rFonts w:ascii="Times New Roman" w:hAnsi="Times New Roman"/>
          <w:sz w:val="24"/>
          <w:szCs w:val="24"/>
        </w:rPr>
      </w:pPr>
      <w:r w:rsidRPr="00A04F89">
        <w:rPr>
          <w:rFonts w:ascii="Times New Roman" w:hAnsi="Times New Roman"/>
          <w:sz w:val="24"/>
          <w:szCs w:val="24"/>
        </w:rPr>
        <w:t xml:space="preserve">O aplicativo disponibiliza recursos para que os aprendizes interajam entre si (trabalho com aprendizagem compartilhada)? </w:t>
      </w:r>
    </w:p>
    <w:p w14:paraId="75609BA5" w14:textId="5FD506A2" w:rsidR="003235AD" w:rsidRPr="00A04F89" w:rsidRDefault="003235AD" w:rsidP="003235AD">
      <w:pPr>
        <w:pStyle w:val="SemEspaamento"/>
        <w:numPr>
          <w:ilvl w:val="0"/>
          <w:numId w:val="33"/>
        </w:numPr>
        <w:spacing w:line="360" w:lineRule="auto"/>
        <w:jc w:val="both"/>
        <w:rPr>
          <w:rFonts w:ascii="Times New Roman" w:hAnsi="Times New Roman"/>
          <w:sz w:val="24"/>
          <w:szCs w:val="24"/>
        </w:rPr>
      </w:pPr>
      <w:r w:rsidRPr="00A04F89">
        <w:rPr>
          <w:rFonts w:ascii="Times New Roman" w:hAnsi="Times New Roman"/>
          <w:sz w:val="24"/>
          <w:szCs w:val="24"/>
        </w:rPr>
        <w:t xml:space="preserve">O aplicativo permite que os usuários realizem </w:t>
      </w:r>
      <w:r w:rsidR="00784C19" w:rsidRPr="00A04F89">
        <w:rPr>
          <w:rFonts w:ascii="Times New Roman" w:hAnsi="Times New Roman"/>
          <w:sz w:val="24"/>
          <w:szCs w:val="24"/>
        </w:rPr>
        <w:t>actividades</w:t>
      </w:r>
      <w:r w:rsidRPr="00A04F89">
        <w:rPr>
          <w:rFonts w:ascii="Times New Roman" w:hAnsi="Times New Roman"/>
          <w:sz w:val="24"/>
          <w:szCs w:val="24"/>
        </w:rPr>
        <w:t xml:space="preserve"> simultâneas entre si, que incentivem a colaboração e trabalho em equipe (ex: jogos, competições, testes, tarefas)?</w:t>
      </w:r>
    </w:p>
    <w:p w14:paraId="6D419E5B" w14:textId="77777777" w:rsidR="00160167" w:rsidRPr="00A04F89" w:rsidRDefault="00160167" w:rsidP="00B52821">
      <w:pPr>
        <w:autoSpaceDE w:val="0"/>
        <w:autoSpaceDN w:val="0"/>
        <w:adjustRightInd w:val="0"/>
        <w:spacing w:after="0" w:line="360" w:lineRule="auto"/>
        <w:jc w:val="both"/>
        <w:rPr>
          <w:rFonts w:ascii="Times New Roman" w:eastAsiaTheme="minorHAnsi" w:hAnsi="Times New Roman"/>
          <w:sz w:val="24"/>
          <w:szCs w:val="24"/>
        </w:rPr>
      </w:pPr>
    </w:p>
    <w:p w14:paraId="227C1F04" w14:textId="215862A6" w:rsidR="00160167" w:rsidRPr="00A04F89" w:rsidRDefault="00160167" w:rsidP="00B52821">
      <w:pPr>
        <w:autoSpaceDE w:val="0"/>
        <w:autoSpaceDN w:val="0"/>
        <w:adjustRightInd w:val="0"/>
        <w:spacing w:after="0" w:line="360" w:lineRule="auto"/>
        <w:jc w:val="both"/>
        <w:rPr>
          <w:rFonts w:ascii="Times New Roman" w:eastAsiaTheme="minorHAnsi" w:hAnsi="Times New Roman"/>
          <w:sz w:val="24"/>
          <w:szCs w:val="24"/>
        </w:rPr>
      </w:pPr>
      <w:r w:rsidRPr="00A04F89">
        <w:rPr>
          <w:rFonts w:ascii="Times New Roman" w:eastAsiaTheme="minorHAnsi" w:hAnsi="Times New Roman"/>
          <w:sz w:val="24"/>
          <w:szCs w:val="24"/>
        </w:rPr>
        <w:t xml:space="preserve">Segundo Sharples (2013), a aprendizagem colaborativa pode influenciar de maneira bastante positiva a aprendizagem móvel. Desse modo, as redes sociais contribuem para colocar o </w:t>
      </w:r>
      <w:r w:rsidRPr="00A04F89">
        <w:rPr>
          <w:rFonts w:ascii="Times New Roman" w:eastAsiaTheme="minorHAnsi" w:hAnsi="Times New Roman"/>
          <w:i/>
          <w:sz w:val="24"/>
          <w:szCs w:val="24"/>
        </w:rPr>
        <w:t>app</w:t>
      </w:r>
      <w:r w:rsidRPr="00A04F89">
        <w:rPr>
          <w:rFonts w:ascii="Times New Roman" w:eastAsiaTheme="minorHAnsi" w:hAnsi="Times New Roman"/>
          <w:sz w:val="24"/>
          <w:szCs w:val="24"/>
        </w:rPr>
        <w:t xml:space="preserve"> dentro de uma perspectiva sociocultural bastante defendida no campo da aprendizagem móvel (PEGRUM, 2014). Portanto, possibilitar que os usuários explorem essas potencialidades através da conexão com outros</w:t>
      </w:r>
      <w:r w:rsidRPr="00A04F89">
        <w:rPr>
          <w:rFonts w:ascii="Times New Roman" w:eastAsiaTheme="minorHAnsi" w:hAnsi="Times New Roman"/>
          <w:i/>
          <w:sz w:val="24"/>
          <w:szCs w:val="24"/>
        </w:rPr>
        <w:t xml:space="preserve"> apps</w:t>
      </w:r>
      <w:r w:rsidRPr="00A04F89">
        <w:rPr>
          <w:rFonts w:ascii="Times New Roman" w:eastAsiaTheme="minorHAnsi" w:hAnsi="Times New Roman"/>
          <w:sz w:val="24"/>
          <w:szCs w:val="24"/>
        </w:rPr>
        <w:t xml:space="preserve"> e plataformas, significa contribuir para uma aprendizagem mais </w:t>
      </w:r>
      <w:r w:rsidR="00784C19" w:rsidRPr="00A04F89">
        <w:rPr>
          <w:rFonts w:ascii="Times New Roman" w:eastAsiaTheme="minorHAnsi" w:hAnsi="Times New Roman"/>
          <w:sz w:val="24"/>
          <w:szCs w:val="24"/>
        </w:rPr>
        <w:t>efectiva</w:t>
      </w:r>
      <w:r w:rsidRPr="00A04F89">
        <w:rPr>
          <w:rFonts w:ascii="Times New Roman" w:eastAsiaTheme="minorHAnsi" w:hAnsi="Times New Roman"/>
          <w:sz w:val="24"/>
          <w:szCs w:val="24"/>
        </w:rPr>
        <w:t>.</w:t>
      </w:r>
    </w:p>
    <w:p w14:paraId="391B93D1" w14:textId="1ACE0EB4" w:rsidR="00DB4F85" w:rsidRPr="00A04F89" w:rsidRDefault="00DB4F85" w:rsidP="009E4A2F">
      <w:pPr>
        <w:autoSpaceDE w:val="0"/>
        <w:autoSpaceDN w:val="0"/>
        <w:adjustRightInd w:val="0"/>
        <w:spacing w:before="240" w:after="0" w:line="360" w:lineRule="auto"/>
        <w:jc w:val="both"/>
        <w:rPr>
          <w:rFonts w:ascii="Times New Roman" w:eastAsiaTheme="minorHAnsi" w:hAnsi="Times New Roman"/>
          <w:b/>
          <w:sz w:val="24"/>
          <w:szCs w:val="24"/>
        </w:rPr>
      </w:pPr>
      <w:r w:rsidRPr="00A04F89">
        <w:rPr>
          <w:rFonts w:ascii="Times New Roman" w:eastAsiaTheme="minorHAnsi" w:hAnsi="Times New Roman"/>
          <w:b/>
          <w:sz w:val="24"/>
          <w:szCs w:val="24"/>
        </w:rPr>
        <w:t>Pluralidade de língua, linguagens, cultura</w:t>
      </w:r>
    </w:p>
    <w:p w14:paraId="5C23AFAA" w14:textId="3B2E0E49" w:rsidR="00631579" w:rsidRPr="00A04F89" w:rsidRDefault="00631579" w:rsidP="009E4A2F">
      <w:pPr>
        <w:pStyle w:val="SemEspaamento"/>
        <w:numPr>
          <w:ilvl w:val="0"/>
          <w:numId w:val="35"/>
        </w:numPr>
        <w:spacing w:before="240" w:line="360" w:lineRule="auto"/>
        <w:jc w:val="both"/>
        <w:rPr>
          <w:rFonts w:ascii="Times New Roman" w:hAnsi="Times New Roman"/>
          <w:sz w:val="24"/>
          <w:szCs w:val="24"/>
        </w:rPr>
      </w:pPr>
      <w:r w:rsidRPr="00A04F89">
        <w:rPr>
          <w:rFonts w:ascii="Times New Roman" w:hAnsi="Times New Roman"/>
          <w:sz w:val="24"/>
          <w:szCs w:val="24"/>
        </w:rPr>
        <w:t xml:space="preserve">O aplicativo apresenta pluralidade cultural e de linguagens, por meio da diversidade de exemplos em diferentes actividades sociais, grupos sociais e eventos culturais? </w:t>
      </w:r>
    </w:p>
    <w:p w14:paraId="500F29E7" w14:textId="319E9332" w:rsidR="00631579" w:rsidRPr="00A04F89" w:rsidRDefault="00631579" w:rsidP="00631579">
      <w:pPr>
        <w:pStyle w:val="SemEspaamento"/>
        <w:numPr>
          <w:ilvl w:val="0"/>
          <w:numId w:val="35"/>
        </w:numPr>
        <w:spacing w:line="360" w:lineRule="auto"/>
        <w:jc w:val="both"/>
        <w:rPr>
          <w:rFonts w:ascii="Times New Roman" w:hAnsi="Times New Roman"/>
          <w:sz w:val="24"/>
          <w:szCs w:val="24"/>
        </w:rPr>
      </w:pPr>
      <w:r w:rsidRPr="00A04F89">
        <w:rPr>
          <w:rFonts w:ascii="Times New Roman" w:hAnsi="Times New Roman"/>
          <w:sz w:val="24"/>
          <w:szCs w:val="24"/>
        </w:rPr>
        <w:t xml:space="preserve">O aplicativo apresenta diversidade étnica, racial, de género e de cultura por meio de textos verbais e não verbais? </w:t>
      </w:r>
    </w:p>
    <w:p w14:paraId="661D8B91" w14:textId="40D07B07" w:rsidR="00DB4F85" w:rsidRPr="00A04F89" w:rsidRDefault="00631579" w:rsidP="00631579">
      <w:pPr>
        <w:pStyle w:val="SemEspaamento"/>
        <w:numPr>
          <w:ilvl w:val="0"/>
          <w:numId w:val="35"/>
        </w:numPr>
        <w:spacing w:line="360" w:lineRule="auto"/>
        <w:jc w:val="both"/>
        <w:rPr>
          <w:rFonts w:ascii="Times New Roman" w:hAnsi="Times New Roman"/>
          <w:sz w:val="24"/>
          <w:szCs w:val="24"/>
        </w:rPr>
      </w:pPr>
      <w:r w:rsidRPr="00A04F89">
        <w:rPr>
          <w:rFonts w:ascii="Times New Roman" w:hAnsi="Times New Roman"/>
          <w:sz w:val="24"/>
          <w:szCs w:val="24"/>
        </w:rPr>
        <w:t>O aplicativo evidencia diversas formas de cultura ou sempre trabalha com a cultura denominada padrão, estereotipada por meio de textos escritos e imagéticos?</w:t>
      </w:r>
    </w:p>
    <w:p w14:paraId="08CA7A83" w14:textId="40FDEB8F" w:rsidR="00D92973" w:rsidRPr="00A04F89" w:rsidRDefault="00D92973" w:rsidP="00D92973">
      <w:pPr>
        <w:autoSpaceDE w:val="0"/>
        <w:autoSpaceDN w:val="0"/>
        <w:adjustRightInd w:val="0"/>
        <w:spacing w:after="0" w:line="360" w:lineRule="auto"/>
        <w:jc w:val="both"/>
        <w:rPr>
          <w:rFonts w:ascii="Times New Roman" w:eastAsiaTheme="minorHAnsi" w:hAnsi="Times New Roman"/>
          <w:sz w:val="24"/>
          <w:szCs w:val="24"/>
        </w:rPr>
      </w:pPr>
      <w:r w:rsidRPr="00A04F89">
        <w:rPr>
          <w:rFonts w:ascii="Times New Roman" w:eastAsiaTheme="minorHAnsi" w:hAnsi="Times New Roman"/>
          <w:sz w:val="24"/>
          <w:szCs w:val="24"/>
        </w:rPr>
        <w:t xml:space="preserve">Em relação à pluralidade de língua, linguagens e cultura, o app deve buscar promover, a partir de seus princípios, a interação entre conhecimento e sociedade, propiciando aos alunos o reconhecimento do hibridismo constitutivo das línguas e linguagens, dos saberes e das culturas. O objectivo principal é o desenvolvimento da consciência do papel das línguas na sociedade e o reconhecimento da diversidade cultural (ROCHA, 2012), </w:t>
      </w:r>
      <w:r w:rsidRPr="00A04F89">
        <w:rPr>
          <w:rFonts w:ascii="Times New Roman" w:eastAsiaTheme="minorHAnsi" w:hAnsi="Times New Roman"/>
          <w:sz w:val="24"/>
          <w:szCs w:val="24"/>
        </w:rPr>
        <w:lastRenderedPageBreak/>
        <w:t>levando os aprendizes a questionarem verdades impostas como únicas, fixas e estáveis, fazendo emergir novos paradigmas sociais e educacionais.</w:t>
      </w:r>
    </w:p>
    <w:p w14:paraId="4335608B" w14:textId="77777777" w:rsidR="00D92973" w:rsidRPr="00A04F89" w:rsidRDefault="00D92973" w:rsidP="00D92973">
      <w:pPr>
        <w:pStyle w:val="SemEspaamento"/>
        <w:rPr>
          <w:rFonts w:ascii="Times New Roman" w:hAnsi="Times New Roman"/>
          <w:sz w:val="24"/>
          <w:szCs w:val="24"/>
          <w:rPrChange w:id="573" w:author="Sousa" w:date="2019-08-04T19:07:00Z">
            <w:rPr/>
          </w:rPrChange>
        </w:rPr>
      </w:pPr>
    </w:p>
    <w:p w14:paraId="1504AB48" w14:textId="38ABF949" w:rsidR="00C02358" w:rsidRPr="00A04F89" w:rsidRDefault="00D92973" w:rsidP="00D92973">
      <w:pPr>
        <w:autoSpaceDE w:val="0"/>
        <w:autoSpaceDN w:val="0"/>
        <w:adjustRightInd w:val="0"/>
        <w:spacing w:after="0" w:line="360" w:lineRule="auto"/>
        <w:jc w:val="both"/>
        <w:rPr>
          <w:rFonts w:ascii="Times New Roman" w:eastAsiaTheme="minorHAnsi" w:hAnsi="Times New Roman"/>
          <w:sz w:val="24"/>
          <w:szCs w:val="24"/>
        </w:rPr>
      </w:pPr>
      <w:r w:rsidRPr="00276E99">
        <w:rPr>
          <w:rFonts w:ascii="Times New Roman" w:eastAsiaTheme="minorHAnsi" w:hAnsi="Times New Roman"/>
          <w:sz w:val="24"/>
          <w:szCs w:val="24"/>
        </w:rPr>
        <w:t xml:space="preserve">Diante do desenvolvimento das novas tecnologias aplicadas à educação, a internet tem sido “fundamental no que diz respeito à pesquisa e à expansão do conhecimento construído na escola, colaborando, portanto, para o aparecimento de novos olhares sobre </w:t>
      </w:r>
      <w:r w:rsidRPr="00A04F89">
        <w:rPr>
          <w:rFonts w:ascii="Times New Roman" w:eastAsiaTheme="minorHAnsi" w:hAnsi="Times New Roman"/>
          <w:sz w:val="24"/>
          <w:szCs w:val="24"/>
        </w:rPr>
        <w:t>o outro” (CHAGAS, L.A., 2013).</w:t>
      </w:r>
    </w:p>
    <w:p w14:paraId="388742E2" w14:textId="77777777" w:rsidR="00EC6F45" w:rsidRPr="00A04F89" w:rsidRDefault="00EC6F45" w:rsidP="00EC6F45">
      <w:pPr>
        <w:pStyle w:val="SemEspaamento"/>
        <w:rPr>
          <w:rFonts w:ascii="Times New Roman" w:hAnsi="Times New Roman"/>
          <w:sz w:val="24"/>
          <w:szCs w:val="24"/>
          <w:rPrChange w:id="574" w:author="Sousa" w:date="2019-08-04T19:07:00Z">
            <w:rPr/>
          </w:rPrChange>
        </w:rPr>
      </w:pPr>
    </w:p>
    <w:p w14:paraId="6936C451" w14:textId="6F0B0FCD" w:rsidR="00EC6F45" w:rsidRPr="00276E99" w:rsidRDefault="00EC6F45" w:rsidP="00EC6F45">
      <w:pPr>
        <w:autoSpaceDE w:val="0"/>
        <w:autoSpaceDN w:val="0"/>
        <w:adjustRightInd w:val="0"/>
        <w:spacing w:after="0" w:line="360" w:lineRule="auto"/>
        <w:jc w:val="both"/>
        <w:rPr>
          <w:rFonts w:ascii="Times New Roman" w:eastAsiaTheme="minorHAnsi" w:hAnsi="Times New Roman"/>
          <w:b/>
          <w:sz w:val="24"/>
          <w:szCs w:val="24"/>
        </w:rPr>
      </w:pPr>
      <w:r w:rsidRPr="00276E99">
        <w:rPr>
          <w:rFonts w:ascii="Times New Roman" w:eastAsiaTheme="minorHAnsi" w:hAnsi="Times New Roman"/>
          <w:b/>
          <w:sz w:val="24"/>
          <w:szCs w:val="24"/>
        </w:rPr>
        <w:t>Âmbito pedagógico</w:t>
      </w:r>
    </w:p>
    <w:p w14:paraId="166A2C21" w14:textId="77777777" w:rsidR="00EC6F45" w:rsidRPr="00A04F89" w:rsidRDefault="00EC6F45" w:rsidP="00EC6F45">
      <w:pPr>
        <w:pStyle w:val="SemEspaamento"/>
        <w:rPr>
          <w:rFonts w:ascii="Times New Roman" w:hAnsi="Times New Roman"/>
          <w:sz w:val="24"/>
          <w:szCs w:val="24"/>
          <w:rPrChange w:id="575" w:author="Sousa" w:date="2019-08-04T19:07:00Z">
            <w:rPr/>
          </w:rPrChange>
        </w:rPr>
      </w:pPr>
    </w:p>
    <w:p w14:paraId="6CB6CC44" w14:textId="1D081770" w:rsidR="00EC6F45" w:rsidRPr="00276E99" w:rsidRDefault="00EC6F45" w:rsidP="001D0F49">
      <w:pPr>
        <w:pStyle w:val="PargrafodaLista"/>
        <w:numPr>
          <w:ilvl w:val="0"/>
          <w:numId w:val="36"/>
        </w:numPr>
        <w:autoSpaceDE w:val="0"/>
        <w:autoSpaceDN w:val="0"/>
        <w:adjustRightInd w:val="0"/>
        <w:spacing w:after="0" w:line="360" w:lineRule="auto"/>
        <w:jc w:val="both"/>
        <w:rPr>
          <w:rFonts w:ascii="Times New Roman" w:eastAsiaTheme="minorHAnsi" w:hAnsi="Times New Roman"/>
          <w:sz w:val="24"/>
          <w:szCs w:val="24"/>
        </w:rPr>
      </w:pPr>
      <w:r w:rsidRPr="00276E99">
        <w:rPr>
          <w:rFonts w:ascii="Times New Roman" w:eastAsiaTheme="minorHAnsi" w:hAnsi="Times New Roman"/>
          <w:sz w:val="24"/>
          <w:szCs w:val="24"/>
        </w:rPr>
        <w:t xml:space="preserve">O aplicativo oferece ao usuário feedbacks de suas acções </w:t>
      </w:r>
    </w:p>
    <w:p w14:paraId="23921147" w14:textId="1A0F66D2" w:rsidR="00EC6F45" w:rsidRPr="00A04F89" w:rsidRDefault="00EC6F45" w:rsidP="001D0F49">
      <w:pPr>
        <w:pStyle w:val="PargrafodaLista"/>
        <w:numPr>
          <w:ilvl w:val="0"/>
          <w:numId w:val="36"/>
        </w:numPr>
        <w:autoSpaceDE w:val="0"/>
        <w:autoSpaceDN w:val="0"/>
        <w:adjustRightInd w:val="0"/>
        <w:spacing w:after="0" w:line="360" w:lineRule="auto"/>
        <w:jc w:val="both"/>
        <w:rPr>
          <w:rFonts w:ascii="Times New Roman" w:eastAsiaTheme="minorHAnsi" w:hAnsi="Times New Roman"/>
          <w:sz w:val="24"/>
          <w:szCs w:val="24"/>
        </w:rPr>
      </w:pPr>
      <w:r w:rsidRPr="00A04F89">
        <w:rPr>
          <w:rFonts w:ascii="Times New Roman" w:eastAsiaTheme="minorHAnsi" w:hAnsi="Times New Roman"/>
          <w:sz w:val="24"/>
          <w:szCs w:val="24"/>
        </w:rPr>
        <w:t xml:space="preserve">O aplicativo trabalha com o usuário a capacidade de associar, planejar, entre outras, de maneira efectiva </w:t>
      </w:r>
    </w:p>
    <w:p w14:paraId="7762B2F1" w14:textId="40671972" w:rsidR="00C02358" w:rsidRPr="00A04F89" w:rsidRDefault="00EC6F45" w:rsidP="001D0F49">
      <w:pPr>
        <w:pStyle w:val="PargrafodaLista"/>
        <w:numPr>
          <w:ilvl w:val="0"/>
          <w:numId w:val="36"/>
        </w:numPr>
        <w:autoSpaceDE w:val="0"/>
        <w:autoSpaceDN w:val="0"/>
        <w:adjustRightInd w:val="0"/>
        <w:spacing w:after="0" w:line="360" w:lineRule="auto"/>
        <w:jc w:val="both"/>
        <w:rPr>
          <w:rFonts w:ascii="Times New Roman" w:eastAsiaTheme="minorHAnsi" w:hAnsi="Times New Roman"/>
          <w:sz w:val="24"/>
          <w:szCs w:val="24"/>
        </w:rPr>
      </w:pPr>
      <w:r w:rsidRPr="00A04F89">
        <w:rPr>
          <w:rFonts w:ascii="Times New Roman" w:eastAsiaTheme="minorHAnsi" w:hAnsi="Times New Roman"/>
          <w:sz w:val="24"/>
          <w:szCs w:val="24"/>
        </w:rPr>
        <w:t>O aplicativo disponibiliza outras formas de informações/aprendizagem (links, sites, bate-papos) que permitam ao usuário navegar em busca de outras fontes de conhecimento e não só as disp</w:t>
      </w:r>
      <w:r w:rsidR="001D0F49" w:rsidRPr="00A04F89">
        <w:rPr>
          <w:rFonts w:ascii="Times New Roman" w:eastAsiaTheme="minorHAnsi" w:hAnsi="Times New Roman"/>
          <w:sz w:val="24"/>
          <w:szCs w:val="24"/>
        </w:rPr>
        <w:t xml:space="preserve">onibilizadas no </w:t>
      </w:r>
      <w:r w:rsidR="001D0F49" w:rsidRPr="00A04F89">
        <w:rPr>
          <w:rFonts w:ascii="Times New Roman" w:eastAsiaTheme="minorHAnsi" w:hAnsi="Times New Roman"/>
          <w:i/>
          <w:sz w:val="24"/>
          <w:szCs w:val="24"/>
        </w:rPr>
        <w:t>app</w:t>
      </w:r>
    </w:p>
    <w:p w14:paraId="4E480321" w14:textId="401E3A3A" w:rsidR="001D0F49" w:rsidRPr="00A04F89" w:rsidDel="00FB63ED" w:rsidRDefault="00D43DE3" w:rsidP="00D43DE3">
      <w:pPr>
        <w:pStyle w:val="SemEspaamento"/>
        <w:spacing w:line="360" w:lineRule="auto"/>
        <w:jc w:val="both"/>
        <w:rPr>
          <w:del w:id="576" w:author="Sousa" w:date="2019-08-03T09:33:00Z"/>
          <w:rFonts w:ascii="Times New Roman" w:hAnsi="Times New Roman"/>
          <w:sz w:val="24"/>
          <w:szCs w:val="24"/>
        </w:rPr>
      </w:pPr>
      <w:r w:rsidRPr="00A04F89">
        <w:rPr>
          <w:rFonts w:ascii="Times New Roman" w:hAnsi="Times New Roman"/>
          <w:sz w:val="24"/>
          <w:szCs w:val="24"/>
        </w:rPr>
        <w:t>Os critérios relacionados ao Âmbito pedagógico, fazem menção a feedbacks, experiências de aprendizagem, funções mentais superiores, colaboração e motivação. Na aprendizagem móvel, é importante garantir que os usuários</w:t>
      </w:r>
      <w:r w:rsidR="00DE1B22" w:rsidRPr="00A04F89">
        <w:rPr>
          <w:rFonts w:ascii="Times New Roman" w:hAnsi="Times New Roman"/>
          <w:sz w:val="24"/>
          <w:szCs w:val="24"/>
        </w:rPr>
        <w:t xml:space="preserve"> continuem motivados a usar os </w:t>
      </w:r>
      <w:r w:rsidR="00DE1B22" w:rsidRPr="00A04F89">
        <w:rPr>
          <w:rFonts w:ascii="Times New Roman" w:hAnsi="Times New Roman"/>
          <w:i/>
          <w:sz w:val="24"/>
          <w:szCs w:val="24"/>
        </w:rPr>
        <w:t>apps</w:t>
      </w:r>
      <w:r w:rsidR="00DE1B22" w:rsidRPr="00A04F89">
        <w:rPr>
          <w:rFonts w:ascii="Times New Roman" w:hAnsi="Times New Roman"/>
          <w:sz w:val="24"/>
          <w:szCs w:val="24"/>
        </w:rPr>
        <w:t>. Segundo Moura (2010) e Pegrum (2014), citados por Farhat (2016), o oferecimento de materiais e respostas/retornos aos usuários podem mantê-los motivados, tornando a aprendizagem mais efectiva, uma vez que o aprendiz tem a chance de identificar o erro e saná-lo.</w:t>
      </w:r>
    </w:p>
    <w:p w14:paraId="51838170" w14:textId="0DCB7755" w:rsidR="00C83098" w:rsidRPr="00A04F89" w:rsidRDefault="00C83098" w:rsidP="006E0611">
      <w:pPr>
        <w:pStyle w:val="SemEspaamento"/>
        <w:spacing w:line="360" w:lineRule="auto"/>
        <w:jc w:val="both"/>
        <w:rPr>
          <w:ins w:id="577" w:author="Sousa" w:date="2019-08-03T09:03:00Z"/>
          <w:rFonts w:ascii="Times New Roman" w:hAnsi="Times New Roman"/>
          <w:b/>
          <w:sz w:val="24"/>
          <w:szCs w:val="24"/>
        </w:rPr>
      </w:pPr>
    </w:p>
    <w:p w14:paraId="463459D9" w14:textId="77777777" w:rsidR="00C83098" w:rsidRPr="00A04F89" w:rsidRDefault="00C83098" w:rsidP="006E0611">
      <w:pPr>
        <w:pStyle w:val="SemEspaamento"/>
        <w:spacing w:line="360" w:lineRule="auto"/>
        <w:jc w:val="both"/>
        <w:rPr>
          <w:rFonts w:ascii="Times New Roman" w:hAnsi="Times New Roman"/>
          <w:b/>
          <w:sz w:val="24"/>
          <w:szCs w:val="24"/>
        </w:rPr>
      </w:pPr>
    </w:p>
    <w:p w14:paraId="32BA0794" w14:textId="3309006C" w:rsidR="006E0611" w:rsidRPr="00A04F89" w:rsidRDefault="006E0611" w:rsidP="006E0611">
      <w:pPr>
        <w:pStyle w:val="SemEspaamento"/>
        <w:spacing w:line="360" w:lineRule="auto"/>
        <w:jc w:val="both"/>
        <w:rPr>
          <w:rFonts w:ascii="Times New Roman" w:hAnsi="Times New Roman"/>
          <w:b/>
          <w:sz w:val="24"/>
          <w:szCs w:val="24"/>
        </w:rPr>
      </w:pPr>
      <w:r w:rsidRPr="00A04F89">
        <w:rPr>
          <w:rFonts w:ascii="Times New Roman" w:hAnsi="Times New Roman"/>
          <w:b/>
          <w:sz w:val="24"/>
          <w:szCs w:val="24"/>
        </w:rPr>
        <w:t>Modos de aprendizagem</w:t>
      </w:r>
    </w:p>
    <w:p w14:paraId="4F4EDDA6" w14:textId="77777777" w:rsidR="006E0611" w:rsidRPr="00A04F89" w:rsidRDefault="006E0611" w:rsidP="006E0611">
      <w:pPr>
        <w:pStyle w:val="SemEspaamento"/>
        <w:spacing w:line="360" w:lineRule="auto"/>
        <w:jc w:val="both"/>
        <w:rPr>
          <w:rFonts w:ascii="Times New Roman" w:hAnsi="Times New Roman"/>
          <w:sz w:val="24"/>
          <w:szCs w:val="24"/>
        </w:rPr>
      </w:pPr>
    </w:p>
    <w:p w14:paraId="774DC824" w14:textId="126BDECB" w:rsidR="006E0611" w:rsidRPr="00A04F89" w:rsidRDefault="006E0611" w:rsidP="001E0DF1">
      <w:pPr>
        <w:pStyle w:val="SemEspaamento"/>
        <w:numPr>
          <w:ilvl w:val="0"/>
          <w:numId w:val="37"/>
        </w:numPr>
        <w:spacing w:line="360" w:lineRule="auto"/>
        <w:jc w:val="both"/>
        <w:rPr>
          <w:rFonts w:ascii="Times New Roman" w:hAnsi="Times New Roman"/>
          <w:sz w:val="24"/>
          <w:szCs w:val="24"/>
        </w:rPr>
      </w:pPr>
      <w:r w:rsidRPr="00A04F89">
        <w:rPr>
          <w:rFonts w:ascii="Times New Roman" w:hAnsi="Times New Roman"/>
          <w:sz w:val="24"/>
          <w:szCs w:val="24"/>
        </w:rPr>
        <w:t>As atividades propostas favorecem o condicionamento, a repetição e a formação de hábitos linguísticos em detrimento de propostas mais contextualizadas, que explorem a criatividade?</w:t>
      </w:r>
    </w:p>
    <w:p w14:paraId="05FFFFAF" w14:textId="77777777" w:rsidR="006E0611" w:rsidRPr="00A04F89" w:rsidRDefault="006E0611" w:rsidP="001E0DF1">
      <w:pPr>
        <w:pStyle w:val="SemEspaamento"/>
        <w:numPr>
          <w:ilvl w:val="0"/>
          <w:numId w:val="37"/>
        </w:numPr>
        <w:spacing w:line="360" w:lineRule="auto"/>
        <w:jc w:val="both"/>
        <w:rPr>
          <w:rFonts w:ascii="Times New Roman" w:hAnsi="Times New Roman"/>
          <w:sz w:val="24"/>
          <w:szCs w:val="24"/>
        </w:rPr>
      </w:pPr>
      <w:r w:rsidRPr="00A04F89">
        <w:rPr>
          <w:rFonts w:ascii="Times New Roman" w:hAnsi="Times New Roman"/>
          <w:sz w:val="24"/>
          <w:szCs w:val="24"/>
        </w:rPr>
        <w:t xml:space="preserve">As atividades trazem evidências de aprendizagem programada, ou seja, de procedimentos pré-orientados para um reforço positivo imediato, com vistas ao máximo de acertos por parte do usuário? </w:t>
      </w:r>
    </w:p>
    <w:p w14:paraId="2105A479" w14:textId="77777777" w:rsidR="006E0611" w:rsidRPr="00A04F89" w:rsidRDefault="006E0611" w:rsidP="001E0DF1">
      <w:pPr>
        <w:pStyle w:val="SemEspaamento"/>
        <w:numPr>
          <w:ilvl w:val="0"/>
          <w:numId w:val="37"/>
        </w:numPr>
        <w:spacing w:line="360" w:lineRule="auto"/>
        <w:jc w:val="both"/>
        <w:rPr>
          <w:rFonts w:ascii="Times New Roman" w:hAnsi="Times New Roman"/>
          <w:sz w:val="24"/>
          <w:szCs w:val="24"/>
        </w:rPr>
      </w:pPr>
      <w:r w:rsidRPr="00A04F89">
        <w:rPr>
          <w:rFonts w:ascii="Times New Roman" w:hAnsi="Times New Roman"/>
          <w:sz w:val="24"/>
          <w:szCs w:val="24"/>
        </w:rPr>
        <w:t xml:space="preserve">As atividades evidenciam uma visão de linguagem como estrutura? </w:t>
      </w:r>
    </w:p>
    <w:p w14:paraId="573DC505" w14:textId="4B7B379B" w:rsidR="006E0611" w:rsidRPr="00A04F89" w:rsidRDefault="006E0611" w:rsidP="001E0DF1">
      <w:pPr>
        <w:pStyle w:val="SemEspaamento"/>
        <w:numPr>
          <w:ilvl w:val="0"/>
          <w:numId w:val="37"/>
        </w:numPr>
        <w:spacing w:line="360" w:lineRule="auto"/>
        <w:jc w:val="both"/>
        <w:rPr>
          <w:rFonts w:ascii="Times New Roman" w:hAnsi="Times New Roman"/>
          <w:sz w:val="24"/>
          <w:szCs w:val="24"/>
        </w:rPr>
      </w:pPr>
      <w:r w:rsidRPr="00A04F89">
        <w:rPr>
          <w:rFonts w:ascii="Times New Roman" w:hAnsi="Times New Roman"/>
          <w:sz w:val="24"/>
          <w:szCs w:val="24"/>
        </w:rPr>
        <w:lastRenderedPageBreak/>
        <w:t xml:space="preserve">As atividades propostas favorecem o uso de capacidades de associar, hipotetizar, planejar, etc., e que explorem a criatividade? </w:t>
      </w:r>
    </w:p>
    <w:p w14:paraId="2E2B2915" w14:textId="77777777" w:rsidR="006E0611" w:rsidRPr="00A04F89" w:rsidDel="00661FEF" w:rsidRDefault="006E0611">
      <w:pPr>
        <w:pStyle w:val="SemEspaamento"/>
        <w:numPr>
          <w:ilvl w:val="0"/>
          <w:numId w:val="37"/>
        </w:numPr>
        <w:spacing w:line="360" w:lineRule="auto"/>
        <w:jc w:val="both"/>
        <w:rPr>
          <w:del w:id="578" w:author="Sousa" w:date="2019-08-03T21:22:00Z"/>
          <w:rFonts w:ascii="Times New Roman" w:hAnsi="Times New Roman"/>
          <w:sz w:val="24"/>
          <w:szCs w:val="24"/>
        </w:rPr>
      </w:pPr>
      <w:r w:rsidRPr="00A04F89">
        <w:rPr>
          <w:rFonts w:ascii="Times New Roman" w:hAnsi="Times New Roman"/>
          <w:sz w:val="24"/>
          <w:szCs w:val="24"/>
        </w:rPr>
        <w:t xml:space="preserve">As atividades evidenciam uma visão de linguagem com construção de sentidos? </w:t>
      </w:r>
    </w:p>
    <w:p w14:paraId="5EDE2056" w14:textId="40C1B547" w:rsidR="00D43DE3" w:rsidRPr="00276E99" w:rsidDel="00006CA8" w:rsidRDefault="006E0611">
      <w:pPr>
        <w:pStyle w:val="SemEspaamento"/>
        <w:numPr>
          <w:ilvl w:val="0"/>
          <w:numId w:val="37"/>
        </w:numPr>
        <w:spacing w:line="360" w:lineRule="auto"/>
        <w:jc w:val="both"/>
        <w:rPr>
          <w:del w:id="579" w:author="Sousa" w:date="2019-07-26T13:58:00Z"/>
          <w:rFonts w:ascii="Times New Roman" w:hAnsi="Times New Roman"/>
          <w:sz w:val="24"/>
          <w:szCs w:val="24"/>
        </w:rPr>
        <w:pPrChange w:id="580" w:author="Sousa" w:date="2019-08-03T21:23:00Z">
          <w:pPr>
            <w:pStyle w:val="SemEspaamento"/>
          </w:pPr>
        </w:pPrChange>
      </w:pPr>
      <w:r w:rsidRPr="00A04F89">
        <w:rPr>
          <w:rFonts w:ascii="Times New Roman" w:hAnsi="Times New Roman"/>
          <w:sz w:val="24"/>
          <w:szCs w:val="24"/>
        </w:rPr>
        <w:t>O aplicativo trabalha atividades de vocabulário, gramática, compreensão oral</w:t>
      </w:r>
      <w:ins w:id="581" w:author="Sousa" w:date="2019-08-03T21:23:00Z">
        <w:r w:rsidR="00661FEF" w:rsidRPr="00A04F89">
          <w:rPr>
            <w:rFonts w:ascii="Times New Roman" w:hAnsi="Times New Roman"/>
            <w:sz w:val="24"/>
            <w:szCs w:val="24"/>
          </w:rPr>
          <w:t xml:space="preserve"> </w:t>
        </w:r>
      </w:ins>
      <w:del w:id="582" w:author="Sousa" w:date="2019-08-03T21:23:00Z">
        <w:r w:rsidRPr="00A04F89" w:rsidDel="00661FEF">
          <w:rPr>
            <w:rFonts w:ascii="Times New Roman" w:hAnsi="Times New Roman"/>
            <w:sz w:val="24"/>
            <w:szCs w:val="24"/>
          </w:rPr>
          <w:delText xml:space="preserve"> e </w:delText>
        </w:r>
      </w:del>
      <w:r w:rsidRPr="00A04F89">
        <w:rPr>
          <w:rFonts w:ascii="Times New Roman" w:hAnsi="Times New Roman"/>
          <w:sz w:val="24"/>
          <w:szCs w:val="24"/>
        </w:rPr>
        <w:t>escrita de forma contextualizada, partindo do texto e não de modo isolado?</w:t>
      </w:r>
    </w:p>
    <w:p w14:paraId="7E75FE72" w14:textId="77777777" w:rsidR="00006CA8" w:rsidRPr="00A04F89" w:rsidRDefault="00006CA8">
      <w:pPr>
        <w:pStyle w:val="SemEspaamento"/>
        <w:numPr>
          <w:ilvl w:val="0"/>
          <w:numId w:val="37"/>
        </w:numPr>
        <w:spacing w:line="360" w:lineRule="auto"/>
        <w:jc w:val="both"/>
        <w:rPr>
          <w:ins w:id="583" w:author="Sousa" w:date="2019-07-26T14:08:00Z"/>
          <w:rFonts w:ascii="Times New Roman" w:hAnsi="Times New Roman"/>
          <w:sz w:val="24"/>
          <w:szCs w:val="24"/>
        </w:rPr>
      </w:pPr>
    </w:p>
    <w:p w14:paraId="772B926F" w14:textId="77777777" w:rsidR="001B1821" w:rsidRPr="00A04F89" w:rsidRDefault="001B1821">
      <w:pPr>
        <w:pStyle w:val="SemEspaamento"/>
        <w:jc w:val="both"/>
        <w:rPr>
          <w:ins w:id="584" w:author="Sousa" w:date="2019-08-03T09:46:00Z"/>
          <w:rFonts w:ascii="Times New Roman" w:hAnsi="Times New Roman"/>
          <w:sz w:val="24"/>
          <w:szCs w:val="24"/>
          <w:rPrChange w:id="585" w:author="Sousa" w:date="2019-08-04T19:07:00Z">
            <w:rPr>
              <w:ins w:id="586" w:author="Sousa" w:date="2019-08-03T09:46:00Z"/>
            </w:rPr>
          </w:rPrChange>
        </w:rPr>
        <w:pPrChange w:id="587" w:author="Sousa" w:date="2019-08-03T10:07:00Z">
          <w:pPr>
            <w:pStyle w:val="SemEspaamento"/>
          </w:pPr>
        </w:pPrChange>
      </w:pPr>
    </w:p>
    <w:p w14:paraId="424DAEC7" w14:textId="3AF7D948" w:rsidR="0067768C" w:rsidRPr="00AC1CD6" w:rsidRDefault="001B1821">
      <w:pPr>
        <w:pStyle w:val="SemEspaamento"/>
        <w:spacing w:line="360" w:lineRule="auto"/>
        <w:jc w:val="both"/>
        <w:rPr>
          <w:ins w:id="588" w:author="Sousa" w:date="2019-08-03T21:15:00Z"/>
          <w:rFonts w:ascii="Times New Roman" w:hAnsi="Times New Roman"/>
          <w:sz w:val="24"/>
          <w:szCs w:val="24"/>
        </w:rPr>
        <w:pPrChange w:id="589" w:author="Sousa" w:date="2019-08-03T09:45:00Z">
          <w:pPr>
            <w:pStyle w:val="SemEspaamento"/>
          </w:pPr>
        </w:pPrChange>
      </w:pPr>
      <w:ins w:id="590" w:author="Sousa" w:date="2019-08-03T10:07:00Z">
        <w:r w:rsidRPr="00A04F89">
          <w:rPr>
            <w:rFonts w:ascii="Times New Roman" w:hAnsi="Times New Roman"/>
            <w:sz w:val="24"/>
            <w:szCs w:val="24"/>
            <w:rPrChange w:id="591" w:author="Sousa" w:date="2019-08-04T19:07:00Z">
              <w:rPr>
                <w:sz w:val="23"/>
                <w:szCs w:val="23"/>
              </w:rPr>
            </w:rPrChange>
          </w:rPr>
          <w:t xml:space="preserve">Com relação aos aplicativos criados, que beneficiam diretamente as pessoas com necessidades especiais, em particular às pessoas surdas, citam-se os seguintes: </w:t>
        </w:r>
        <w:r w:rsidRPr="00A04F89">
          <w:rPr>
            <w:rFonts w:ascii="Times New Roman" w:hAnsi="Times New Roman"/>
            <w:i/>
            <w:iCs/>
            <w:sz w:val="24"/>
            <w:szCs w:val="24"/>
            <w:rPrChange w:id="592" w:author="Sousa" w:date="2019-08-04T19:07:00Z">
              <w:rPr>
                <w:i/>
                <w:iCs/>
                <w:sz w:val="23"/>
                <w:szCs w:val="23"/>
              </w:rPr>
            </w:rPrChange>
          </w:rPr>
          <w:t>Rybená</w:t>
        </w:r>
        <w:r w:rsidR="00B06A60" w:rsidRPr="00276E99">
          <w:rPr>
            <w:rFonts w:ascii="Times New Roman" w:hAnsi="Times New Roman"/>
            <w:i/>
            <w:iCs/>
            <w:sz w:val="24"/>
            <w:szCs w:val="24"/>
          </w:rPr>
          <w:t>, ProDeaf, Hand Ta</w:t>
        </w:r>
        <w:r w:rsidR="00D664D3" w:rsidRPr="00276E99">
          <w:rPr>
            <w:rFonts w:ascii="Times New Roman" w:hAnsi="Times New Roman"/>
            <w:i/>
            <w:iCs/>
            <w:sz w:val="24"/>
            <w:szCs w:val="24"/>
          </w:rPr>
          <w:t>lk</w:t>
        </w:r>
        <w:r w:rsidRPr="00A04F89">
          <w:rPr>
            <w:rFonts w:ascii="Times New Roman" w:hAnsi="Times New Roman"/>
            <w:sz w:val="24"/>
            <w:szCs w:val="24"/>
            <w:rPrChange w:id="593" w:author="Sousa" w:date="2019-08-04T19:07:00Z">
              <w:rPr>
                <w:sz w:val="23"/>
                <w:szCs w:val="23"/>
              </w:rPr>
            </w:rPrChange>
          </w:rPr>
          <w:t xml:space="preserve">, os quais podem ser acessados via smartphones, iphone e tablets. </w:t>
        </w:r>
      </w:ins>
      <w:ins w:id="594" w:author="Sousa" w:date="2019-08-03T10:09:00Z">
        <w:r w:rsidR="007116D3" w:rsidRPr="00276E99">
          <w:rPr>
            <w:rFonts w:ascii="Times New Roman" w:hAnsi="Times New Roman"/>
            <w:sz w:val="24"/>
            <w:szCs w:val="24"/>
          </w:rPr>
          <w:t>Os mesmo</w:t>
        </w:r>
      </w:ins>
      <w:ins w:id="595" w:author="Sousa" w:date="2019-08-03T10:12:00Z">
        <w:r w:rsidR="002822B2" w:rsidRPr="00A04F89">
          <w:rPr>
            <w:rFonts w:ascii="Times New Roman" w:hAnsi="Times New Roman"/>
            <w:sz w:val="24"/>
            <w:szCs w:val="24"/>
          </w:rPr>
          <w:t>s</w:t>
        </w:r>
      </w:ins>
      <w:ins w:id="596" w:author="Sousa" w:date="2019-08-03T10:09:00Z">
        <w:r w:rsidR="007116D3" w:rsidRPr="00A04F89">
          <w:rPr>
            <w:rFonts w:ascii="Times New Roman" w:hAnsi="Times New Roman"/>
            <w:sz w:val="24"/>
            <w:szCs w:val="24"/>
          </w:rPr>
          <w:t xml:space="preserve"> pode</w:t>
        </w:r>
      </w:ins>
      <w:ins w:id="597" w:author="Sousa" w:date="2019-08-03T10:12:00Z">
        <w:r w:rsidR="002822B2" w:rsidRPr="00A04F89">
          <w:rPr>
            <w:rFonts w:ascii="Times New Roman" w:hAnsi="Times New Roman"/>
            <w:sz w:val="24"/>
            <w:szCs w:val="24"/>
          </w:rPr>
          <w:t>m</w:t>
        </w:r>
      </w:ins>
      <w:ins w:id="598" w:author="Sousa" w:date="2019-08-03T10:09:00Z">
        <w:r w:rsidR="007116D3" w:rsidRPr="00A04F89">
          <w:rPr>
            <w:rFonts w:ascii="Times New Roman" w:hAnsi="Times New Roman"/>
            <w:sz w:val="24"/>
            <w:szCs w:val="24"/>
          </w:rPr>
          <w:t xml:space="preserve"> ser utilizados em páginas web, e também em Ambientes Virtuais de Aprendizagem (AVA), favorecendo ao surdo o acesso a diversos tipos de informações veiculadas em tais ambientes</w:t>
        </w:r>
      </w:ins>
      <w:ins w:id="599" w:author="Sousa" w:date="2019-08-03T10:12:00Z">
        <w:r w:rsidR="00B1792D" w:rsidRPr="00276E99">
          <w:rPr>
            <w:rStyle w:val="Refdenotaderodap"/>
            <w:rFonts w:ascii="Times New Roman" w:hAnsi="Times New Roman"/>
            <w:sz w:val="24"/>
            <w:szCs w:val="24"/>
          </w:rPr>
          <w:footnoteReference w:id="2"/>
        </w:r>
      </w:ins>
      <w:ins w:id="608" w:author="Sousa" w:date="2019-08-03T10:10:00Z">
        <w:r w:rsidR="00530493" w:rsidRPr="00276E99">
          <w:rPr>
            <w:rFonts w:ascii="Times New Roman" w:hAnsi="Times New Roman"/>
            <w:sz w:val="24"/>
            <w:szCs w:val="24"/>
          </w:rPr>
          <w:t>.</w:t>
        </w:r>
      </w:ins>
      <w:ins w:id="609" w:author="Sousa" w:date="2019-08-03T10:09:00Z">
        <w:r w:rsidR="007116D3" w:rsidRPr="00276E99">
          <w:rPr>
            <w:rFonts w:ascii="Times New Roman" w:hAnsi="Times New Roman"/>
            <w:sz w:val="24"/>
            <w:szCs w:val="24"/>
          </w:rPr>
          <w:t xml:space="preserve"> </w:t>
        </w:r>
      </w:ins>
    </w:p>
    <w:p w14:paraId="1A7AE742" w14:textId="2F248F26" w:rsidR="00A008A3" w:rsidRDefault="00A008A3" w:rsidP="00A7513C">
      <w:pPr>
        <w:pStyle w:val="SemEspaamento"/>
        <w:spacing w:line="360" w:lineRule="auto"/>
        <w:jc w:val="both"/>
        <w:rPr>
          <w:rFonts w:ascii="Times New Roman" w:hAnsi="Times New Roman"/>
          <w:sz w:val="24"/>
          <w:szCs w:val="24"/>
        </w:rPr>
      </w:pPr>
    </w:p>
    <w:p w14:paraId="0B8873B6" w14:textId="16A4D2BD" w:rsidR="009E4A2F" w:rsidRDefault="009E4A2F">
      <w:pPr>
        <w:pStyle w:val="SemEspaamento"/>
        <w:spacing w:line="360" w:lineRule="auto"/>
        <w:jc w:val="both"/>
        <w:rPr>
          <w:rFonts w:ascii="Times New Roman" w:hAnsi="Times New Roman"/>
          <w:b/>
          <w:sz w:val="24"/>
          <w:szCs w:val="24"/>
        </w:rPr>
        <w:pPrChange w:id="610" w:author="Sousa" w:date="2019-08-04T10:06:00Z">
          <w:pPr>
            <w:pStyle w:val="PargrafodaLista"/>
            <w:numPr>
              <w:numId w:val="37"/>
            </w:numPr>
            <w:spacing w:line="360" w:lineRule="auto"/>
            <w:ind w:hanging="360"/>
            <w:jc w:val="both"/>
          </w:pPr>
        </w:pPrChange>
      </w:pPr>
      <w:ins w:id="611" w:author="Sousa" w:date="2019-08-03T10:21:00Z">
        <w:r w:rsidRPr="00A04F89">
          <w:rPr>
            <w:rFonts w:ascii="Times New Roman" w:hAnsi="Times New Roman"/>
            <w:b/>
            <w:noProof/>
            <w:sz w:val="24"/>
            <w:szCs w:val="24"/>
            <w:lang w:eastAsia="pt-PT"/>
            <w:rPrChange w:id="612" w:author="Unknown">
              <w:rPr>
                <w:rFonts w:ascii="Times New Roman" w:hAnsi="Times New Roman"/>
                <w:noProof/>
                <w:sz w:val="24"/>
                <w:szCs w:val="24"/>
                <w:lang w:eastAsia="pt-PT"/>
              </w:rPr>
            </w:rPrChange>
          </w:rPr>
          <w:drawing>
            <wp:anchor distT="0" distB="0" distL="114300" distR="114300" simplePos="0" relativeHeight="251655680" behindDoc="1" locked="0" layoutInCell="1" allowOverlap="1" wp14:anchorId="319DBDC6" wp14:editId="00D823FF">
              <wp:simplePos x="0" y="0"/>
              <wp:positionH relativeFrom="margin">
                <wp:posOffset>45720</wp:posOffset>
              </wp:positionH>
              <wp:positionV relativeFrom="paragraph">
                <wp:posOffset>271145</wp:posOffset>
              </wp:positionV>
              <wp:extent cx="1689735" cy="2910205"/>
              <wp:effectExtent l="0" t="0" r="5715" b="4445"/>
              <wp:wrapTight wrapText="bothSides">
                <wp:wrapPolygon edited="0">
                  <wp:start x="0" y="0"/>
                  <wp:lineTo x="0" y="21492"/>
                  <wp:lineTo x="21430" y="21492"/>
                  <wp:lineTo x="21430" y="0"/>
                  <wp:lineTo x="0" y="0"/>
                </wp:wrapPolygon>
              </wp:wrapTight>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89735" cy="2910205"/>
                      </a:xfrm>
                      <a:prstGeom prst="rect">
                        <a:avLst/>
                      </a:prstGeom>
                      <a:noFill/>
                      <a:ln>
                        <a:noFill/>
                      </a:ln>
                    </pic:spPr>
                  </pic:pic>
                </a:graphicData>
              </a:graphic>
              <wp14:sizeRelH relativeFrom="page">
                <wp14:pctWidth>0</wp14:pctWidth>
              </wp14:sizeRelH>
              <wp14:sizeRelV relativeFrom="page">
                <wp14:pctHeight>0</wp14:pctHeight>
              </wp14:sizeRelV>
            </wp:anchor>
          </w:drawing>
        </w:r>
      </w:ins>
      <w:ins w:id="613" w:author="Sousa" w:date="2019-08-03T21:15:00Z">
        <w:r w:rsidR="00A008A3" w:rsidRPr="00A04F89">
          <w:rPr>
            <w:rFonts w:ascii="Times New Roman" w:hAnsi="Times New Roman"/>
            <w:b/>
            <w:sz w:val="24"/>
            <w:szCs w:val="24"/>
            <w:rPrChange w:id="614" w:author="Sousa" w:date="2019-08-04T19:07:00Z">
              <w:rPr>
                <w:rFonts w:ascii="Times New Roman" w:hAnsi="Times New Roman"/>
                <w:sz w:val="24"/>
                <w:szCs w:val="24"/>
              </w:rPr>
            </w:rPrChange>
          </w:rPr>
          <w:t>Tela de Rybená</w:t>
        </w:r>
      </w:ins>
      <w:ins w:id="615" w:author="Sousa" w:date="2019-08-03T21:16:00Z">
        <w:r w:rsidR="00EE571E" w:rsidRPr="00276E99">
          <w:rPr>
            <w:rFonts w:ascii="Times New Roman" w:hAnsi="Times New Roman"/>
            <w:b/>
            <w:sz w:val="24"/>
            <w:szCs w:val="24"/>
          </w:rPr>
          <w:tab/>
        </w:r>
        <w:r w:rsidR="00EE571E" w:rsidRPr="00276E99">
          <w:rPr>
            <w:rFonts w:ascii="Times New Roman" w:hAnsi="Times New Roman"/>
            <w:b/>
            <w:sz w:val="24"/>
            <w:szCs w:val="24"/>
          </w:rPr>
          <w:tab/>
        </w:r>
        <w:r w:rsidR="00EE571E" w:rsidRPr="00276E99">
          <w:rPr>
            <w:rFonts w:ascii="Times New Roman" w:hAnsi="Times New Roman"/>
            <w:b/>
            <w:sz w:val="24"/>
            <w:szCs w:val="24"/>
          </w:rPr>
          <w:tab/>
        </w:r>
        <w:r w:rsidR="00EE571E" w:rsidRPr="00276E99">
          <w:rPr>
            <w:rFonts w:ascii="Times New Roman" w:hAnsi="Times New Roman"/>
            <w:b/>
            <w:sz w:val="24"/>
            <w:szCs w:val="24"/>
          </w:rPr>
          <w:tab/>
        </w:r>
        <w:r w:rsidR="00EE571E" w:rsidRPr="00276E99">
          <w:rPr>
            <w:rFonts w:ascii="Times New Roman" w:hAnsi="Times New Roman"/>
            <w:b/>
            <w:sz w:val="24"/>
            <w:szCs w:val="24"/>
          </w:rPr>
          <w:tab/>
        </w:r>
        <w:r w:rsidR="00EE571E" w:rsidRPr="00276E99">
          <w:rPr>
            <w:rFonts w:ascii="Times New Roman" w:hAnsi="Times New Roman"/>
            <w:b/>
            <w:sz w:val="24"/>
            <w:szCs w:val="24"/>
          </w:rPr>
          <w:tab/>
        </w:r>
      </w:ins>
    </w:p>
    <w:p w14:paraId="4C356B69" w14:textId="13F272A5" w:rsidR="00C61E6A" w:rsidRDefault="00C61E6A" w:rsidP="00C61E6A">
      <w:pPr>
        <w:pStyle w:val="SemEspaamento"/>
        <w:spacing w:line="360" w:lineRule="auto"/>
        <w:jc w:val="both"/>
        <w:rPr>
          <w:rFonts w:ascii="Times New Roman" w:hAnsi="Times New Roman"/>
          <w:b/>
          <w:sz w:val="24"/>
          <w:szCs w:val="24"/>
        </w:rPr>
      </w:pPr>
    </w:p>
    <w:p w14:paraId="07164EB0" w14:textId="26167055" w:rsidR="00C61E6A" w:rsidRPr="00FC3EB8" w:rsidRDefault="00C61E6A" w:rsidP="00C61E6A">
      <w:pPr>
        <w:pStyle w:val="SemEspaamento"/>
        <w:spacing w:line="360" w:lineRule="auto"/>
        <w:jc w:val="both"/>
        <w:rPr>
          <w:ins w:id="616" w:author="Sousa" w:date="2019-08-03T10:28:00Z"/>
          <w:rFonts w:ascii="Times New Roman" w:hAnsi="Times New Roman"/>
          <w:b/>
          <w:sz w:val="24"/>
          <w:szCs w:val="24"/>
          <w:rPrChange w:id="617" w:author="Sousa" w:date="2019-08-04T19:07:00Z">
            <w:rPr>
              <w:ins w:id="618" w:author="Sousa" w:date="2019-08-03T10:28:00Z"/>
              <w:rFonts w:ascii="Times New Roman" w:hAnsi="Times New Roman"/>
              <w:sz w:val="24"/>
              <w:szCs w:val="24"/>
            </w:rPr>
          </w:rPrChange>
        </w:rPr>
      </w:pPr>
    </w:p>
    <w:p w14:paraId="2992C8E6" w14:textId="6D262E02" w:rsidR="00D73AC8" w:rsidRPr="00A04F89" w:rsidRDefault="00D73AC8">
      <w:pPr>
        <w:spacing w:line="360" w:lineRule="auto"/>
        <w:jc w:val="both"/>
        <w:rPr>
          <w:ins w:id="619" w:author="Sousa" w:date="2019-08-03T10:27:00Z"/>
          <w:rFonts w:ascii="Times New Roman" w:hAnsi="Times New Roman"/>
          <w:sz w:val="24"/>
          <w:szCs w:val="24"/>
        </w:rPr>
        <w:pPrChange w:id="620" w:author="Sousa" w:date="2019-07-26T14:25:00Z">
          <w:pPr>
            <w:pStyle w:val="PargrafodaLista"/>
            <w:numPr>
              <w:numId w:val="37"/>
            </w:numPr>
            <w:spacing w:line="360" w:lineRule="auto"/>
            <w:ind w:hanging="360"/>
            <w:jc w:val="both"/>
          </w:pPr>
        </w:pPrChange>
      </w:pPr>
    </w:p>
    <w:p w14:paraId="6610D3E1" w14:textId="6F8094B1" w:rsidR="00D73AC8" w:rsidRPr="00A04F89" w:rsidRDefault="00D73AC8">
      <w:pPr>
        <w:spacing w:line="360" w:lineRule="auto"/>
        <w:jc w:val="both"/>
        <w:rPr>
          <w:ins w:id="621" w:author="Sousa" w:date="2019-08-03T10:27:00Z"/>
          <w:rFonts w:ascii="Times New Roman" w:hAnsi="Times New Roman"/>
          <w:sz w:val="24"/>
          <w:szCs w:val="24"/>
        </w:rPr>
        <w:pPrChange w:id="622" w:author="Sousa" w:date="2019-07-26T14:25:00Z">
          <w:pPr>
            <w:pStyle w:val="PargrafodaLista"/>
            <w:numPr>
              <w:numId w:val="37"/>
            </w:numPr>
            <w:spacing w:line="360" w:lineRule="auto"/>
            <w:ind w:hanging="360"/>
            <w:jc w:val="both"/>
          </w:pPr>
        </w:pPrChange>
      </w:pPr>
    </w:p>
    <w:p w14:paraId="0A9CE3AF" w14:textId="5B039E6E" w:rsidR="00D73AC8" w:rsidRPr="00A04F89" w:rsidRDefault="00D73AC8">
      <w:pPr>
        <w:spacing w:line="360" w:lineRule="auto"/>
        <w:jc w:val="both"/>
        <w:rPr>
          <w:ins w:id="623" w:author="Sousa" w:date="2019-08-03T10:27:00Z"/>
          <w:rFonts w:ascii="Times New Roman" w:hAnsi="Times New Roman"/>
          <w:sz w:val="24"/>
          <w:szCs w:val="24"/>
        </w:rPr>
        <w:pPrChange w:id="624" w:author="Sousa" w:date="2019-07-26T14:25:00Z">
          <w:pPr>
            <w:pStyle w:val="PargrafodaLista"/>
            <w:numPr>
              <w:numId w:val="37"/>
            </w:numPr>
            <w:spacing w:line="360" w:lineRule="auto"/>
            <w:ind w:hanging="360"/>
            <w:jc w:val="both"/>
          </w:pPr>
        </w:pPrChange>
      </w:pPr>
    </w:p>
    <w:p w14:paraId="5F3D7005" w14:textId="0676FF16" w:rsidR="00FC3EB8" w:rsidRDefault="00FC3EB8" w:rsidP="00FC3EB8">
      <w:pPr>
        <w:spacing w:line="360" w:lineRule="auto"/>
        <w:jc w:val="both"/>
        <w:rPr>
          <w:rFonts w:ascii="Times New Roman" w:hAnsi="Times New Roman"/>
          <w:sz w:val="24"/>
          <w:szCs w:val="24"/>
        </w:rPr>
      </w:pPr>
    </w:p>
    <w:p w14:paraId="76B92651" w14:textId="78D978B0" w:rsidR="00FC3EB8" w:rsidRDefault="00FC3EB8" w:rsidP="00FC3EB8">
      <w:pPr>
        <w:spacing w:line="360" w:lineRule="auto"/>
        <w:jc w:val="both"/>
        <w:rPr>
          <w:rFonts w:ascii="Times New Roman" w:hAnsi="Times New Roman"/>
          <w:sz w:val="24"/>
          <w:szCs w:val="24"/>
        </w:rPr>
      </w:pPr>
    </w:p>
    <w:p w14:paraId="3FC9C3CA" w14:textId="5C3FAABF" w:rsidR="00FC3EB8" w:rsidRDefault="00C61E6A" w:rsidP="00FC3EB8">
      <w:pPr>
        <w:spacing w:line="360" w:lineRule="auto"/>
        <w:jc w:val="both"/>
        <w:rPr>
          <w:rFonts w:ascii="Times New Roman" w:hAnsi="Times New Roman"/>
          <w:sz w:val="24"/>
          <w:szCs w:val="24"/>
        </w:rPr>
      </w:pPr>
      <w:ins w:id="625" w:author="Sousa" w:date="2019-08-04T10:04:00Z">
        <w:r w:rsidRPr="00A04F89">
          <w:rPr>
            <w:rFonts w:ascii="Times New Roman" w:hAnsi="Times New Roman"/>
            <w:noProof/>
            <w:sz w:val="24"/>
            <w:szCs w:val="24"/>
            <w:lang w:eastAsia="pt-PT"/>
            <w:rPrChange w:id="626" w:author="Unknown">
              <w:rPr>
                <w:noProof/>
                <w:lang w:eastAsia="pt-PT"/>
              </w:rPr>
            </w:rPrChange>
          </w:rPr>
          <mc:AlternateContent>
            <mc:Choice Requires="wps">
              <w:drawing>
                <wp:anchor distT="0" distB="0" distL="114300" distR="114300" simplePos="0" relativeHeight="251656704" behindDoc="1" locked="0" layoutInCell="1" allowOverlap="1" wp14:anchorId="69B693C6" wp14:editId="7EE9950C">
                  <wp:simplePos x="0" y="0"/>
                  <wp:positionH relativeFrom="margin">
                    <wp:align>left</wp:align>
                  </wp:positionH>
                  <wp:positionV relativeFrom="paragraph">
                    <wp:posOffset>494665</wp:posOffset>
                  </wp:positionV>
                  <wp:extent cx="1733550" cy="255905"/>
                  <wp:effectExtent l="0" t="0" r="0" b="0"/>
                  <wp:wrapTight wrapText="bothSides">
                    <wp:wrapPolygon edited="0">
                      <wp:start x="0" y="0"/>
                      <wp:lineTo x="0" y="19295"/>
                      <wp:lineTo x="21363" y="19295"/>
                      <wp:lineTo x="21363" y="0"/>
                      <wp:lineTo x="0" y="0"/>
                    </wp:wrapPolygon>
                  </wp:wrapTight>
                  <wp:docPr id="13" name="Caixa de texto 13"/>
                  <wp:cNvGraphicFramePr/>
                  <a:graphic xmlns:a="http://schemas.openxmlformats.org/drawingml/2006/main">
                    <a:graphicData uri="http://schemas.microsoft.com/office/word/2010/wordprocessingShape">
                      <wps:wsp>
                        <wps:cNvSpPr txBox="1"/>
                        <wps:spPr>
                          <a:xfrm>
                            <a:off x="0" y="0"/>
                            <a:ext cx="1733550" cy="255905"/>
                          </a:xfrm>
                          <a:prstGeom prst="rect">
                            <a:avLst/>
                          </a:prstGeom>
                          <a:solidFill>
                            <a:prstClr val="white"/>
                          </a:solidFill>
                          <a:ln>
                            <a:noFill/>
                          </a:ln>
                        </wps:spPr>
                        <wps:txbx>
                          <w:txbxContent>
                            <w:p w14:paraId="69A66F67" w14:textId="5ECEA6B1" w:rsidR="00C677A1" w:rsidRPr="00A727C4" w:rsidRDefault="00C677A1">
                              <w:pPr>
                                <w:pStyle w:val="Legenda"/>
                                <w:rPr>
                                  <w:rFonts w:ascii="Times New Roman" w:hAnsi="Times New Roman"/>
                                  <w:b/>
                                  <w:noProof/>
                                  <w:sz w:val="24"/>
                                  <w:szCs w:val="24"/>
                                </w:rPr>
                                <w:pPrChange w:id="627" w:author="Sousa" w:date="2019-08-04T10:04:00Z">
                                  <w:pPr>
                                    <w:pStyle w:val="SemEspaamento"/>
                                    <w:spacing w:line="360" w:lineRule="auto"/>
                                    <w:jc w:val="both"/>
                                  </w:pPr>
                                </w:pPrChange>
                              </w:pPr>
                              <w:ins w:id="628" w:author="Sousa" w:date="2019-08-04T10:05:00Z">
                                <w:r w:rsidRPr="00A727C4">
                                  <w:rPr>
                                    <w:rFonts w:ascii="Times New Roman" w:hAnsi="Times New Roman"/>
                                    <w:b/>
                                    <w:i w:val="0"/>
                                    <w:color w:val="auto"/>
                                    <w:rPrChange w:id="629" w:author="Sousa" w:date="2019-08-04T10:05:00Z">
                                      <w:rPr/>
                                    </w:rPrChange>
                                  </w:rPr>
                                  <w:t>Fonte:http://www.grupoicts.com.br/?pg=principal</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B693C6" id="_x0000_t202" coordsize="21600,21600" o:spt="202" path="m,l,21600r21600,l21600,xe">
                  <v:stroke joinstyle="miter"/>
                  <v:path gradientshapeok="t" o:connecttype="rect"/>
                </v:shapetype>
                <v:shape id="Caixa de texto 13" o:spid="_x0000_s1026" type="#_x0000_t202" style="position:absolute;left:0;text-align:left;margin-left:0;margin-top:38.95pt;width:136.5pt;height:20.15pt;z-index:-2516597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" stroked="f">
                  <v:textbox inset="0,0,0,0">
                    <w:txbxContent>
                      <w:p w14:paraId="69A66F67" w14:textId="5ECEA6B1" w:rsidR="00C677A1" w:rsidRPr="00A727C4" w:rsidRDefault="00C677A1">
                        <w:pPr>
                          <w:pStyle w:val="Legenda"/>
                          <w:rPr>
                            <w:rFonts w:ascii="Times New Roman" w:hAnsi="Times New Roman"/>
                            <w:b/>
                            <w:noProof/>
                            <w:sz w:val="24"/>
                            <w:szCs w:val="24"/>
                          </w:rPr>
                          <w:pPrChange w:id="629" w:author="Sousa" w:date="2019-08-04T10:04:00Z">
                            <w:pPr>
                              <w:pStyle w:val="SemEspaamento"/>
                              <w:spacing w:line="360" w:lineRule="auto"/>
                              <w:jc w:val="both"/>
                            </w:pPr>
                          </w:pPrChange>
                        </w:pPr>
                        <w:ins w:id="630" w:author="Sousa" w:date="2019-08-04T10:05:00Z">
                          <w:r w:rsidRPr="00A727C4">
                            <w:rPr>
                              <w:rFonts w:ascii="Times New Roman" w:hAnsi="Times New Roman"/>
                              <w:b/>
                              <w:i w:val="0"/>
                              <w:color w:val="auto"/>
                              <w:rPrChange w:id="631" w:author="Sousa" w:date="2019-08-04T10:05:00Z">
                                <w:rPr>
                                  <w:i/>
                                  <w:iCs/>
                                </w:rPr>
                              </w:rPrChange>
                            </w:rPr>
                            <w:t>Fonte:http://www.grupoicts.com.br/?pg=principal</w:t>
                          </w:r>
                        </w:ins>
                      </w:p>
                    </w:txbxContent>
                  </v:textbox>
                  <w10:wrap type="tight" anchorx="margin"/>
                </v:shape>
              </w:pict>
            </mc:Fallback>
          </mc:AlternateContent>
        </w:r>
      </w:ins>
    </w:p>
    <w:p w14:paraId="4971CF4D" w14:textId="7064D242" w:rsidR="00D73AC8" w:rsidRDefault="00D73AC8" w:rsidP="00C61E6A">
      <w:pPr>
        <w:spacing w:line="360" w:lineRule="auto"/>
        <w:jc w:val="both"/>
        <w:rPr>
          <w:rFonts w:ascii="Times New Roman" w:hAnsi="Times New Roman"/>
          <w:sz w:val="24"/>
          <w:szCs w:val="24"/>
        </w:rPr>
      </w:pPr>
    </w:p>
    <w:p w14:paraId="420E07CB" w14:textId="77777777" w:rsidR="00283B6A" w:rsidRDefault="00283B6A" w:rsidP="00C61E6A">
      <w:pPr>
        <w:spacing w:line="360" w:lineRule="auto"/>
        <w:jc w:val="both"/>
        <w:rPr>
          <w:rFonts w:ascii="Times New Roman" w:hAnsi="Times New Roman"/>
          <w:b/>
          <w:sz w:val="24"/>
          <w:szCs w:val="24"/>
        </w:rPr>
      </w:pPr>
    </w:p>
    <w:p w14:paraId="01422457" w14:textId="77777777" w:rsidR="00283B6A" w:rsidRDefault="00283B6A" w:rsidP="00C61E6A">
      <w:pPr>
        <w:spacing w:line="360" w:lineRule="auto"/>
        <w:jc w:val="both"/>
        <w:rPr>
          <w:rFonts w:ascii="Times New Roman" w:hAnsi="Times New Roman"/>
          <w:b/>
          <w:sz w:val="24"/>
          <w:szCs w:val="24"/>
        </w:rPr>
      </w:pPr>
    </w:p>
    <w:p w14:paraId="7AC39570" w14:textId="77777777" w:rsidR="00283B6A" w:rsidRDefault="00283B6A" w:rsidP="00C61E6A">
      <w:pPr>
        <w:spacing w:line="360" w:lineRule="auto"/>
        <w:jc w:val="both"/>
        <w:rPr>
          <w:rFonts w:ascii="Times New Roman" w:hAnsi="Times New Roman"/>
          <w:b/>
          <w:sz w:val="24"/>
          <w:szCs w:val="24"/>
        </w:rPr>
      </w:pPr>
    </w:p>
    <w:p w14:paraId="66E32D94" w14:textId="32AEE63E" w:rsidR="00C61E6A" w:rsidRPr="00C61E6A" w:rsidRDefault="00C61E6A" w:rsidP="00C61E6A">
      <w:pPr>
        <w:spacing w:line="360" w:lineRule="auto"/>
        <w:jc w:val="both"/>
        <w:rPr>
          <w:rFonts w:ascii="Times New Roman" w:hAnsi="Times New Roman"/>
          <w:b/>
          <w:sz w:val="24"/>
          <w:szCs w:val="24"/>
        </w:rPr>
      </w:pPr>
      <w:r w:rsidRPr="00C61E6A">
        <w:rPr>
          <w:rFonts w:ascii="Times New Roman" w:hAnsi="Times New Roman"/>
          <w:b/>
          <w:sz w:val="24"/>
          <w:szCs w:val="24"/>
        </w:rPr>
        <w:lastRenderedPageBreak/>
        <w:t>Tela de Hand Talk</w:t>
      </w:r>
    </w:p>
    <w:p w14:paraId="7848E519" w14:textId="1B98EE86" w:rsidR="00C61E6A" w:rsidRDefault="00C61E6A" w:rsidP="00C61E6A">
      <w:pPr>
        <w:spacing w:line="360" w:lineRule="auto"/>
        <w:jc w:val="both"/>
        <w:rPr>
          <w:rFonts w:ascii="Times New Roman" w:hAnsi="Times New Roman"/>
          <w:sz w:val="24"/>
          <w:szCs w:val="24"/>
        </w:rPr>
      </w:pPr>
      <w:ins w:id="630" w:author="Sousa" w:date="2019-08-04T10:06:00Z">
        <w:r w:rsidRPr="00A04F89">
          <w:rPr>
            <w:rFonts w:ascii="Times New Roman" w:hAnsi="Times New Roman"/>
            <w:noProof/>
            <w:sz w:val="24"/>
            <w:szCs w:val="24"/>
            <w:lang w:eastAsia="pt-PT"/>
            <w:rPrChange w:id="631" w:author="Unknown">
              <w:rPr>
                <w:noProof/>
                <w:lang w:eastAsia="pt-PT"/>
              </w:rPr>
            </w:rPrChange>
          </w:rPr>
          <mc:AlternateContent>
            <mc:Choice Requires="wps">
              <w:drawing>
                <wp:anchor distT="0" distB="0" distL="114300" distR="114300" simplePos="0" relativeHeight="251662848" behindDoc="1" locked="0" layoutInCell="1" allowOverlap="1" wp14:anchorId="7B3DFB61" wp14:editId="31FD37FF">
                  <wp:simplePos x="0" y="0"/>
                  <wp:positionH relativeFrom="margin">
                    <wp:posOffset>-19685</wp:posOffset>
                  </wp:positionH>
                  <wp:positionV relativeFrom="paragraph">
                    <wp:posOffset>2607310</wp:posOffset>
                  </wp:positionV>
                  <wp:extent cx="1601470" cy="635"/>
                  <wp:effectExtent l="0" t="0" r="0" b="635"/>
                  <wp:wrapTight wrapText="bothSides">
                    <wp:wrapPolygon edited="0">
                      <wp:start x="0" y="0"/>
                      <wp:lineTo x="0" y="21019"/>
                      <wp:lineTo x="21326" y="21019"/>
                      <wp:lineTo x="21326" y="0"/>
                      <wp:lineTo x="0" y="0"/>
                    </wp:wrapPolygon>
                  </wp:wrapTight>
                  <wp:docPr id="14" name="Caixa de texto 14"/>
                  <wp:cNvGraphicFramePr/>
                  <a:graphic xmlns:a="http://schemas.openxmlformats.org/drawingml/2006/main">
                    <a:graphicData uri="http://schemas.microsoft.com/office/word/2010/wordprocessingShape">
                      <wps:wsp>
                        <wps:cNvSpPr txBox="1"/>
                        <wps:spPr>
                          <a:xfrm>
                            <a:off x="0" y="0"/>
                            <a:ext cx="1601470" cy="635"/>
                          </a:xfrm>
                          <a:prstGeom prst="rect">
                            <a:avLst/>
                          </a:prstGeom>
                          <a:solidFill>
                            <a:prstClr val="white"/>
                          </a:solidFill>
                          <a:ln>
                            <a:noFill/>
                          </a:ln>
                        </wps:spPr>
                        <wps:txbx>
                          <w:txbxContent>
                            <w:p w14:paraId="0F50A633" w14:textId="1E8BC171" w:rsidR="00C677A1" w:rsidRPr="003D7F78" w:rsidRDefault="00C677A1">
                              <w:pPr>
                                <w:pStyle w:val="Legenda"/>
                                <w:rPr>
                                  <w:rFonts w:ascii="Times New Roman" w:hAnsi="Times New Roman"/>
                                  <w:b/>
                                  <w:noProof/>
                                  <w:rPrChange w:id="632" w:author="Sousa" w:date="2019-08-04T10:08:00Z">
                                    <w:rPr>
                                      <w:rFonts w:ascii="Times New Roman" w:hAnsi="Times New Roman"/>
                                      <w:b/>
                                      <w:noProof/>
                                      <w:sz w:val="24"/>
                                      <w:szCs w:val="24"/>
                                    </w:rPr>
                                  </w:rPrChange>
                                </w:rPr>
                                <w:pPrChange w:id="633" w:author="Sousa" w:date="2019-08-04T10:06:00Z">
                                  <w:pPr>
                                    <w:spacing w:line="360" w:lineRule="auto"/>
                                    <w:jc w:val="both"/>
                                  </w:pPr>
                                </w:pPrChange>
                              </w:pPr>
                              <w:ins w:id="634" w:author="Sousa" w:date="2019-08-04T10:07:00Z">
                                <w:r w:rsidRPr="003D7F78">
                                  <w:rPr>
                                    <w:b/>
                                    <w:bCs/>
                                    <w:i w:val="0"/>
                                    <w:color w:val="auto"/>
                                    <w:rPrChange w:id="635" w:author="Sousa" w:date="2019-08-04T10:08:00Z">
                                      <w:rPr>
                                        <w:b/>
                                        <w:bCs/>
                                        <w:sz w:val="20"/>
                                        <w:szCs w:val="20"/>
                                      </w:rPr>
                                    </w:rPrChange>
                                  </w:rPr>
                                  <w:t>Fonte</w:t>
                                </w:r>
                                <w:r w:rsidRPr="003D7F78">
                                  <w:rPr>
                                    <w:b/>
                                    <w:i w:val="0"/>
                                    <w:color w:val="auto"/>
                                    <w:rPrChange w:id="636" w:author="Sousa" w:date="2019-08-04T10:08:00Z">
                                      <w:rPr>
                                        <w:sz w:val="20"/>
                                        <w:szCs w:val="20"/>
                                      </w:rPr>
                                    </w:rPrChange>
                                  </w:rPr>
                                  <w:t>: https://itunes.apple.com/br/app/hand-talk-tradutor-portugues/id659816995?mt=8</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3DFB61" id="Caixa de texto 14" o:spid="_x0000_s1027" type="#_x0000_t202" style="position:absolute;left:0;text-align:left;margin-left:-1.55pt;margin-top:205.3pt;width:126.1pt;height:.05pt;z-index:-2516536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" stroked="f">
                  <v:textbox style="mso-fit-shape-to-text:t" inset="0,0,0,0">
                    <w:txbxContent>
                      <w:p w14:paraId="0F50A633" w14:textId="1E8BC171" w:rsidR="00C677A1" w:rsidRPr="003D7F78" w:rsidRDefault="00C677A1">
                        <w:pPr>
                          <w:pStyle w:val="Legenda"/>
                          <w:rPr>
                            <w:rFonts w:ascii="Times New Roman" w:hAnsi="Times New Roman"/>
                            <w:b/>
                            <w:noProof/>
                            <w:rPrChange w:id="639" w:author="Sousa" w:date="2019-08-04T10:08:00Z">
                              <w:rPr>
                                <w:rFonts w:ascii="Times New Roman" w:hAnsi="Times New Roman"/>
                                <w:b/>
                                <w:noProof/>
                                <w:sz w:val="24"/>
                                <w:szCs w:val="24"/>
                              </w:rPr>
                            </w:rPrChange>
                          </w:rPr>
                          <w:pPrChange w:id="640" w:author="Sousa" w:date="2019-08-04T10:06:00Z">
                            <w:pPr>
                              <w:spacing w:line="360" w:lineRule="auto"/>
                              <w:jc w:val="both"/>
                            </w:pPr>
                          </w:pPrChange>
                        </w:pPr>
                        <w:ins w:id="641" w:author="Sousa" w:date="2019-08-04T10:07:00Z">
                          <w:r w:rsidRPr="003D7F78">
                            <w:rPr>
                              <w:b/>
                              <w:bCs/>
                              <w:i w:val="0"/>
                              <w:color w:val="auto"/>
                              <w:rPrChange w:id="642" w:author="Sousa" w:date="2019-08-04T10:08:00Z">
                                <w:rPr>
                                  <w:b/>
                                  <w:bCs/>
                                  <w:i/>
                                  <w:iCs/>
                                  <w:sz w:val="20"/>
                                  <w:szCs w:val="20"/>
                                </w:rPr>
                              </w:rPrChange>
                            </w:rPr>
                            <w:t>Fonte</w:t>
                          </w:r>
                          <w:r w:rsidRPr="003D7F78">
                            <w:rPr>
                              <w:b/>
                              <w:i w:val="0"/>
                              <w:color w:val="auto"/>
                              <w:rPrChange w:id="643" w:author="Sousa" w:date="2019-08-04T10:08:00Z">
                                <w:rPr>
                                  <w:i/>
                                  <w:iCs/>
                                  <w:sz w:val="20"/>
                                  <w:szCs w:val="20"/>
                                </w:rPr>
                              </w:rPrChange>
                            </w:rPr>
                            <w:t>: https://itunes.apple.com/br/app/hand-talk-tradutor-portugues/id659816995?mt=8</w:t>
                          </w:r>
                        </w:ins>
                      </w:p>
                    </w:txbxContent>
                  </v:textbox>
                  <w10:wrap type="tight" anchorx="margin"/>
                </v:shape>
              </w:pict>
            </mc:Fallback>
          </mc:AlternateContent>
        </w:r>
      </w:ins>
      <w:r>
        <w:rPr>
          <w:rFonts w:ascii="Times New Roman" w:hAnsi="Times New Roman"/>
          <w:noProof/>
          <w:sz w:val="24"/>
          <w:szCs w:val="24"/>
          <w:lang w:eastAsia="pt-PT"/>
        </w:rPr>
        <w:drawing>
          <wp:inline distT="0" distB="0" distL="0" distR="0" wp14:anchorId="14F97511" wp14:editId="5A59EFE7">
            <wp:extent cx="1566545" cy="2566670"/>
            <wp:effectExtent l="0" t="0" r="0" b="508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66545" cy="2566670"/>
                    </a:xfrm>
                    <a:prstGeom prst="rect">
                      <a:avLst/>
                    </a:prstGeom>
                    <a:noFill/>
                  </pic:spPr>
                </pic:pic>
              </a:graphicData>
            </a:graphic>
          </wp:inline>
        </w:drawing>
      </w:r>
    </w:p>
    <w:p w14:paraId="4A5D39EF" w14:textId="5C178CA2" w:rsidR="00C61E6A" w:rsidRDefault="00C61E6A" w:rsidP="00C61E6A">
      <w:pPr>
        <w:spacing w:line="360" w:lineRule="auto"/>
        <w:jc w:val="both"/>
        <w:rPr>
          <w:rFonts w:ascii="Times New Roman" w:hAnsi="Times New Roman"/>
          <w:sz w:val="24"/>
          <w:szCs w:val="24"/>
        </w:rPr>
      </w:pPr>
    </w:p>
    <w:p w14:paraId="5949EDC9" w14:textId="77777777" w:rsidR="00283B6A" w:rsidRDefault="00283B6A" w:rsidP="00283B6A">
      <w:pPr>
        <w:spacing w:line="360" w:lineRule="auto"/>
        <w:jc w:val="both"/>
        <w:rPr>
          <w:rFonts w:ascii="Times New Roman" w:hAnsi="Times New Roman"/>
          <w:sz w:val="24"/>
          <w:szCs w:val="24"/>
        </w:rPr>
      </w:pPr>
    </w:p>
    <w:p w14:paraId="413D456A" w14:textId="3C9C7539" w:rsidR="007E7755" w:rsidRPr="00A04F89" w:rsidRDefault="007E7755">
      <w:pPr>
        <w:spacing w:line="360" w:lineRule="auto"/>
        <w:jc w:val="both"/>
        <w:rPr>
          <w:ins w:id="637" w:author="Sousa" w:date="2019-08-04T09:59:00Z"/>
          <w:rFonts w:ascii="Times New Roman" w:hAnsi="Times New Roman"/>
          <w:b/>
          <w:sz w:val="24"/>
          <w:szCs w:val="24"/>
          <w:rPrChange w:id="638" w:author="Sousa" w:date="2019-08-04T19:07:00Z">
            <w:rPr>
              <w:ins w:id="639" w:author="Sousa" w:date="2019-08-04T09:59:00Z"/>
              <w:rFonts w:ascii="Times New Roman" w:hAnsi="Times New Roman"/>
              <w:sz w:val="24"/>
              <w:szCs w:val="24"/>
            </w:rPr>
          </w:rPrChange>
        </w:rPr>
        <w:pPrChange w:id="640" w:author="Sousa" w:date="2019-07-26T14:25:00Z">
          <w:pPr>
            <w:pStyle w:val="PargrafodaLista"/>
            <w:numPr>
              <w:numId w:val="37"/>
            </w:numPr>
            <w:spacing w:line="360" w:lineRule="auto"/>
            <w:ind w:hanging="360"/>
            <w:jc w:val="both"/>
          </w:pPr>
        </w:pPrChange>
      </w:pPr>
      <w:ins w:id="641" w:author="Sousa" w:date="2019-08-04T10:00:00Z">
        <w:r w:rsidRPr="00A04F89">
          <w:rPr>
            <w:rFonts w:ascii="Times New Roman" w:hAnsi="Times New Roman"/>
            <w:b/>
            <w:sz w:val="24"/>
            <w:szCs w:val="24"/>
            <w:rPrChange w:id="642" w:author="Sousa" w:date="2019-08-04T19:07:00Z">
              <w:rPr>
                <w:rFonts w:ascii="Times New Roman" w:hAnsi="Times New Roman"/>
                <w:sz w:val="24"/>
                <w:szCs w:val="24"/>
              </w:rPr>
            </w:rPrChange>
          </w:rPr>
          <w:t>Tela de ProDeaf</w:t>
        </w:r>
      </w:ins>
    </w:p>
    <w:p w14:paraId="0D84927E" w14:textId="77777777" w:rsidR="008E76A7" w:rsidRDefault="008E76A7">
      <w:pPr>
        <w:keepNext/>
        <w:spacing w:line="360" w:lineRule="auto"/>
        <w:jc w:val="both"/>
        <w:rPr>
          <w:rFonts w:ascii="Times New Roman" w:hAnsi="Times New Roman"/>
          <w:b/>
          <w:noProof/>
          <w:sz w:val="24"/>
          <w:szCs w:val="24"/>
          <w:lang w:eastAsia="pt-PT"/>
        </w:rPr>
        <w:pPrChange w:id="643" w:author="Sousa" w:date="2019-07-26T14:25:00Z">
          <w:pPr>
            <w:pStyle w:val="PargrafodaLista"/>
            <w:numPr>
              <w:numId w:val="37"/>
            </w:numPr>
            <w:spacing w:line="360" w:lineRule="auto"/>
            <w:ind w:hanging="360"/>
            <w:jc w:val="both"/>
          </w:pPr>
        </w:pPrChange>
      </w:pPr>
      <w:r>
        <w:rPr>
          <w:rFonts w:ascii="Times New Roman" w:hAnsi="Times New Roman"/>
          <w:b/>
          <w:noProof/>
          <w:sz w:val="24"/>
          <w:szCs w:val="24"/>
          <w:lang w:eastAsia="pt-PT"/>
        </w:rPr>
        <w:drawing>
          <wp:inline distT="0" distB="0" distL="0" distR="0" wp14:anchorId="4B1C45B0" wp14:editId="47554895">
            <wp:extent cx="2216989" cy="2283673"/>
            <wp:effectExtent l="0" t="0" r="0" b="254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18291" cy="2285014"/>
                    </a:xfrm>
                    <a:prstGeom prst="rect">
                      <a:avLst/>
                    </a:prstGeom>
                    <a:noFill/>
                  </pic:spPr>
                </pic:pic>
              </a:graphicData>
            </a:graphic>
          </wp:inline>
        </w:drawing>
      </w:r>
    </w:p>
    <w:p w14:paraId="51DB7DB7" w14:textId="72D0D745" w:rsidR="008E76A7" w:rsidRPr="009E4A2F" w:rsidRDefault="00902F3A" w:rsidP="009E4A2F">
      <w:pPr>
        <w:keepNext/>
        <w:spacing w:line="360" w:lineRule="auto"/>
        <w:jc w:val="both"/>
        <w:rPr>
          <w:rFonts w:ascii="Times New Roman" w:hAnsi="Times New Roman"/>
          <w:b/>
          <w:noProof/>
          <w:sz w:val="24"/>
          <w:szCs w:val="24"/>
          <w:lang w:eastAsia="pt-PT"/>
        </w:rPr>
      </w:pPr>
      <w:ins w:id="644" w:author="Sousa" w:date="2019-08-04T10:04:00Z">
        <w:r w:rsidRPr="00A727C4">
          <w:rPr>
            <w:rFonts w:ascii="Times New Roman" w:hAnsi="Times New Roman"/>
            <w:b/>
            <w:sz w:val="20"/>
            <w:szCs w:val="20"/>
            <w:rPrChange w:id="645" w:author="Sousa" w:date="2019-08-04T19:07:00Z">
              <w:rPr/>
            </w:rPrChange>
          </w:rPr>
          <w:t>Fonte: http://www.prodeaf.net/prodeaf-movel/</w:t>
        </w:r>
      </w:ins>
    </w:p>
    <w:p w14:paraId="10F6BD73" w14:textId="434019AF" w:rsidR="00F17D1E" w:rsidRDefault="00006CA8">
      <w:pPr>
        <w:spacing w:line="360" w:lineRule="auto"/>
        <w:jc w:val="both"/>
        <w:rPr>
          <w:rFonts w:ascii="Times New Roman" w:hAnsi="Times New Roman"/>
          <w:sz w:val="24"/>
          <w:szCs w:val="24"/>
        </w:rPr>
        <w:pPrChange w:id="646" w:author="Sousa" w:date="2019-07-26T14:25:00Z">
          <w:pPr>
            <w:pStyle w:val="PargrafodaLista"/>
            <w:numPr>
              <w:numId w:val="37"/>
            </w:numPr>
            <w:spacing w:line="360" w:lineRule="auto"/>
            <w:ind w:hanging="360"/>
            <w:jc w:val="both"/>
          </w:pPr>
        </w:pPrChange>
      </w:pPr>
      <w:ins w:id="647" w:author="Sousa" w:date="2019-07-26T14:09:00Z">
        <w:r w:rsidRPr="00276E99">
          <w:rPr>
            <w:rFonts w:ascii="Times New Roman" w:hAnsi="Times New Roman"/>
            <w:sz w:val="24"/>
            <w:szCs w:val="24"/>
          </w:rPr>
          <w:t xml:space="preserve">Para o presente trabalho foi escolhido o aplicativo Hand Talk. </w:t>
        </w:r>
        <w:r w:rsidRPr="00A04F89">
          <w:rPr>
            <w:rFonts w:ascii="Times New Roman" w:hAnsi="Times New Roman"/>
            <w:sz w:val="24"/>
            <w:szCs w:val="24"/>
            <w:rPrChange w:id="648" w:author="Sousa" w:date="2019-08-04T19:07:00Z">
              <w:rPr/>
            </w:rPrChange>
          </w:rPr>
          <w:t>Os critérios para a escolha do aplicativo foram: acessibilidade, funcionalidade e inclusão e a acreditamos que o aplicat</w:t>
        </w:r>
        <w:r w:rsidR="009A4520" w:rsidRPr="00276E99">
          <w:rPr>
            <w:rFonts w:ascii="Times New Roman" w:hAnsi="Times New Roman"/>
            <w:sz w:val="24"/>
            <w:szCs w:val="24"/>
          </w:rPr>
          <w:t xml:space="preserve">ivo Hand talk reúne </w:t>
        </w:r>
      </w:ins>
      <w:ins w:id="649" w:author="Sousa" w:date="2019-08-03T21:20:00Z">
        <w:r w:rsidR="009A4520" w:rsidRPr="00276E99">
          <w:rPr>
            <w:rFonts w:ascii="Times New Roman" w:hAnsi="Times New Roman"/>
            <w:sz w:val="24"/>
            <w:szCs w:val="24"/>
          </w:rPr>
          <w:t xml:space="preserve">o melhor desses </w:t>
        </w:r>
      </w:ins>
      <w:ins w:id="650" w:author="Sousa" w:date="2019-07-26T14:09:00Z">
        <w:r w:rsidRPr="00A04F89">
          <w:rPr>
            <w:rFonts w:ascii="Times New Roman" w:hAnsi="Times New Roman"/>
            <w:sz w:val="24"/>
            <w:szCs w:val="24"/>
            <w:rPrChange w:id="651" w:author="Sousa" w:date="2019-08-04T19:07:00Z">
              <w:rPr/>
            </w:rPrChange>
          </w:rPr>
          <w:t xml:space="preserve">critérios, em relação aos outros dois, nomeadamente: RYBENÁ, PRODEAF, que apesar de serem importantes para educação </w:t>
        </w:r>
        <w:r w:rsidRPr="00A04F89">
          <w:rPr>
            <w:rFonts w:ascii="Times New Roman" w:hAnsi="Times New Roman"/>
            <w:sz w:val="24"/>
            <w:szCs w:val="24"/>
            <w:rPrChange w:id="652" w:author="Sousa" w:date="2019-08-04T19:07:00Z">
              <w:rPr/>
            </w:rPrChange>
          </w:rPr>
          <w:lastRenderedPageBreak/>
          <w:t>da pessoa portadora de deficiência auditiva, apresentam limitações em relação aos critérios acima mencionados</w:t>
        </w:r>
      </w:ins>
      <w:r w:rsidR="00FF142C">
        <w:rPr>
          <w:rFonts w:ascii="Times New Roman" w:hAnsi="Times New Roman"/>
          <w:sz w:val="24"/>
          <w:szCs w:val="24"/>
        </w:rPr>
        <w:t>, como afirma</w:t>
      </w:r>
      <w:r w:rsidR="00E24ABB">
        <w:rPr>
          <w:rFonts w:ascii="Times New Roman" w:hAnsi="Times New Roman"/>
          <w:sz w:val="24"/>
          <w:szCs w:val="24"/>
        </w:rPr>
        <w:t xml:space="preserve"> Da Silva (</w:t>
      </w:r>
      <w:r w:rsidR="00E24ABB" w:rsidRPr="00E24ABB">
        <w:rPr>
          <w:rFonts w:ascii="Times New Roman" w:hAnsi="Times New Roman"/>
          <w:i/>
          <w:sz w:val="24"/>
          <w:szCs w:val="24"/>
        </w:rPr>
        <w:t>et</w:t>
      </w:r>
      <w:r w:rsidR="00E24ABB">
        <w:rPr>
          <w:rFonts w:ascii="Times New Roman" w:hAnsi="Times New Roman"/>
          <w:i/>
          <w:sz w:val="24"/>
          <w:szCs w:val="24"/>
        </w:rPr>
        <w:t>.</w:t>
      </w:r>
      <w:r w:rsidR="00E24ABB" w:rsidRPr="00E24ABB">
        <w:rPr>
          <w:rFonts w:ascii="Times New Roman" w:hAnsi="Times New Roman"/>
          <w:i/>
          <w:sz w:val="24"/>
          <w:szCs w:val="24"/>
        </w:rPr>
        <w:t xml:space="preserve"> all</w:t>
      </w:r>
      <w:r w:rsidR="00E24ABB">
        <w:rPr>
          <w:rFonts w:ascii="Times New Roman" w:hAnsi="Times New Roman"/>
          <w:sz w:val="24"/>
          <w:szCs w:val="24"/>
        </w:rPr>
        <w:t>):</w:t>
      </w:r>
    </w:p>
    <w:p w14:paraId="4B851DBD" w14:textId="01ECF30A" w:rsidR="00FC3EB8" w:rsidRPr="00FC3EB8" w:rsidRDefault="00D36401" w:rsidP="00FC3EB8">
      <w:pPr>
        <w:spacing w:line="360" w:lineRule="auto"/>
        <w:ind w:left="2832"/>
        <w:jc w:val="both"/>
        <w:rPr>
          <w:rFonts w:ascii="Times New Roman" w:hAnsi="Times New Roman"/>
          <w:sz w:val="20"/>
          <w:szCs w:val="20"/>
        </w:rPr>
      </w:pPr>
      <w:r>
        <w:rPr>
          <w:rFonts w:ascii="Times New Roman" w:hAnsi="Times New Roman"/>
          <w:sz w:val="20"/>
          <w:szCs w:val="20"/>
        </w:rPr>
        <w:t>"</w:t>
      </w:r>
      <w:r w:rsidR="00E24ABB" w:rsidRPr="00FC3EB8">
        <w:rPr>
          <w:rFonts w:ascii="Times New Roman" w:hAnsi="Times New Roman"/>
          <w:sz w:val="20"/>
          <w:szCs w:val="20"/>
        </w:rPr>
        <w:t>A funcionalidade do Rybená em celular ainda apresenta algumas limitações. Consegue-se entrar no site normalmente, mas a visibilidade fica comprometida, bem como a funcionalidade para interpretação dos vocábulos para LIBRAS. Acredita-se que, com alguns ajustes, essa tecnologia pode contribuir para facilitação da aprendizagem. Em notebooks e netbooks, constata-se que é bem funcional e intuitivo.</w:t>
      </w:r>
      <w:r w:rsidR="00FC3EB8" w:rsidRPr="00FC3EB8">
        <w:rPr>
          <w:rFonts w:ascii="Times New Roman" w:hAnsi="Times New Roman"/>
          <w:sz w:val="20"/>
          <w:szCs w:val="20"/>
        </w:rPr>
        <w:t xml:space="preserve"> </w:t>
      </w:r>
      <w:r w:rsidR="00E24ABB" w:rsidRPr="00FC3EB8">
        <w:rPr>
          <w:rFonts w:ascii="Times New Roman" w:hAnsi="Times New Roman"/>
          <w:sz w:val="20"/>
          <w:szCs w:val="20"/>
        </w:rPr>
        <w:t>O Rybená é um importante recurso disponível para os surdos; com ele, podem ter acesso aos conteúdos acadêmicos, textos de química, física, matemática, língua portuguesa, filosofia e outros, por meio da língua de sinais. Entretanto, no iPhone, quando se aplica o zoom fica inviável a visibilidade, porque sai da tela.</w:t>
      </w:r>
      <w:r w:rsidR="00FC3EB8" w:rsidRPr="00FC3EB8">
        <w:rPr>
          <w:rFonts w:ascii="Times New Roman" w:hAnsi="Times New Roman"/>
          <w:sz w:val="20"/>
          <w:szCs w:val="20"/>
        </w:rPr>
        <w:t xml:space="preserve"> Já o ProDeaf caracteriza-se como um aplicativo disponível em dispositivos móveis. Ele já se encontra na versão para Smartphones. É um aplicativo de dicionário e tradução</w:t>
      </w:r>
      <w:r>
        <w:rPr>
          <w:rFonts w:ascii="Times New Roman" w:hAnsi="Times New Roman"/>
          <w:sz w:val="20"/>
          <w:szCs w:val="20"/>
        </w:rPr>
        <w:t>"</w:t>
      </w:r>
      <w:r w:rsidR="00FC3EB8" w:rsidRPr="00FC3EB8">
        <w:rPr>
          <w:rFonts w:ascii="Times New Roman" w:hAnsi="Times New Roman"/>
          <w:sz w:val="20"/>
          <w:szCs w:val="20"/>
        </w:rPr>
        <w:t>.</w:t>
      </w:r>
    </w:p>
    <w:p w14:paraId="0B888CF6" w14:textId="77777777" w:rsidR="00E24ABB" w:rsidRPr="00276E99" w:rsidRDefault="00E24ABB" w:rsidP="00E24ABB">
      <w:pPr>
        <w:spacing w:line="360" w:lineRule="auto"/>
        <w:jc w:val="both"/>
        <w:rPr>
          <w:ins w:id="653" w:author="Sousa" w:date="2019-07-26T14:25:00Z"/>
          <w:rFonts w:ascii="Times New Roman" w:hAnsi="Times New Roman"/>
          <w:sz w:val="24"/>
          <w:szCs w:val="24"/>
        </w:rPr>
      </w:pPr>
    </w:p>
    <w:p w14:paraId="6276E39B" w14:textId="1E910FE6" w:rsidR="00006CA8" w:rsidRPr="00A04F89" w:rsidRDefault="00E24ABB">
      <w:pPr>
        <w:spacing w:line="360" w:lineRule="auto"/>
        <w:jc w:val="both"/>
        <w:rPr>
          <w:ins w:id="654" w:author="Sousa" w:date="2019-07-26T14:09:00Z"/>
          <w:rFonts w:ascii="Times New Roman" w:hAnsi="Times New Roman"/>
          <w:sz w:val="24"/>
          <w:szCs w:val="24"/>
        </w:rPr>
        <w:pPrChange w:id="655" w:author="Sousa" w:date="2019-07-26T14:25:00Z">
          <w:pPr>
            <w:pStyle w:val="PargrafodaLista"/>
            <w:numPr>
              <w:numId w:val="37"/>
            </w:numPr>
            <w:spacing w:line="360" w:lineRule="auto"/>
            <w:ind w:hanging="360"/>
            <w:jc w:val="both"/>
          </w:pPr>
        </w:pPrChange>
      </w:pPr>
      <w:ins w:id="656" w:author="Sousa" w:date="2019-07-26T14:09:00Z">
        <w:r w:rsidRPr="00A04F89">
          <w:rPr>
            <w:rFonts w:ascii="Times New Roman" w:hAnsi="Times New Roman"/>
            <w:noProof/>
            <w:sz w:val="24"/>
            <w:szCs w:val="24"/>
            <w:lang w:eastAsia="pt-PT"/>
            <w:rPrChange w:id="657" w:author="Unknown">
              <w:rPr>
                <w:noProof/>
                <w:lang w:eastAsia="pt-PT"/>
              </w:rPr>
            </w:rPrChange>
          </w:rPr>
          <w:drawing>
            <wp:anchor distT="0" distB="0" distL="114300" distR="114300" simplePos="0" relativeHeight="251657728" behindDoc="1" locked="0" layoutInCell="1" allowOverlap="1" wp14:anchorId="381D939B" wp14:editId="2DCE69E6">
              <wp:simplePos x="0" y="0"/>
              <wp:positionH relativeFrom="margin">
                <wp:posOffset>1263015</wp:posOffset>
              </wp:positionH>
              <wp:positionV relativeFrom="paragraph">
                <wp:posOffset>-43815</wp:posOffset>
              </wp:positionV>
              <wp:extent cx="2852420" cy="2338070"/>
              <wp:effectExtent l="0" t="0" r="5080" b="5080"/>
              <wp:wrapTight wrapText="bothSides">
                <wp:wrapPolygon edited="0">
                  <wp:start x="0" y="0"/>
                  <wp:lineTo x="0" y="21471"/>
                  <wp:lineTo x="21494" y="21471"/>
                  <wp:lineTo x="21494"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2420" cy="2338070"/>
                      </a:xfrm>
                      <a:prstGeom prst="rect">
                        <a:avLst/>
                      </a:prstGeom>
                      <a:noFill/>
                    </pic:spPr>
                  </pic:pic>
                </a:graphicData>
              </a:graphic>
              <wp14:sizeRelH relativeFrom="page">
                <wp14:pctWidth>0</wp14:pctWidth>
              </wp14:sizeRelH>
              <wp14:sizeRelV relativeFrom="page">
                <wp14:pctHeight>0</wp14:pctHeight>
              </wp14:sizeRelV>
            </wp:anchor>
          </w:drawing>
        </w:r>
      </w:ins>
    </w:p>
    <w:p w14:paraId="17B86A8B" w14:textId="0165A2C2" w:rsidR="00F17D1E" w:rsidRPr="00A04F89" w:rsidRDefault="00F17D1E">
      <w:pPr>
        <w:pStyle w:val="Legenda"/>
        <w:ind w:left="720"/>
        <w:rPr>
          <w:ins w:id="658" w:author="Sousa" w:date="2019-07-26T14:25:00Z"/>
          <w:rFonts w:ascii="Times New Roman" w:hAnsi="Times New Roman"/>
          <w:b/>
          <w:i w:val="0"/>
          <w:color w:val="auto"/>
          <w:sz w:val="24"/>
          <w:szCs w:val="24"/>
          <w:rPrChange w:id="659" w:author="Sousa" w:date="2019-08-04T19:07:00Z">
            <w:rPr>
              <w:ins w:id="660" w:author="Sousa" w:date="2019-07-26T14:25:00Z"/>
              <w:rFonts w:ascii="Times New Roman" w:hAnsi="Times New Roman"/>
              <w:b/>
              <w:i w:val="0"/>
              <w:color w:val="auto"/>
            </w:rPr>
          </w:rPrChange>
        </w:rPr>
        <w:pPrChange w:id="661" w:author="Sousa" w:date="2019-07-26T14:31:00Z">
          <w:pPr>
            <w:pStyle w:val="Legenda"/>
            <w:numPr>
              <w:numId w:val="37"/>
            </w:numPr>
            <w:ind w:left="720" w:hanging="360"/>
            <w:jc w:val="center"/>
          </w:pPr>
        </w:pPrChange>
      </w:pPr>
    </w:p>
    <w:p w14:paraId="37046453" w14:textId="7CEC6F19" w:rsidR="00C30A4B" w:rsidRPr="00A04F89" w:rsidRDefault="00C30A4B">
      <w:pPr>
        <w:pStyle w:val="Legenda"/>
        <w:ind w:left="720"/>
        <w:rPr>
          <w:ins w:id="662" w:author="Sousa" w:date="2019-07-26T14:31:00Z"/>
          <w:rFonts w:ascii="Times New Roman" w:hAnsi="Times New Roman"/>
          <w:b/>
          <w:i w:val="0"/>
          <w:color w:val="auto"/>
          <w:sz w:val="24"/>
          <w:szCs w:val="24"/>
          <w:rPrChange w:id="663" w:author="Sousa" w:date="2019-08-04T19:07:00Z">
            <w:rPr>
              <w:ins w:id="664" w:author="Sousa" w:date="2019-07-26T14:31:00Z"/>
              <w:rFonts w:ascii="Times New Roman" w:hAnsi="Times New Roman"/>
              <w:b/>
              <w:i w:val="0"/>
              <w:color w:val="auto"/>
            </w:rPr>
          </w:rPrChange>
        </w:rPr>
        <w:pPrChange w:id="665" w:author="Sousa" w:date="2019-07-26T14:32:00Z">
          <w:pPr>
            <w:pStyle w:val="Legenda"/>
            <w:numPr>
              <w:numId w:val="37"/>
            </w:numPr>
            <w:ind w:left="720" w:hanging="360"/>
            <w:jc w:val="center"/>
          </w:pPr>
        </w:pPrChange>
      </w:pPr>
    </w:p>
    <w:p w14:paraId="6435F1FF" w14:textId="77777777" w:rsidR="00C30A4B" w:rsidRPr="00A04F89" w:rsidRDefault="00C30A4B">
      <w:pPr>
        <w:pStyle w:val="Legenda"/>
        <w:ind w:left="720"/>
        <w:rPr>
          <w:ins w:id="666" w:author="Sousa" w:date="2019-07-26T14:31:00Z"/>
          <w:rFonts w:ascii="Times New Roman" w:hAnsi="Times New Roman"/>
          <w:b/>
          <w:i w:val="0"/>
          <w:color w:val="auto"/>
          <w:sz w:val="24"/>
          <w:szCs w:val="24"/>
          <w:rPrChange w:id="667" w:author="Sousa" w:date="2019-08-04T19:07:00Z">
            <w:rPr>
              <w:ins w:id="668" w:author="Sousa" w:date="2019-07-26T14:31:00Z"/>
              <w:rFonts w:ascii="Times New Roman" w:hAnsi="Times New Roman"/>
              <w:b/>
              <w:i w:val="0"/>
              <w:color w:val="auto"/>
            </w:rPr>
          </w:rPrChange>
        </w:rPr>
        <w:pPrChange w:id="669" w:author="Sousa" w:date="2019-07-26T14:31:00Z">
          <w:pPr>
            <w:pStyle w:val="Legenda"/>
            <w:numPr>
              <w:numId w:val="37"/>
            </w:numPr>
            <w:ind w:left="720" w:hanging="360"/>
            <w:jc w:val="center"/>
          </w:pPr>
        </w:pPrChange>
      </w:pPr>
    </w:p>
    <w:p w14:paraId="261BC1D8" w14:textId="77777777" w:rsidR="00C30A4B" w:rsidRPr="00A04F89" w:rsidRDefault="00C30A4B">
      <w:pPr>
        <w:pStyle w:val="Legenda"/>
        <w:ind w:left="2136" w:firstLine="696"/>
        <w:rPr>
          <w:ins w:id="670" w:author="Sousa" w:date="2019-07-26T14:32:00Z"/>
          <w:rFonts w:ascii="Times New Roman" w:hAnsi="Times New Roman"/>
          <w:b/>
          <w:i w:val="0"/>
          <w:color w:val="auto"/>
          <w:sz w:val="24"/>
          <w:szCs w:val="24"/>
          <w:rPrChange w:id="671" w:author="Sousa" w:date="2019-08-04T19:07:00Z">
            <w:rPr>
              <w:ins w:id="672" w:author="Sousa" w:date="2019-07-26T14:32:00Z"/>
              <w:rFonts w:ascii="Times New Roman" w:hAnsi="Times New Roman"/>
              <w:b/>
              <w:i w:val="0"/>
              <w:color w:val="auto"/>
            </w:rPr>
          </w:rPrChange>
        </w:rPr>
        <w:pPrChange w:id="673" w:author="Sousa" w:date="2019-07-26T14:31:00Z">
          <w:pPr>
            <w:pStyle w:val="Legenda"/>
            <w:numPr>
              <w:numId w:val="37"/>
            </w:numPr>
            <w:ind w:left="720" w:hanging="360"/>
            <w:jc w:val="center"/>
          </w:pPr>
        </w:pPrChange>
      </w:pPr>
    </w:p>
    <w:p w14:paraId="61B44F91" w14:textId="330BEABB" w:rsidR="00C30A4B" w:rsidRPr="00A04F89" w:rsidRDefault="00C30A4B">
      <w:pPr>
        <w:pStyle w:val="Legenda"/>
        <w:ind w:left="2136" w:firstLine="696"/>
        <w:rPr>
          <w:ins w:id="674" w:author="Sousa" w:date="2019-07-26T14:32:00Z"/>
          <w:rFonts w:ascii="Times New Roman" w:hAnsi="Times New Roman"/>
          <w:b/>
          <w:i w:val="0"/>
          <w:color w:val="auto"/>
          <w:sz w:val="24"/>
          <w:szCs w:val="24"/>
          <w:rPrChange w:id="675" w:author="Sousa" w:date="2019-08-04T19:07:00Z">
            <w:rPr>
              <w:ins w:id="676" w:author="Sousa" w:date="2019-07-26T14:32:00Z"/>
              <w:rFonts w:ascii="Times New Roman" w:hAnsi="Times New Roman"/>
              <w:b/>
              <w:i w:val="0"/>
              <w:color w:val="auto"/>
            </w:rPr>
          </w:rPrChange>
        </w:rPr>
        <w:pPrChange w:id="677" w:author="Sousa" w:date="2019-07-26T14:31:00Z">
          <w:pPr>
            <w:pStyle w:val="Legenda"/>
            <w:numPr>
              <w:numId w:val="37"/>
            </w:numPr>
            <w:ind w:left="720" w:hanging="360"/>
            <w:jc w:val="center"/>
          </w:pPr>
        </w:pPrChange>
      </w:pPr>
    </w:p>
    <w:p w14:paraId="70FCBE87" w14:textId="77777777" w:rsidR="00C30A4B" w:rsidRPr="00A04F89" w:rsidRDefault="00C30A4B">
      <w:pPr>
        <w:pStyle w:val="Legenda"/>
        <w:ind w:left="2136" w:firstLine="696"/>
        <w:rPr>
          <w:ins w:id="678" w:author="Sousa" w:date="2019-07-26T14:32:00Z"/>
          <w:rFonts w:ascii="Times New Roman" w:hAnsi="Times New Roman"/>
          <w:b/>
          <w:i w:val="0"/>
          <w:color w:val="auto"/>
          <w:sz w:val="24"/>
          <w:szCs w:val="24"/>
          <w:rPrChange w:id="679" w:author="Sousa" w:date="2019-08-04T19:07:00Z">
            <w:rPr>
              <w:ins w:id="680" w:author="Sousa" w:date="2019-07-26T14:32:00Z"/>
              <w:rFonts w:ascii="Times New Roman" w:hAnsi="Times New Roman"/>
              <w:b/>
              <w:i w:val="0"/>
              <w:color w:val="auto"/>
            </w:rPr>
          </w:rPrChange>
        </w:rPr>
        <w:pPrChange w:id="681" w:author="Sousa" w:date="2019-07-26T14:31:00Z">
          <w:pPr>
            <w:pStyle w:val="Legenda"/>
            <w:numPr>
              <w:numId w:val="37"/>
            </w:numPr>
            <w:ind w:left="720" w:hanging="360"/>
            <w:jc w:val="center"/>
          </w:pPr>
        </w:pPrChange>
      </w:pPr>
    </w:p>
    <w:p w14:paraId="73B02347" w14:textId="77777777" w:rsidR="00C30A4B" w:rsidRPr="00A04F89" w:rsidRDefault="00C30A4B">
      <w:pPr>
        <w:pStyle w:val="Legenda"/>
        <w:ind w:left="2136" w:firstLine="696"/>
        <w:rPr>
          <w:ins w:id="682" w:author="Sousa" w:date="2019-07-26T14:32:00Z"/>
          <w:rFonts w:ascii="Times New Roman" w:hAnsi="Times New Roman"/>
          <w:b/>
          <w:i w:val="0"/>
          <w:color w:val="auto"/>
          <w:sz w:val="24"/>
          <w:szCs w:val="24"/>
          <w:rPrChange w:id="683" w:author="Sousa" w:date="2019-08-04T19:07:00Z">
            <w:rPr>
              <w:ins w:id="684" w:author="Sousa" w:date="2019-07-26T14:32:00Z"/>
              <w:rFonts w:ascii="Times New Roman" w:hAnsi="Times New Roman"/>
              <w:b/>
              <w:i w:val="0"/>
              <w:color w:val="auto"/>
            </w:rPr>
          </w:rPrChange>
        </w:rPr>
        <w:pPrChange w:id="685" w:author="Sousa" w:date="2019-07-26T14:31:00Z">
          <w:pPr>
            <w:pStyle w:val="Legenda"/>
            <w:numPr>
              <w:numId w:val="37"/>
            </w:numPr>
            <w:ind w:left="720" w:hanging="360"/>
            <w:jc w:val="center"/>
          </w:pPr>
        </w:pPrChange>
      </w:pPr>
    </w:p>
    <w:p w14:paraId="1485C803" w14:textId="678CF520" w:rsidR="00006CA8" w:rsidRPr="00276E99" w:rsidRDefault="00006CA8">
      <w:pPr>
        <w:pStyle w:val="Legenda"/>
        <w:ind w:left="2124"/>
        <w:rPr>
          <w:ins w:id="686" w:author="Sousa" w:date="2019-07-26T14:09:00Z"/>
          <w:rFonts w:ascii="Times New Roman" w:hAnsi="Times New Roman"/>
          <w:b/>
          <w:i w:val="0"/>
          <w:color w:val="auto"/>
          <w:sz w:val="24"/>
          <w:szCs w:val="24"/>
        </w:rPr>
        <w:pPrChange w:id="687" w:author="Sousa" w:date="2019-08-03T09:04:00Z">
          <w:pPr>
            <w:pStyle w:val="Legenda"/>
            <w:numPr>
              <w:numId w:val="37"/>
            </w:numPr>
            <w:ind w:left="720" w:hanging="360"/>
            <w:jc w:val="center"/>
          </w:pPr>
        </w:pPrChange>
      </w:pPr>
      <w:ins w:id="688" w:author="Sousa" w:date="2019-07-26T14:09:00Z">
        <w:r w:rsidRPr="00A04F89">
          <w:rPr>
            <w:rFonts w:ascii="Times New Roman" w:hAnsi="Times New Roman"/>
            <w:b/>
            <w:i w:val="0"/>
            <w:color w:val="auto"/>
            <w:sz w:val="24"/>
            <w:szCs w:val="24"/>
            <w:rPrChange w:id="689" w:author="Sousa" w:date="2019-08-04T19:07:00Z">
              <w:rPr>
                <w:rFonts w:ascii="Times New Roman" w:hAnsi="Times New Roman"/>
                <w:b/>
                <w:i w:val="0"/>
                <w:color w:val="auto"/>
              </w:rPr>
            </w:rPrChange>
          </w:rPr>
          <w:t>Fonte: sayscentrodeensino.wordpress.com</w:t>
        </w:r>
      </w:ins>
    </w:p>
    <w:p w14:paraId="6B56E50B" w14:textId="77777777" w:rsidR="00006CA8" w:rsidRPr="00A04F89" w:rsidRDefault="00006CA8">
      <w:pPr>
        <w:spacing w:line="360" w:lineRule="auto"/>
        <w:jc w:val="both"/>
        <w:rPr>
          <w:ins w:id="690" w:author="Sousa" w:date="2019-07-26T14:09:00Z"/>
          <w:rFonts w:ascii="Times New Roman" w:hAnsi="Times New Roman"/>
          <w:sz w:val="24"/>
          <w:szCs w:val="24"/>
          <w:rPrChange w:id="691" w:author="Sousa" w:date="2019-08-04T19:07:00Z">
            <w:rPr>
              <w:ins w:id="692" w:author="Sousa" w:date="2019-07-26T14:09:00Z"/>
            </w:rPr>
          </w:rPrChange>
        </w:rPr>
        <w:pPrChange w:id="693" w:author="Sousa" w:date="2019-08-03T09:03:00Z">
          <w:pPr>
            <w:pStyle w:val="PargrafodaLista"/>
            <w:numPr>
              <w:numId w:val="37"/>
            </w:numPr>
            <w:spacing w:line="360" w:lineRule="auto"/>
            <w:ind w:hanging="360"/>
            <w:jc w:val="both"/>
          </w:pPr>
        </w:pPrChange>
      </w:pPr>
      <w:ins w:id="694" w:author="Sousa" w:date="2019-07-26T14:09:00Z">
        <w:r w:rsidRPr="00A04F89">
          <w:rPr>
            <w:rFonts w:ascii="Times New Roman" w:hAnsi="Times New Roman"/>
            <w:sz w:val="24"/>
            <w:szCs w:val="24"/>
            <w:rPrChange w:id="695" w:author="Sousa" w:date="2019-08-04T19:07:00Z">
              <w:rPr/>
            </w:rPrChange>
          </w:rPr>
          <w:t xml:space="preserve">Hand Talk: Mãos que Falam. É um aplicativo para dispositivos móveis que converte textos, imagens e áudio. Ele é composto de um </w:t>
        </w:r>
        <w:r w:rsidRPr="00A04F89">
          <w:rPr>
            <w:rFonts w:ascii="Times New Roman" w:hAnsi="Times New Roman"/>
            <w:i/>
            <w:iCs/>
            <w:sz w:val="24"/>
            <w:szCs w:val="24"/>
            <w:rPrChange w:id="696" w:author="Sousa" w:date="2019-08-04T19:07:00Z">
              <w:rPr>
                <w:i/>
                <w:iCs/>
              </w:rPr>
            </w:rPrChange>
          </w:rPr>
          <w:t xml:space="preserve">avatar </w:t>
        </w:r>
        <w:r w:rsidRPr="00A04F89">
          <w:rPr>
            <w:rFonts w:ascii="Times New Roman" w:hAnsi="Times New Roman"/>
            <w:iCs/>
            <w:sz w:val="24"/>
            <w:szCs w:val="24"/>
            <w:rPrChange w:id="697" w:author="Sousa" w:date="2019-08-04T19:07:00Z">
              <w:rPr>
                <w:iCs/>
              </w:rPr>
            </w:rPrChange>
          </w:rPr>
          <w:t>denominado Hugo</w:t>
        </w:r>
        <w:r w:rsidRPr="00A04F89">
          <w:rPr>
            <w:rFonts w:ascii="Times New Roman" w:hAnsi="Times New Roman"/>
            <w:i/>
            <w:iCs/>
            <w:sz w:val="24"/>
            <w:szCs w:val="24"/>
            <w:rPrChange w:id="698" w:author="Sousa" w:date="2019-08-04T19:07:00Z">
              <w:rPr>
                <w:i/>
                <w:iCs/>
              </w:rPr>
            </w:rPrChange>
          </w:rPr>
          <w:t xml:space="preserve"> </w:t>
        </w:r>
        <w:r w:rsidRPr="00A04F89">
          <w:rPr>
            <w:rFonts w:ascii="Times New Roman" w:hAnsi="Times New Roman"/>
            <w:sz w:val="24"/>
            <w:szCs w:val="24"/>
            <w:rPrChange w:id="699" w:author="Sousa" w:date="2019-08-04T19:07:00Z">
              <w:rPr/>
            </w:rPrChange>
          </w:rPr>
          <w:t xml:space="preserve">e por meio de texto, voz ou foto faz </w:t>
        </w:r>
        <w:r w:rsidRPr="00A04F89">
          <w:rPr>
            <w:rFonts w:ascii="Times New Roman" w:eastAsia="Lucida Sans Unicode" w:hAnsi="Times New Roman"/>
            <w:kern w:val="1"/>
            <w:sz w:val="24"/>
            <w:szCs w:val="24"/>
            <w:lang w:val="pt-BR" w:eastAsia="ar-SA"/>
            <w:rPrChange w:id="700" w:author="Sousa" w:date="2019-08-04T19:07:00Z">
              <w:rPr>
                <w:rFonts w:eastAsia="Lucida Sans Unicode"/>
                <w:kern w:val="1"/>
                <w:lang w:val="pt-BR" w:eastAsia="ar-SA"/>
              </w:rPr>
            </w:rPrChange>
          </w:rPr>
          <w:t xml:space="preserve">gratuitamente a tradução automática </w:t>
        </w:r>
        <w:r w:rsidRPr="00A04F89">
          <w:rPr>
            <w:rFonts w:ascii="Times New Roman" w:hAnsi="Times New Roman"/>
            <w:sz w:val="24"/>
            <w:szCs w:val="24"/>
            <w:rPrChange w:id="701" w:author="Sousa" w:date="2019-08-04T19:07:00Z">
              <w:rPr/>
            </w:rPrChange>
          </w:rPr>
          <w:t xml:space="preserve">da língua portuguesa para Língua Brasileira de Sinais (HAND TALK, 2014). Disponível para as plataformas móveis Andróid e iOS, é gratuito. O aplicativo, que tem o objectivo de levar inclusão social a deficientes auditivos. Desenvolvida em Alagoas, no Brasil a proposta ganhou </w:t>
        </w:r>
        <w:r w:rsidRPr="00A04F89">
          <w:rPr>
            <w:rFonts w:ascii="Times New Roman" w:hAnsi="Times New Roman"/>
            <w:i/>
            <w:sz w:val="24"/>
            <w:szCs w:val="24"/>
            <w:rPrChange w:id="702" w:author="Sousa" w:date="2019-08-04T19:07:00Z">
              <w:rPr>
                <w:i/>
              </w:rPr>
            </w:rPrChange>
          </w:rPr>
          <w:t>o World Summit Award Mobile</w:t>
        </w:r>
        <w:r w:rsidRPr="00A04F89">
          <w:rPr>
            <w:rFonts w:ascii="Times New Roman" w:hAnsi="Times New Roman"/>
            <w:sz w:val="24"/>
            <w:szCs w:val="24"/>
            <w:rPrChange w:id="703" w:author="Sousa" w:date="2019-08-04T19:07:00Z">
              <w:rPr/>
            </w:rPrChange>
          </w:rPr>
          <w:t xml:space="preserve">, uma competição bianual promovida pela ONU, em 2013, </w:t>
        </w:r>
        <w:r w:rsidRPr="00A04F89">
          <w:rPr>
            <w:rFonts w:ascii="Times New Roman" w:hAnsi="Times New Roman"/>
            <w:sz w:val="24"/>
            <w:szCs w:val="24"/>
            <w:rPrChange w:id="704" w:author="Sousa" w:date="2019-08-04T19:07:00Z">
              <w:rPr/>
            </w:rPrChange>
          </w:rPr>
          <w:lastRenderedPageBreak/>
          <w:t xml:space="preserve">que reconhece aplicativos de relevância para toda a humanidade em Abu Dhabi, nos Emirados Árabes. </w:t>
        </w:r>
      </w:ins>
    </w:p>
    <w:p w14:paraId="7F9DBB8C" w14:textId="77777777" w:rsidR="00006CA8" w:rsidRPr="00A04F89" w:rsidRDefault="00006CA8">
      <w:pPr>
        <w:spacing w:line="360" w:lineRule="auto"/>
        <w:jc w:val="both"/>
        <w:rPr>
          <w:ins w:id="705" w:author="Sousa" w:date="2019-07-26T14:09:00Z"/>
          <w:rFonts w:ascii="Times New Roman" w:hAnsi="Times New Roman"/>
          <w:sz w:val="24"/>
          <w:szCs w:val="24"/>
          <w:rPrChange w:id="706" w:author="Sousa" w:date="2019-08-04T19:07:00Z">
            <w:rPr>
              <w:ins w:id="707" w:author="Sousa" w:date="2019-07-26T14:09:00Z"/>
            </w:rPr>
          </w:rPrChange>
        </w:rPr>
        <w:pPrChange w:id="708" w:author="Sousa" w:date="2019-08-03T09:05:00Z">
          <w:pPr>
            <w:pStyle w:val="PargrafodaLista"/>
            <w:numPr>
              <w:numId w:val="37"/>
            </w:numPr>
            <w:spacing w:line="360" w:lineRule="auto"/>
            <w:ind w:hanging="360"/>
            <w:jc w:val="both"/>
          </w:pPr>
        </w:pPrChange>
      </w:pPr>
      <w:ins w:id="709" w:author="Sousa" w:date="2019-07-26T14:09:00Z">
        <w:r w:rsidRPr="00A04F89">
          <w:rPr>
            <w:rFonts w:ascii="Times New Roman" w:hAnsi="Times New Roman"/>
            <w:sz w:val="24"/>
            <w:szCs w:val="24"/>
            <w:rPrChange w:id="710" w:author="Sousa" w:date="2019-08-04T19:07:00Z">
              <w:rPr/>
            </w:rPrChange>
          </w:rPr>
          <w:t xml:space="preserve">Segundo os criadores do </w:t>
        </w:r>
        <w:r w:rsidRPr="00A04F89">
          <w:rPr>
            <w:rFonts w:ascii="Times New Roman" w:hAnsi="Times New Roman"/>
            <w:i/>
            <w:sz w:val="24"/>
            <w:szCs w:val="24"/>
            <w:rPrChange w:id="711" w:author="Sousa" w:date="2019-08-04T19:07:00Z">
              <w:rPr>
                <w:i/>
              </w:rPr>
            </w:rPrChange>
          </w:rPr>
          <w:t>Hand Talk</w:t>
        </w:r>
        <w:r w:rsidRPr="00A04F89">
          <w:rPr>
            <w:rFonts w:ascii="Times New Roman" w:hAnsi="Times New Roman"/>
            <w:sz w:val="24"/>
            <w:szCs w:val="24"/>
            <w:rPrChange w:id="712" w:author="Sousa" w:date="2019-08-04T19:07:00Z">
              <w:rPr/>
            </w:rPrChange>
          </w:rPr>
          <w:t>, o sistema tem potencial de ser uma ferramenta de grande contribuição na aprendizagem, principalmente de crianças surdas, podendo possibilitar a integração dessas nas escolas tradicionais e ajudar no aprendizado cognitivo.</w:t>
        </w:r>
      </w:ins>
    </w:p>
    <w:p w14:paraId="611858BC" w14:textId="434077BA" w:rsidR="00B64AB9" w:rsidRPr="00A04F89" w:rsidRDefault="00006CA8">
      <w:pPr>
        <w:pStyle w:val="SemEspaamento"/>
        <w:spacing w:line="360" w:lineRule="auto"/>
        <w:jc w:val="both"/>
        <w:rPr>
          <w:ins w:id="713" w:author="Sousa" w:date="2019-08-03T09:05:00Z"/>
          <w:rFonts w:ascii="Times New Roman" w:hAnsi="Times New Roman"/>
          <w:sz w:val="24"/>
          <w:szCs w:val="24"/>
        </w:rPr>
        <w:pPrChange w:id="714" w:author="Sousa" w:date="2019-08-03T09:05:00Z">
          <w:pPr>
            <w:pStyle w:val="SemEspaamento"/>
            <w:numPr>
              <w:numId w:val="37"/>
            </w:numPr>
            <w:spacing w:line="360" w:lineRule="auto"/>
            <w:ind w:left="720" w:hanging="360"/>
            <w:jc w:val="both"/>
          </w:pPr>
        </w:pPrChange>
      </w:pPr>
      <w:ins w:id="715" w:author="Sousa" w:date="2019-07-26T14:09:00Z">
        <w:r w:rsidRPr="00276E99">
          <w:rPr>
            <w:rFonts w:ascii="Times New Roman" w:hAnsi="Times New Roman"/>
            <w:sz w:val="24"/>
            <w:szCs w:val="24"/>
          </w:rPr>
          <w:t>O personagem virtual/intérprete é um tradutor dinâmico dos sinais, podendo ser visualizado em 3D. O usuário pode escolher a posição do personagem e melhor ângulo de visualização do sinal executado. No que se refere à interface, o personagem virtual Hugo se apresenta com uma roupa clara da mesma cor do fundo, bem como a</w:t>
        </w:r>
        <w:r w:rsidRPr="00A04F89">
          <w:rPr>
            <w:rFonts w:ascii="Times New Roman" w:hAnsi="Times New Roman"/>
            <w:sz w:val="24"/>
            <w:szCs w:val="24"/>
          </w:rPr>
          <w:t xml:space="preserve"> cor da pele. Apesar da elegância, a visibilidade do sinal é dificultada, por não apresentar contraste de cor entre tom de pele, roupa e fundo da interface. </w:t>
        </w:r>
      </w:ins>
    </w:p>
    <w:p w14:paraId="7D0D9AEB" w14:textId="77777777" w:rsidR="00B64AB9" w:rsidRPr="00A04F89" w:rsidRDefault="00B64AB9">
      <w:pPr>
        <w:pStyle w:val="SemEspaamento"/>
        <w:spacing w:line="360" w:lineRule="auto"/>
        <w:jc w:val="both"/>
        <w:rPr>
          <w:ins w:id="716" w:author="Sousa" w:date="2019-08-03T09:06:00Z"/>
          <w:rFonts w:ascii="Times New Roman" w:hAnsi="Times New Roman"/>
          <w:sz w:val="24"/>
          <w:szCs w:val="24"/>
        </w:rPr>
        <w:pPrChange w:id="717" w:author="Sousa" w:date="2019-08-03T09:05:00Z">
          <w:pPr>
            <w:pStyle w:val="SemEspaamento"/>
            <w:numPr>
              <w:numId w:val="37"/>
            </w:numPr>
            <w:spacing w:line="360" w:lineRule="auto"/>
            <w:ind w:left="720" w:hanging="360"/>
            <w:jc w:val="both"/>
          </w:pPr>
        </w:pPrChange>
      </w:pPr>
    </w:p>
    <w:p w14:paraId="02FB606E" w14:textId="6028172A" w:rsidR="00006CA8" w:rsidRPr="00A04F89" w:rsidRDefault="00006CA8">
      <w:pPr>
        <w:pStyle w:val="SemEspaamento"/>
        <w:spacing w:line="360" w:lineRule="auto"/>
        <w:jc w:val="both"/>
        <w:rPr>
          <w:ins w:id="718" w:author="Sousa" w:date="2019-07-26T14:09:00Z"/>
          <w:rFonts w:ascii="Times New Roman" w:hAnsi="Times New Roman"/>
          <w:sz w:val="24"/>
          <w:szCs w:val="24"/>
        </w:rPr>
        <w:pPrChange w:id="719" w:author="Sousa" w:date="2019-08-03T09:05:00Z">
          <w:pPr>
            <w:pStyle w:val="SemEspaamento"/>
            <w:numPr>
              <w:numId w:val="37"/>
            </w:numPr>
            <w:spacing w:line="360" w:lineRule="auto"/>
            <w:ind w:left="720" w:hanging="360"/>
            <w:jc w:val="both"/>
          </w:pPr>
        </w:pPrChange>
      </w:pPr>
      <w:ins w:id="720" w:author="Sousa" w:date="2019-07-26T14:09:00Z">
        <w:r w:rsidRPr="00A04F89">
          <w:rPr>
            <w:rFonts w:ascii="Times New Roman" w:hAnsi="Times New Roman"/>
            <w:sz w:val="24"/>
            <w:szCs w:val="24"/>
          </w:rPr>
          <w:t xml:space="preserve">Na barra de funcionalidade, constam alguns ícones: no primeiro ícone, aparece o histórico das palavras e frases recentes acessadas; na sequência, no ícone “lápis”, escreve-se o texto a ser traduzido; no ícone “microfone”, grava-se a voz/áudio e processa-se para o item “editar”, aparecendo na tela em forma de texto, clica-se em “enviar” e a interpretação é realizada. </w:t>
        </w:r>
      </w:ins>
    </w:p>
    <w:p w14:paraId="2D1FB0FB" w14:textId="77777777" w:rsidR="00B64AB9" w:rsidRPr="00A04F89" w:rsidRDefault="00B64AB9" w:rsidP="00A04F89">
      <w:pPr>
        <w:pStyle w:val="SemEspaamento"/>
        <w:jc w:val="both"/>
        <w:rPr>
          <w:ins w:id="721" w:author="Sousa" w:date="2019-08-03T09:06:00Z"/>
          <w:rFonts w:ascii="Times New Roman" w:hAnsi="Times New Roman"/>
          <w:sz w:val="24"/>
          <w:szCs w:val="24"/>
        </w:rPr>
      </w:pPr>
    </w:p>
    <w:p w14:paraId="3BB59984" w14:textId="77777777" w:rsidR="00B64AB9" w:rsidRPr="00A04F89" w:rsidRDefault="00006CA8" w:rsidP="00A04F89">
      <w:pPr>
        <w:pStyle w:val="SemEspaamento"/>
        <w:spacing w:line="360" w:lineRule="auto"/>
        <w:jc w:val="both"/>
        <w:rPr>
          <w:ins w:id="722" w:author="Sousa" w:date="2019-08-03T09:06:00Z"/>
          <w:rFonts w:ascii="Times New Roman" w:hAnsi="Times New Roman"/>
          <w:sz w:val="24"/>
          <w:szCs w:val="24"/>
        </w:rPr>
      </w:pPr>
      <w:ins w:id="723" w:author="Sousa" w:date="2019-07-26T14:09:00Z">
        <w:r w:rsidRPr="00A04F89">
          <w:rPr>
            <w:rFonts w:ascii="Times New Roman" w:hAnsi="Times New Roman"/>
            <w:sz w:val="24"/>
            <w:szCs w:val="24"/>
          </w:rPr>
          <w:t xml:space="preserve">Com relação ao ícone “máquina”, pode-se fotografar o sinal e enviar a foto, no entanto, quando se enviou a foto, para testar o aplicativo, só apareceu símbolo desconexo com a informação enviada. Ao clicar em “enviar” essas informações passadas para texto, é feita a tradução, embora apareçam informações diferentes da foto enviada. </w:t>
        </w:r>
      </w:ins>
    </w:p>
    <w:p w14:paraId="22975C85" w14:textId="77777777" w:rsidR="00B64AB9" w:rsidRPr="00A04F89" w:rsidRDefault="00B64AB9" w:rsidP="00A04F89">
      <w:pPr>
        <w:pStyle w:val="SemEspaamento"/>
        <w:spacing w:line="360" w:lineRule="auto"/>
        <w:jc w:val="both"/>
        <w:rPr>
          <w:ins w:id="724" w:author="Sousa" w:date="2019-08-03T09:06:00Z"/>
          <w:rFonts w:ascii="Times New Roman" w:hAnsi="Times New Roman"/>
          <w:sz w:val="24"/>
          <w:szCs w:val="24"/>
        </w:rPr>
      </w:pPr>
    </w:p>
    <w:p w14:paraId="4E58B71B" w14:textId="62AC4719" w:rsidR="00B64AB9" w:rsidRPr="00A04F89" w:rsidRDefault="00006CA8" w:rsidP="00A04F89">
      <w:pPr>
        <w:pStyle w:val="SemEspaamento"/>
        <w:spacing w:line="360" w:lineRule="auto"/>
        <w:jc w:val="both"/>
        <w:rPr>
          <w:ins w:id="725" w:author="Sousa" w:date="2019-08-03T09:06:00Z"/>
          <w:rFonts w:ascii="Times New Roman" w:hAnsi="Times New Roman"/>
          <w:sz w:val="24"/>
          <w:szCs w:val="24"/>
        </w:rPr>
      </w:pPr>
      <w:ins w:id="726" w:author="Sousa" w:date="2019-07-26T14:09:00Z">
        <w:r w:rsidRPr="00A04F89">
          <w:rPr>
            <w:rFonts w:ascii="Times New Roman" w:hAnsi="Times New Roman"/>
            <w:sz w:val="24"/>
            <w:szCs w:val="24"/>
          </w:rPr>
          <w:t>Salienta-se que, no ícone “texto”, é disponibilizado um teclado para ser digitado o texto a ser enviado para tradução. No último item, é possível acessar os ícones “ajustes”, “sugestões”, “</w:t>
        </w:r>
        <w:r w:rsidRPr="00A04F89">
          <w:rPr>
            <w:rFonts w:ascii="Times New Roman" w:hAnsi="Times New Roman"/>
            <w:i/>
            <w:iCs/>
            <w:sz w:val="24"/>
            <w:szCs w:val="24"/>
          </w:rPr>
          <w:t>facebook”</w:t>
        </w:r>
        <w:r w:rsidRPr="00A04F89">
          <w:rPr>
            <w:rFonts w:ascii="Times New Roman" w:hAnsi="Times New Roman"/>
            <w:sz w:val="24"/>
            <w:szCs w:val="24"/>
          </w:rPr>
          <w:t>, “</w:t>
        </w:r>
        <w:r w:rsidRPr="00A04F89">
          <w:rPr>
            <w:rFonts w:ascii="Times New Roman" w:hAnsi="Times New Roman"/>
            <w:i/>
            <w:iCs/>
            <w:sz w:val="24"/>
            <w:szCs w:val="24"/>
          </w:rPr>
          <w:t xml:space="preserve">Faq” </w:t>
        </w:r>
        <w:r w:rsidRPr="00A04F89">
          <w:rPr>
            <w:rFonts w:ascii="Times New Roman" w:hAnsi="Times New Roman"/>
            <w:sz w:val="24"/>
            <w:szCs w:val="24"/>
          </w:rPr>
          <w:t>e “Dicas”. No ícone “ajustes”, abre-se uma tela com nome “configurações”, com opção “confirma texto falado” e outro</w:t>
        </w:r>
        <w:r w:rsidR="00B64AB9" w:rsidRPr="00A04F89">
          <w:rPr>
            <w:rFonts w:ascii="Times New Roman" w:hAnsi="Times New Roman"/>
            <w:sz w:val="24"/>
            <w:szCs w:val="24"/>
          </w:rPr>
          <w:t xml:space="preserve"> “confirma texto fotografado”. </w:t>
        </w:r>
      </w:ins>
    </w:p>
    <w:p w14:paraId="73E5CAC1" w14:textId="7F4F7CD6" w:rsidR="00B64AB9" w:rsidRPr="00A04F89" w:rsidRDefault="00006CA8" w:rsidP="00A04F89">
      <w:pPr>
        <w:pStyle w:val="SemEspaamento"/>
        <w:spacing w:line="360" w:lineRule="auto"/>
        <w:jc w:val="both"/>
        <w:rPr>
          <w:ins w:id="727" w:author="Sousa" w:date="2019-08-03T09:06:00Z"/>
          <w:rFonts w:ascii="Times New Roman" w:hAnsi="Times New Roman"/>
          <w:sz w:val="24"/>
          <w:szCs w:val="24"/>
        </w:rPr>
      </w:pPr>
      <w:ins w:id="728" w:author="Sousa" w:date="2019-07-26T14:09:00Z">
        <w:r w:rsidRPr="00A04F89">
          <w:rPr>
            <w:rFonts w:ascii="Times New Roman" w:hAnsi="Times New Roman"/>
            <w:sz w:val="24"/>
            <w:szCs w:val="24"/>
          </w:rPr>
          <w:t xml:space="preserve">No item “sugestões”, consta acesso a nome, e-mail juntamente com a tela de acesso ao teclado para digitar palavras a ser enviadas pelo e-mail. No item </w:t>
        </w:r>
        <w:r w:rsidRPr="00A04F89">
          <w:rPr>
            <w:rFonts w:ascii="Times New Roman" w:hAnsi="Times New Roman"/>
            <w:i/>
            <w:iCs/>
            <w:sz w:val="24"/>
            <w:szCs w:val="24"/>
          </w:rPr>
          <w:t>Facebook</w:t>
        </w:r>
        <w:r w:rsidRPr="00A04F89">
          <w:rPr>
            <w:rFonts w:ascii="Times New Roman" w:hAnsi="Times New Roman"/>
            <w:sz w:val="24"/>
            <w:szCs w:val="24"/>
          </w:rPr>
          <w:t xml:space="preserve">, abre-se uma página do </w:t>
        </w:r>
        <w:r w:rsidRPr="00A04F89">
          <w:rPr>
            <w:rFonts w:ascii="Times New Roman" w:hAnsi="Times New Roman"/>
            <w:i/>
            <w:iCs/>
            <w:sz w:val="24"/>
            <w:szCs w:val="24"/>
          </w:rPr>
          <w:t xml:space="preserve">Hand Talk </w:t>
        </w:r>
        <w:r w:rsidRPr="00A04F89">
          <w:rPr>
            <w:rFonts w:ascii="Times New Roman" w:hAnsi="Times New Roman"/>
            <w:sz w:val="24"/>
            <w:szCs w:val="24"/>
          </w:rPr>
          <w:t>no facebook, com possibilidade de baixar o aplicat</w:t>
        </w:r>
        <w:r w:rsidR="00B64AB9" w:rsidRPr="00A04F89">
          <w:rPr>
            <w:rFonts w:ascii="Times New Roman" w:hAnsi="Times New Roman"/>
            <w:sz w:val="24"/>
            <w:szCs w:val="24"/>
          </w:rPr>
          <w:t>ivo com explicações detalhadas.</w:t>
        </w:r>
      </w:ins>
    </w:p>
    <w:p w14:paraId="33FCD0AB" w14:textId="55601BA7" w:rsidR="00006CA8" w:rsidRPr="00A04F89" w:rsidRDefault="00006CA8" w:rsidP="00A04F89">
      <w:pPr>
        <w:pStyle w:val="SemEspaamento"/>
        <w:spacing w:line="360" w:lineRule="auto"/>
        <w:jc w:val="both"/>
        <w:rPr>
          <w:ins w:id="729" w:author="Sousa" w:date="2019-07-26T14:09:00Z"/>
          <w:rFonts w:ascii="Times New Roman" w:hAnsi="Times New Roman"/>
          <w:sz w:val="24"/>
          <w:szCs w:val="24"/>
        </w:rPr>
      </w:pPr>
      <w:ins w:id="730" w:author="Sousa" w:date="2019-07-26T14:09:00Z">
        <w:r w:rsidRPr="00A04F89">
          <w:rPr>
            <w:rFonts w:ascii="Times New Roman" w:hAnsi="Times New Roman"/>
            <w:sz w:val="24"/>
            <w:szCs w:val="24"/>
          </w:rPr>
          <w:lastRenderedPageBreak/>
          <w:t xml:space="preserve">No FAQ, vêm as explicações sobre o que é o aplicativo </w:t>
        </w:r>
        <w:r w:rsidRPr="00A04F89">
          <w:rPr>
            <w:rFonts w:ascii="Times New Roman" w:hAnsi="Times New Roman"/>
            <w:i/>
            <w:iCs/>
            <w:sz w:val="24"/>
            <w:szCs w:val="24"/>
          </w:rPr>
          <w:t xml:space="preserve">Hand Talk </w:t>
        </w:r>
        <w:r w:rsidRPr="00A04F89">
          <w:rPr>
            <w:rFonts w:ascii="Times New Roman" w:hAnsi="Times New Roman"/>
            <w:sz w:val="24"/>
            <w:szCs w:val="24"/>
          </w:rPr>
          <w:t>com questões sobre ele, com suas respectivas respostas. Por exemplo: o aplicativo traduz conteúdos de outras línguas; resposta: Ainda não! Atualmente, a tradução é feita do português para a LIBRAS, a língua brasileira de sinais. Entende-se que o FAQ é uma espécie de tutorial do aplicativo.</w:t>
        </w:r>
      </w:ins>
    </w:p>
    <w:p w14:paraId="09CD1051" w14:textId="2F8B941A" w:rsidR="00B64AB9" w:rsidRPr="00A04F89" w:rsidRDefault="00006CA8">
      <w:pPr>
        <w:pStyle w:val="SemEspaamento"/>
        <w:spacing w:line="360" w:lineRule="auto"/>
        <w:jc w:val="both"/>
        <w:rPr>
          <w:ins w:id="731" w:author="Sousa" w:date="2019-08-03T09:07:00Z"/>
          <w:rFonts w:ascii="Times New Roman" w:hAnsi="Times New Roman"/>
          <w:sz w:val="24"/>
          <w:szCs w:val="24"/>
          <w:rPrChange w:id="732" w:author="Sousa" w:date="2019-08-04T19:07:00Z">
            <w:rPr>
              <w:ins w:id="733" w:author="Sousa" w:date="2019-08-03T09:07:00Z"/>
            </w:rPr>
          </w:rPrChange>
        </w:rPr>
        <w:pPrChange w:id="734" w:author="Sousa" w:date="2019-08-03T09:09:00Z">
          <w:pPr>
            <w:pStyle w:val="SemEspaamento"/>
            <w:numPr>
              <w:numId w:val="37"/>
            </w:numPr>
            <w:spacing w:line="360" w:lineRule="auto"/>
            <w:ind w:left="720" w:hanging="360"/>
            <w:jc w:val="both"/>
          </w:pPr>
        </w:pPrChange>
      </w:pPr>
      <w:ins w:id="735" w:author="Sousa" w:date="2019-07-26T14:09:00Z">
        <w:r w:rsidRPr="00A04F89">
          <w:rPr>
            <w:rFonts w:ascii="Times New Roman" w:hAnsi="Times New Roman"/>
            <w:sz w:val="24"/>
            <w:szCs w:val="24"/>
            <w:rPrChange w:id="736" w:author="Sousa" w:date="2019-08-04T19:07:00Z">
              <w:rPr>
                <w:sz w:val="23"/>
                <w:szCs w:val="23"/>
              </w:rPr>
            </w:rPrChange>
          </w:rPr>
          <w:t xml:space="preserve">É </w:t>
        </w:r>
        <w:r w:rsidRPr="00276E99">
          <w:rPr>
            <w:rFonts w:ascii="Times New Roman" w:hAnsi="Times New Roman"/>
            <w:sz w:val="24"/>
            <w:szCs w:val="24"/>
          </w:rPr>
          <w:t>interessante informar que, para repetir o sinal, clicam-se duas vezes no Hugo (o intérprete virtual); para parar, clica-se uma vez na tela e ele para a tradução. Para aumentar ou diminuir a velocidade dos sinais, clica-se em “ajustes”, e escolhe-se a velocidade desejada, o que facilita a aprendizagem, permitindo que os sinais sejam melhor compreendidos em uma velocidade menor.</w:t>
        </w:r>
      </w:ins>
    </w:p>
    <w:p w14:paraId="34B66715" w14:textId="706AEADF" w:rsidR="00006CA8" w:rsidRPr="00A04F89" w:rsidRDefault="00006CA8">
      <w:pPr>
        <w:pStyle w:val="SemEspaamento"/>
        <w:spacing w:before="240" w:line="360" w:lineRule="auto"/>
        <w:rPr>
          <w:ins w:id="737" w:author="Sousa" w:date="2019-07-26T14:09:00Z"/>
          <w:rFonts w:ascii="Times New Roman" w:hAnsi="Times New Roman"/>
          <w:sz w:val="24"/>
          <w:szCs w:val="24"/>
          <w:rPrChange w:id="738" w:author="Sousa" w:date="2019-08-04T19:07:00Z">
            <w:rPr>
              <w:ins w:id="739" w:author="Sousa" w:date="2019-07-26T14:09:00Z"/>
              <w:rFonts w:ascii="Times New Roman" w:hAnsi="Times New Roman"/>
              <w:b/>
              <w:sz w:val="24"/>
              <w:szCs w:val="24"/>
            </w:rPr>
          </w:rPrChange>
        </w:rPr>
        <w:pPrChange w:id="740" w:author="Sousa" w:date="2019-08-03T09:09:00Z">
          <w:pPr>
            <w:pStyle w:val="SemEspaamento"/>
            <w:numPr>
              <w:numId w:val="37"/>
            </w:numPr>
            <w:spacing w:line="360" w:lineRule="auto"/>
            <w:ind w:left="720" w:hanging="360"/>
            <w:jc w:val="both"/>
          </w:pPr>
        </w:pPrChange>
      </w:pPr>
      <w:ins w:id="741" w:author="Sousa" w:date="2019-07-26T14:09:00Z">
        <w:r w:rsidRPr="00276E99">
          <w:rPr>
            <w:rFonts w:ascii="Times New Roman" w:hAnsi="Times New Roman"/>
            <w:b/>
            <w:sz w:val="24"/>
            <w:szCs w:val="24"/>
          </w:rPr>
          <w:t xml:space="preserve">Instalação </w:t>
        </w:r>
      </w:ins>
    </w:p>
    <w:p w14:paraId="02B5FE99" w14:textId="60EA0EF2" w:rsidR="00D85ADD" w:rsidRPr="00D85ADD" w:rsidRDefault="00006CA8" w:rsidP="00D85ADD">
      <w:pPr>
        <w:pStyle w:val="SemEspaamento"/>
        <w:spacing w:before="240" w:line="360" w:lineRule="auto"/>
        <w:jc w:val="both"/>
        <w:rPr>
          <w:ins w:id="742" w:author="Sousa" w:date="2019-07-26T14:09:00Z"/>
          <w:rFonts w:ascii="Times New Roman" w:hAnsi="Times New Roman"/>
          <w:sz w:val="24"/>
          <w:szCs w:val="24"/>
        </w:rPr>
      </w:pPr>
      <w:ins w:id="743" w:author="Sousa" w:date="2019-07-26T14:09:00Z">
        <w:r w:rsidRPr="00276E99">
          <w:rPr>
            <w:rFonts w:ascii="Times New Roman" w:hAnsi="Times New Roman"/>
            <w:sz w:val="24"/>
            <w:szCs w:val="24"/>
          </w:rPr>
          <w:t>A instalação</w:t>
        </w:r>
      </w:ins>
      <w:r w:rsidR="00B2652B">
        <w:rPr>
          <w:rFonts w:ascii="Times New Roman" w:hAnsi="Times New Roman"/>
          <w:sz w:val="24"/>
          <w:szCs w:val="24"/>
        </w:rPr>
        <w:t xml:space="preserve"> e utilização</w:t>
      </w:r>
      <w:ins w:id="744" w:author="Sousa" w:date="2019-07-26T14:09:00Z">
        <w:r w:rsidRPr="00276E99">
          <w:rPr>
            <w:rFonts w:ascii="Times New Roman" w:hAnsi="Times New Roman"/>
            <w:sz w:val="24"/>
            <w:szCs w:val="24"/>
          </w:rPr>
          <w:t xml:space="preserve"> do aplicativo Hand Talk é fácil. Comece por aceder as lojas de aplicativos através dos dispositivos móveis, como </w:t>
        </w:r>
        <w:r w:rsidRPr="00A04F89">
          <w:rPr>
            <w:rFonts w:ascii="Times New Roman" w:hAnsi="Times New Roman"/>
            <w:i/>
            <w:sz w:val="24"/>
            <w:szCs w:val="24"/>
          </w:rPr>
          <w:t xml:space="preserve">tablets </w:t>
        </w:r>
        <w:r w:rsidRPr="00A04F89">
          <w:rPr>
            <w:rFonts w:ascii="Times New Roman" w:hAnsi="Times New Roman"/>
            <w:sz w:val="24"/>
            <w:szCs w:val="24"/>
          </w:rPr>
          <w:t>e</w:t>
        </w:r>
        <w:r w:rsidRPr="00A04F89">
          <w:rPr>
            <w:rFonts w:ascii="Times New Roman" w:hAnsi="Times New Roman"/>
            <w:i/>
            <w:sz w:val="24"/>
            <w:szCs w:val="24"/>
          </w:rPr>
          <w:t xml:space="preserve"> smartphones</w:t>
        </w:r>
        <w:r w:rsidRPr="00A04F89">
          <w:rPr>
            <w:rFonts w:ascii="Times New Roman" w:hAnsi="Times New Roman"/>
            <w:sz w:val="24"/>
            <w:szCs w:val="24"/>
          </w:rPr>
          <w:t>. Depois de encontrar o aplicativo, e clique em instalar, na play store para sistema android ou na app store para IOS.</w:t>
        </w:r>
      </w:ins>
      <w:r w:rsidR="00D85ADD">
        <w:rPr>
          <w:rFonts w:ascii="Times New Roman" w:hAnsi="Times New Roman"/>
          <w:sz w:val="24"/>
          <w:szCs w:val="24"/>
        </w:rPr>
        <w:t xml:space="preserve"> Ver exemplo de loja</w:t>
      </w:r>
      <w:r w:rsidR="007F78C9">
        <w:rPr>
          <w:rFonts w:ascii="Times New Roman" w:hAnsi="Times New Roman"/>
          <w:sz w:val="24"/>
          <w:szCs w:val="24"/>
        </w:rPr>
        <w:t xml:space="preserve"> do sistema Android</w:t>
      </w:r>
      <w:r w:rsidR="00D85ADD">
        <w:rPr>
          <w:rFonts w:ascii="Times New Roman" w:hAnsi="Times New Roman"/>
          <w:sz w:val="24"/>
          <w:szCs w:val="24"/>
        </w:rPr>
        <w:t xml:space="preserve"> na figura abaixo</w:t>
      </w:r>
      <w:r w:rsidR="007F78C9">
        <w:rPr>
          <w:rFonts w:ascii="Times New Roman" w:hAnsi="Times New Roman"/>
          <w:sz w:val="24"/>
          <w:szCs w:val="24"/>
        </w:rPr>
        <w:t>.</w:t>
      </w:r>
    </w:p>
    <w:p w14:paraId="3665B33A" w14:textId="0B5C7A9F" w:rsidR="00D734D8" w:rsidRPr="00276E99" w:rsidRDefault="00FD1369">
      <w:pPr>
        <w:pStyle w:val="SemEspaamento"/>
        <w:spacing w:line="360" w:lineRule="auto"/>
        <w:jc w:val="both"/>
        <w:rPr>
          <w:ins w:id="745" w:author="Sousa" w:date="2019-08-03T09:09:00Z"/>
          <w:rFonts w:ascii="Times New Roman" w:hAnsi="Times New Roman"/>
          <w:b/>
          <w:sz w:val="24"/>
          <w:szCs w:val="24"/>
        </w:rPr>
        <w:pPrChange w:id="746" w:author="Sousa" w:date="2019-07-26T14:12:00Z">
          <w:pPr>
            <w:pStyle w:val="SemEspaamento"/>
            <w:numPr>
              <w:numId w:val="37"/>
            </w:numPr>
            <w:spacing w:line="360" w:lineRule="auto"/>
            <w:ind w:left="720" w:hanging="360"/>
            <w:jc w:val="both"/>
          </w:pPr>
        </w:pPrChange>
      </w:pPr>
      <w:ins w:id="747" w:author="Sousa" w:date="2019-07-26T14:09:00Z">
        <w:r w:rsidRPr="00276E99">
          <w:rPr>
            <w:rFonts w:ascii="Times New Roman" w:hAnsi="Times New Roman"/>
            <w:noProof/>
            <w:sz w:val="24"/>
            <w:szCs w:val="24"/>
            <w:lang w:eastAsia="pt-PT"/>
            <w:rPrChange w:id="748" w:author="Unknown">
              <w:rPr>
                <w:noProof/>
                <w:lang w:eastAsia="pt-PT"/>
              </w:rPr>
            </w:rPrChange>
          </w:rPr>
          <w:drawing>
            <wp:anchor distT="0" distB="0" distL="114300" distR="114300" simplePos="0" relativeHeight="251652608" behindDoc="1" locked="0" layoutInCell="1" allowOverlap="1" wp14:anchorId="61756E8A" wp14:editId="62C17A5D">
              <wp:simplePos x="0" y="0"/>
              <wp:positionH relativeFrom="margin">
                <wp:posOffset>1836725</wp:posOffset>
              </wp:positionH>
              <wp:positionV relativeFrom="paragraph">
                <wp:posOffset>207340</wp:posOffset>
              </wp:positionV>
              <wp:extent cx="1604010" cy="2340610"/>
              <wp:effectExtent l="0" t="0" r="0" b="2540"/>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04010" cy="2340610"/>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60FF7A98" w14:textId="4B4EEFD6" w:rsidR="00D734D8" w:rsidRPr="00A04F89" w:rsidRDefault="00D734D8">
      <w:pPr>
        <w:pStyle w:val="SemEspaamento"/>
        <w:spacing w:line="360" w:lineRule="auto"/>
        <w:jc w:val="both"/>
        <w:rPr>
          <w:ins w:id="749" w:author="Sousa" w:date="2019-08-03T09:09:00Z"/>
          <w:rFonts w:ascii="Times New Roman" w:hAnsi="Times New Roman"/>
          <w:b/>
          <w:sz w:val="24"/>
          <w:szCs w:val="24"/>
        </w:rPr>
        <w:pPrChange w:id="750" w:author="Sousa" w:date="2019-07-26T14:12:00Z">
          <w:pPr>
            <w:pStyle w:val="SemEspaamento"/>
            <w:numPr>
              <w:numId w:val="37"/>
            </w:numPr>
            <w:spacing w:line="360" w:lineRule="auto"/>
            <w:ind w:left="720" w:hanging="360"/>
            <w:jc w:val="both"/>
          </w:pPr>
        </w:pPrChange>
      </w:pPr>
    </w:p>
    <w:p w14:paraId="49FBF97F" w14:textId="0CA0AEBF" w:rsidR="00D734D8" w:rsidRPr="00A04F89" w:rsidRDefault="00D734D8">
      <w:pPr>
        <w:pStyle w:val="SemEspaamento"/>
        <w:spacing w:line="360" w:lineRule="auto"/>
        <w:jc w:val="both"/>
        <w:rPr>
          <w:ins w:id="751" w:author="Sousa" w:date="2019-08-03T09:09:00Z"/>
          <w:rFonts w:ascii="Times New Roman" w:hAnsi="Times New Roman"/>
          <w:b/>
          <w:sz w:val="24"/>
          <w:szCs w:val="24"/>
        </w:rPr>
        <w:pPrChange w:id="752" w:author="Sousa" w:date="2019-07-26T14:12:00Z">
          <w:pPr>
            <w:pStyle w:val="SemEspaamento"/>
            <w:numPr>
              <w:numId w:val="37"/>
            </w:numPr>
            <w:spacing w:line="360" w:lineRule="auto"/>
            <w:ind w:left="720" w:hanging="360"/>
            <w:jc w:val="both"/>
          </w:pPr>
        </w:pPrChange>
      </w:pPr>
    </w:p>
    <w:p w14:paraId="7A65D87D" w14:textId="77777777" w:rsidR="00D734D8" w:rsidRPr="00A04F89" w:rsidRDefault="00D734D8">
      <w:pPr>
        <w:pStyle w:val="SemEspaamento"/>
        <w:spacing w:line="360" w:lineRule="auto"/>
        <w:jc w:val="both"/>
        <w:rPr>
          <w:ins w:id="753" w:author="Sousa" w:date="2019-08-03T09:09:00Z"/>
          <w:rFonts w:ascii="Times New Roman" w:hAnsi="Times New Roman"/>
          <w:b/>
          <w:sz w:val="24"/>
          <w:szCs w:val="24"/>
        </w:rPr>
        <w:pPrChange w:id="754" w:author="Sousa" w:date="2019-07-26T14:12:00Z">
          <w:pPr>
            <w:pStyle w:val="SemEspaamento"/>
            <w:numPr>
              <w:numId w:val="37"/>
            </w:numPr>
            <w:spacing w:line="360" w:lineRule="auto"/>
            <w:ind w:left="720" w:hanging="360"/>
            <w:jc w:val="both"/>
          </w:pPr>
        </w:pPrChange>
      </w:pPr>
    </w:p>
    <w:p w14:paraId="515FE4A3" w14:textId="77777777" w:rsidR="00D734D8" w:rsidRPr="00A04F89" w:rsidRDefault="00D734D8">
      <w:pPr>
        <w:pStyle w:val="SemEspaamento"/>
        <w:spacing w:line="360" w:lineRule="auto"/>
        <w:jc w:val="both"/>
        <w:rPr>
          <w:ins w:id="755" w:author="Sousa" w:date="2019-08-03T09:09:00Z"/>
          <w:rFonts w:ascii="Times New Roman" w:hAnsi="Times New Roman"/>
          <w:b/>
          <w:sz w:val="24"/>
          <w:szCs w:val="24"/>
        </w:rPr>
        <w:pPrChange w:id="756" w:author="Sousa" w:date="2019-07-26T14:12:00Z">
          <w:pPr>
            <w:pStyle w:val="SemEspaamento"/>
            <w:numPr>
              <w:numId w:val="37"/>
            </w:numPr>
            <w:spacing w:line="360" w:lineRule="auto"/>
            <w:ind w:left="720" w:hanging="360"/>
            <w:jc w:val="both"/>
          </w:pPr>
        </w:pPrChange>
      </w:pPr>
    </w:p>
    <w:p w14:paraId="131F0F9E" w14:textId="77777777" w:rsidR="00D734D8" w:rsidRPr="00A04F89" w:rsidRDefault="00D734D8">
      <w:pPr>
        <w:pStyle w:val="SemEspaamento"/>
        <w:spacing w:line="360" w:lineRule="auto"/>
        <w:jc w:val="both"/>
        <w:rPr>
          <w:ins w:id="757" w:author="Sousa" w:date="2019-08-03T09:09:00Z"/>
          <w:rFonts w:ascii="Times New Roman" w:hAnsi="Times New Roman"/>
          <w:b/>
          <w:sz w:val="24"/>
          <w:szCs w:val="24"/>
        </w:rPr>
        <w:pPrChange w:id="758" w:author="Sousa" w:date="2019-07-26T14:12:00Z">
          <w:pPr>
            <w:pStyle w:val="SemEspaamento"/>
            <w:numPr>
              <w:numId w:val="37"/>
            </w:numPr>
            <w:spacing w:line="360" w:lineRule="auto"/>
            <w:ind w:left="720" w:hanging="360"/>
            <w:jc w:val="both"/>
          </w:pPr>
        </w:pPrChange>
      </w:pPr>
    </w:p>
    <w:p w14:paraId="71098A09" w14:textId="6029D279" w:rsidR="004F3FA3" w:rsidRDefault="004F3FA3" w:rsidP="004F3FA3">
      <w:pPr>
        <w:pStyle w:val="SemEspaamento"/>
        <w:spacing w:line="360" w:lineRule="auto"/>
        <w:jc w:val="center"/>
        <w:rPr>
          <w:rFonts w:ascii="Times New Roman" w:hAnsi="Times New Roman"/>
        </w:rPr>
      </w:pPr>
      <w:r>
        <w:rPr>
          <w:rFonts w:ascii="Times New Roman" w:hAnsi="Times New Roman"/>
          <w:noProof/>
          <w:lang w:eastAsia="pt-PT"/>
        </w:rPr>
        <mc:AlternateContent>
          <mc:Choice Requires="wps">
            <w:drawing>
              <wp:anchor distT="0" distB="0" distL="114300" distR="114300" simplePos="0" relativeHeight="251666944" behindDoc="0" locked="0" layoutInCell="1" allowOverlap="1" wp14:anchorId="7CDF82F4" wp14:editId="33802B83">
                <wp:simplePos x="0" y="0"/>
                <wp:positionH relativeFrom="column">
                  <wp:posOffset>896413</wp:posOffset>
                </wp:positionH>
                <wp:positionV relativeFrom="paragraph">
                  <wp:posOffset>726927</wp:posOffset>
                </wp:positionV>
                <wp:extent cx="4284345" cy="318770"/>
                <wp:effectExtent l="0" t="0" r="20955" b="24130"/>
                <wp:wrapNone/>
                <wp:docPr id="23" name="Rectângulo 23"/>
                <wp:cNvGraphicFramePr/>
                <a:graphic xmlns:a="http://schemas.openxmlformats.org/drawingml/2006/main">
                  <a:graphicData uri="http://schemas.microsoft.com/office/word/2010/wordprocessingShape">
                    <wps:wsp>
                      <wps:cNvSpPr/>
                      <wps:spPr>
                        <a:xfrm>
                          <a:off x="0" y="0"/>
                          <a:ext cx="4284345" cy="31877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3011C6C" w14:textId="77777777" w:rsidR="00C677A1" w:rsidRDefault="00C677A1" w:rsidP="004F3FA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DF82F4" id="Rectângulo 23" o:spid="_x0000_s1028" style="position:absolute;left:0;text-align:left;margin-left:70.6pt;margin-top:57.25pt;width:337.35pt;height:25.1pt;z-index:25166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" fillcolor="white [3201]" strokecolor="white [3212]" strokeweight="1pt">
                <v:textbox>
                  <w:txbxContent>
                    <w:p w14:paraId="03011C6C" w14:textId="77777777" w:rsidR="00C677A1" w:rsidRDefault="00C677A1" w:rsidP="004F3FA3">
                      <w:pPr>
                        <w:jc w:val="center"/>
                      </w:pPr>
                    </w:p>
                  </w:txbxContent>
                </v:textbox>
              </v:rect>
            </w:pict>
          </mc:Fallback>
        </mc:AlternateContent>
      </w:r>
    </w:p>
    <w:p w14:paraId="794149F4" w14:textId="77777777" w:rsidR="00B2652B" w:rsidRDefault="00B2652B" w:rsidP="00B2652B">
      <w:pPr>
        <w:pStyle w:val="SemEspaamento"/>
        <w:spacing w:line="360" w:lineRule="auto"/>
        <w:jc w:val="both"/>
        <w:rPr>
          <w:rFonts w:ascii="Times New Roman" w:hAnsi="Times New Roman"/>
          <w:b/>
          <w:sz w:val="24"/>
          <w:szCs w:val="24"/>
        </w:rPr>
      </w:pPr>
    </w:p>
    <w:p w14:paraId="418FB8BA" w14:textId="77777777" w:rsidR="00B2652B" w:rsidRDefault="00B2652B" w:rsidP="00B2652B">
      <w:pPr>
        <w:pStyle w:val="SemEspaamento"/>
        <w:spacing w:line="360" w:lineRule="auto"/>
        <w:jc w:val="both"/>
        <w:rPr>
          <w:rFonts w:ascii="Times New Roman" w:hAnsi="Times New Roman"/>
          <w:b/>
          <w:sz w:val="24"/>
          <w:szCs w:val="24"/>
        </w:rPr>
      </w:pPr>
    </w:p>
    <w:p w14:paraId="1D96DB0F" w14:textId="77777777" w:rsidR="00B2652B" w:rsidRDefault="00B2652B" w:rsidP="00B2652B">
      <w:pPr>
        <w:pStyle w:val="SemEspaamento"/>
        <w:spacing w:line="360" w:lineRule="auto"/>
        <w:jc w:val="both"/>
        <w:rPr>
          <w:rFonts w:ascii="Times New Roman" w:hAnsi="Times New Roman"/>
          <w:b/>
          <w:sz w:val="24"/>
          <w:szCs w:val="24"/>
        </w:rPr>
      </w:pPr>
    </w:p>
    <w:p w14:paraId="39CAC66B" w14:textId="77777777" w:rsidR="0025158B" w:rsidRDefault="0025158B" w:rsidP="0025158B">
      <w:pPr>
        <w:pStyle w:val="SemEspaamento"/>
        <w:spacing w:line="360" w:lineRule="auto"/>
        <w:jc w:val="both"/>
        <w:rPr>
          <w:rFonts w:ascii="Times New Roman" w:hAnsi="Times New Roman"/>
          <w:b/>
          <w:sz w:val="24"/>
          <w:szCs w:val="24"/>
        </w:rPr>
      </w:pPr>
    </w:p>
    <w:p w14:paraId="3C57D951" w14:textId="77777777" w:rsidR="0025158B" w:rsidRDefault="0025158B" w:rsidP="0025158B">
      <w:pPr>
        <w:pStyle w:val="SemEspaamento"/>
        <w:spacing w:line="360" w:lineRule="auto"/>
        <w:jc w:val="both"/>
        <w:rPr>
          <w:rFonts w:ascii="Times New Roman" w:hAnsi="Times New Roman"/>
          <w:b/>
          <w:sz w:val="24"/>
          <w:szCs w:val="24"/>
        </w:rPr>
      </w:pPr>
    </w:p>
    <w:p w14:paraId="33162954" w14:textId="77777777" w:rsidR="0025158B" w:rsidRDefault="0025158B" w:rsidP="0025158B">
      <w:pPr>
        <w:pStyle w:val="SemEspaamento"/>
        <w:spacing w:line="360" w:lineRule="auto"/>
        <w:jc w:val="both"/>
        <w:rPr>
          <w:rFonts w:ascii="Times New Roman" w:hAnsi="Times New Roman"/>
          <w:b/>
          <w:sz w:val="24"/>
          <w:szCs w:val="24"/>
        </w:rPr>
      </w:pPr>
    </w:p>
    <w:p w14:paraId="011B9A65" w14:textId="77777777" w:rsidR="0025158B" w:rsidRDefault="0025158B" w:rsidP="0025158B">
      <w:pPr>
        <w:pStyle w:val="SemEspaamento"/>
        <w:spacing w:line="360" w:lineRule="auto"/>
        <w:jc w:val="both"/>
        <w:rPr>
          <w:rFonts w:ascii="Times New Roman" w:hAnsi="Times New Roman"/>
          <w:b/>
          <w:sz w:val="24"/>
          <w:szCs w:val="24"/>
        </w:rPr>
      </w:pPr>
    </w:p>
    <w:p w14:paraId="26317F5A" w14:textId="77777777" w:rsidR="0025158B" w:rsidRDefault="0025158B" w:rsidP="0025158B">
      <w:pPr>
        <w:pStyle w:val="SemEspaamento"/>
        <w:spacing w:line="360" w:lineRule="auto"/>
        <w:jc w:val="both"/>
        <w:rPr>
          <w:rFonts w:ascii="Times New Roman" w:hAnsi="Times New Roman"/>
          <w:b/>
          <w:sz w:val="24"/>
          <w:szCs w:val="24"/>
        </w:rPr>
      </w:pPr>
    </w:p>
    <w:p w14:paraId="3B684495" w14:textId="77777777" w:rsidR="0025158B" w:rsidRDefault="0025158B" w:rsidP="0025158B">
      <w:pPr>
        <w:pStyle w:val="SemEspaamento"/>
        <w:spacing w:line="360" w:lineRule="auto"/>
        <w:jc w:val="both"/>
        <w:rPr>
          <w:rFonts w:ascii="Times New Roman" w:hAnsi="Times New Roman"/>
          <w:b/>
          <w:sz w:val="24"/>
          <w:szCs w:val="24"/>
        </w:rPr>
      </w:pPr>
    </w:p>
    <w:p w14:paraId="565477CF" w14:textId="77777777" w:rsidR="0025158B" w:rsidRDefault="0025158B" w:rsidP="0025158B">
      <w:pPr>
        <w:pStyle w:val="SemEspaamento"/>
        <w:spacing w:line="360" w:lineRule="auto"/>
        <w:jc w:val="both"/>
        <w:rPr>
          <w:rFonts w:ascii="Times New Roman" w:hAnsi="Times New Roman"/>
          <w:b/>
          <w:sz w:val="24"/>
          <w:szCs w:val="24"/>
        </w:rPr>
      </w:pPr>
    </w:p>
    <w:p w14:paraId="40DD4BB8" w14:textId="3577F73C" w:rsidR="00006CA8" w:rsidRPr="00276E99" w:rsidRDefault="00006CA8">
      <w:pPr>
        <w:pStyle w:val="SemEspaamento"/>
        <w:spacing w:line="360" w:lineRule="auto"/>
        <w:jc w:val="both"/>
        <w:rPr>
          <w:ins w:id="759" w:author="Sousa" w:date="2019-07-26T14:09:00Z"/>
          <w:rFonts w:ascii="Times New Roman" w:hAnsi="Times New Roman"/>
          <w:b/>
          <w:sz w:val="24"/>
          <w:szCs w:val="24"/>
        </w:rPr>
        <w:pPrChange w:id="760" w:author="Sousa" w:date="2019-07-26T14:12:00Z">
          <w:pPr>
            <w:pStyle w:val="SemEspaamento"/>
            <w:numPr>
              <w:numId w:val="37"/>
            </w:numPr>
            <w:spacing w:line="360" w:lineRule="auto"/>
            <w:ind w:left="720" w:hanging="360"/>
            <w:jc w:val="both"/>
          </w:pPr>
        </w:pPrChange>
      </w:pPr>
      <w:ins w:id="761" w:author="Sousa" w:date="2019-07-26T14:09:00Z">
        <w:r w:rsidRPr="00276E99">
          <w:rPr>
            <w:rFonts w:ascii="Times New Roman" w:hAnsi="Times New Roman"/>
            <w:b/>
            <w:sz w:val="24"/>
            <w:szCs w:val="24"/>
          </w:rPr>
          <w:lastRenderedPageBreak/>
          <w:t>Acessibilidade</w:t>
        </w:r>
      </w:ins>
    </w:p>
    <w:p w14:paraId="04AE9B0D" w14:textId="4EE657CA" w:rsidR="00006CA8" w:rsidRPr="00AC1CD6" w:rsidRDefault="00006CA8">
      <w:pPr>
        <w:pStyle w:val="SemEspaamento"/>
        <w:spacing w:line="360" w:lineRule="auto"/>
        <w:jc w:val="both"/>
        <w:rPr>
          <w:ins w:id="762" w:author="Sousa" w:date="2019-07-26T14:09:00Z"/>
          <w:rFonts w:ascii="Times New Roman" w:hAnsi="Times New Roman"/>
          <w:sz w:val="24"/>
          <w:szCs w:val="24"/>
        </w:rPr>
        <w:pPrChange w:id="763" w:author="Sousa" w:date="2019-07-26T14:12:00Z">
          <w:pPr>
            <w:pStyle w:val="SemEspaamento"/>
            <w:numPr>
              <w:numId w:val="37"/>
            </w:numPr>
            <w:spacing w:line="360" w:lineRule="auto"/>
            <w:ind w:left="720" w:hanging="360"/>
            <w:jc w:val="both"/>
          </w:pPr>
        </w:pPrChange>
      </w:pPr>
      <w:ins w:id="764" w:author="Sousa" w:date="2019-07-26T14:09:00Z">
        <w:r w:rsidRPr="00AC1CD6">
          <w:rPr>
            <w:rFonts w:ascii="Times New Roman" w:hAnsi="Times New Roman"/>
            <w:sz w:val="24"/>
            <w:szCs w:val="24"/>
          </w:rPr>
          <w:t>Logo após efectuar a instalação, aplicação estará pronta a ser usada, auxiliada pelo personagem denominado "Hugo" que vai lhe ajudar a traduzir o texto.</w:t>
        </w:r>
      </w:ins>
      <w:r w:rsidR="007F78C9">
        <w:rPr>
          <w:rFonts w:ascii="Times New Roman" w:hAnsi="Times New Roman"/>
          <w:sz w:val="24"/>
          <w:szCs w:val="24"/>
        </w:rPr>
        <w:t xml:space="preserve"> Ver figura abaixo.</w:t>
      </w:r>
    </w:p>
    <w:p w14:paraId="74CC5BA7" w14:textId="13E9CEC3" w:rsidR="00006CA8" w:rsidRPr="00A04F89" w:rsidRDefault="002C2D45">
      <w:pPr>
        <w:pStyle w:val="SemEspaamento"/>
        <w:spacing w:line="360" w:lineRule="auto"/>
        <w:jc w:val="both"/>
        <w:rPr>
          <w:ins w:id="765" w:author="Sousa" w:date="2019-07-26T14:12:00Z"/>
          <w:rFonts w:ascii="Times New Roman" w:hAnsi="Times New Roman"/>
          <w:b/>
          <w:sz w:val="24"/>
          <w:szCs w:val="24"/>
          <w:rPrChange w:id="766" w:author="Sousa" w:date="2019-08-04T19:07:00Z">
            <w:rPr>
              <w:ins w:id="767" w:author="Sousa" w:date="2019-07-26T14:12:00Z"/>
            </w:rPr>
          </w:rPrChange>
        </w:rPr>
        <w:pPrChange w:id="768" w:author="Sousa" w:date="2019-08-03T09:11:00Z">
          <w:pPr>
            <w:pStyle w:val="PargrafodaLista"/>
            <w:numPr>
              <w:numId w:val="37"/>
            </w:numPr>
            <w:spacing w:line="360" w:lineRule="auto"/>
            <w:ind w:hanging="360"/>
            <w:jc w:val="center"/>
          </w:pPr>
        </w:pPrChange>
      </w:pPr>
      <w:ins w:id="769" w:author="Sousa" w:date="2019-07-26T14:09:00Z">
        <w:r w:rsidRPr="00AC1CD6">
          <w:rPr>
            <w:rFonts w:ascii="Times New Roman" w:hAnsi="Times New Roman"/>
            <w:noProof/>
            <w:sz w:val="24"/>
            <w:szCs w:val="24"/>
            <w:lang w:eastAsia="pt-PT"/>
            <w:rPrChange w:id="770" w:author="Unknown">
              <w:rPr>
                <w:noProof/>
                <w:lang w:eastAsia="pt-PT"/>
              </w:rPr>
            </w:rPrChange>
          </w:rPr>
          <w:drawing>
            <wp:anchor distT="0" distB="0" distL="114300" distR="114300" simplePos="0" relativeHeight="251654656" behindDoc="1" locked="0" layoutInCell="1" allowOverlap="1" wp14:anchorId="3B8B5758" wp14:editId="5711FF61">
              <wp:simplePos x="0" y="0"/>
              <wp:positionH relativeFrom="margin">
                <wp:posOffset>1713865</wp:posOffset>
              </wp:positionH>
              <wp:positionV relativeFrom="paragraph">
                <wp:posOffset>9525</wp:posOffset>
              </wp:positionV>
              <wp:extent cx="1521460" cy="2792730"/>
              <wp:effectExtent l="0" t="0" r="2540" b="7620"/>
              <wp:wrapTight wrapText="bothSides">
                <wp:wrapPolygon edited="0">
                  <wp:start x="0" y="0"/>
                  <wp:lineTo x="0" y="21512"/>
                  <wp:lineTo x="21366" y="21512"/>
                  <wp:lineTo x="21366" y="0"/>
                  <wp:lineTo x="0" y="0"/>
                </wp:wrapPolygon>
              </wp:wrapTight>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21460" cy="2792730"/>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3F394FA2" w14:textId="016B7EBD" w:rsidR="00206C70" w:rsidRPr="00A04F89" w:rsidRDefault="00206C70">
      <w:pPr>
        <w:spacing w:line="360" w:lineRule="auto"/>
        <w:rPr>
          <w:ins w:id="771" w:author="Sousa" w:date="2019-08-03T09:18:00Z"/>
          <w:rFonts w:ascii="Times New Roman" w:hAnsi="Times New Roman"/>
          <w:b/>
          <w:sz w:val="24"/>
          <w:szCs w:val="24"/>
          <w:rPrChange w:id="772" w:author="Sousa" w:date="2019-08-04T19:07:00Z">
            <w:rPr>
              <w:ins w:id="773" w:author="Sousa" w:date="2019-08-03T09:18:00Z"/>
              <w:rFonts w:ascii="Times New Roman" w:hAnsi="Times New Roman"/>
              <w:b/>
              <w:sz w:val="20"/>
              <w:szCs w:val="20"/>
            </w:rPr>
          </w:rPrChange>
        </w:rPr>
        <w:pPrChange w:id="774" w:author="Sousa" w:date="2019-08-03T09:18:00Z">
          <w:pPr>
            <w:pStyle w:val="PargrafodaLista"/>
            <w:numPr>
              <w:numId w:val="37"/>
            </w:numPr>
            <w:spacing w:line="360" w:lineRule="auto"/>
            <w:ind w:hanging="360"/>
            <w:jc w:val="center"/>
          </w:pPr>
        </w:pPrChange>
      </w:pPr>
    </w:p>
    <w:p w14:paraId="47E8B7E7" w14:textId="77777777" w:rsidR="00206C70" w:rsidRPr="00A04F89" w:rsidRDefault="00206C70">
      <w:pPr>
        <w:spacing w:line="360" w:lineRule="auto"/>
        <w:rPr>
          <w:ins w:id="775" w:author="Sousa" w:date="2019-08-03T09:18:00Z"/>
          <w:rFonts w:ascii="Times New Roman" w:hAnsi="Times New Roman"/>
          <w:b/>
          <w:sz w:val="24"/>
          <w:szCs w:val="24"/>
          <w:rPrChange w:id="776" w:author="Sousa" w:date="2019-08-04T19:07:00Z">
            <w:rPr>
              <w:ins w:id="777" w:author="Sousa" w:date="2019-08-03T09:18:00Z"/>
              <w:rFonts w:ascii="Times New Roman" w:hAnsi="Times New Roman"/>
              <w:b/>
              <w:sz w:val="20"/>
              <w:szCs w:val="20"/>
            </w:rPr>
          </w:rPrChange>
        </w:rPr>
        <w:pPrChange w:id="778" w:author="Sousa" w:date="2019-08-03T09:18:00Z">
          <w:pPr>
            <w:pStyle w:val="PargrafodaLista"/>
            <w:numPr>
              <w:numId w:val="37"/>
            </w:numPr>
            <w:spacing w:line="360" w:lineRule="auto"/>
            <w:ind w:hanging="360"/>
            <w:jc w:val="center"/>
          </w:pPr>
        </w:pPrChange>
      </w:pPr>
    </w:p>
    <w:p w14:paraId="6E099531" w14:textId="77777777" w:rsidR="002C2D45" w:rsidRDefault="002C2D45" w:rsidP="002C2D45">
      <w:pPr>
        <w:spacing w:line="360" w:lineRule="auto"/>
        <w:jc w:val="both"/>
        <w:rPr>
          <w:rFonts w:ascii="Times New Roman" w:hAnsi="Times New Roman"/>
          <w:b/>
          <w:sz w:val="24"/>
          <w:szCs w:val="24"/>
        </w:rPr>
      </w:pPr>
    </w:p>
    <w:p w14:paraId="0E39DA44" w14:textId="77777777" w:rsidR="002C2D45" w:rsidRDefault="002C2D45" w:rsidP="002C2D45">
      <w:pPr>
        <w:spacing w:line="360" w:lineRule="auto"/>
        <w:jc w:val="both"/>
        <w:rPr>
          <w:rFonts w:ascii="Times New Roman" w:hAnsi="Times New Roman"/>
          <w:b/>
          <w:sz w:val="24"/>
          <w:szCs w:val="24"/>
        </w:rPr>
      </w:pPr>
    </w:p>
    <w:p w14:paraId="19A218CC" w14:textId="77777777" w:rsidR="002C2D45" w:rsidRDefault="002C2D45" w:rsidP="002C2D45">
      <w:pPr>
        <w:spacing w:line="360" w:lineRule="auto"/>
        <w:jc w:val="both"/>
        <w:rPr>
          <w:rFonts w:ascii="Times New Roman" w:hAnsi="Times New Roman"/>
          <w:b/>
          <w:sz w:val="24"/>
          <w:szCs w:val="24"/>
        </w:rPr>
      </w:pPr>
    </w:p>
    <w:p w14:paraId="4EB5DB96" w14:textId="77777777" w:rsidR="002C2D45" w:rsidRDefault="002C2D45" w:rsidP="002C2D45">
      <w:pPr>
        <w:spacing w:line="360" w:lineRule="auto"/>
        <w:jc w:val="both"/>
        <w:rPr>
          <w:rFonts w:ascii="Times New Roman" w:hAnsi="Times New Roman"/>
          <w:b/>
          <w:sz w:val="24"/>
          <w:szCs w:val="24"/>
        </w:rPr>
      </w:pPr>
    </w:p>
    <w:p w14:paraId="57625E50" w14:textId="77777777" w:rsidR="002C2D45" w:rsidRDefault="002C2D45" w:rsidP="002C2D45">
      <w:pPr>
        <w:spacing w:line="360" w:lineRule="auto"/>
        <w:jc w:val="both"/>
        <w:rPr>
          <w:rFonts w:ascii="Times New Roman" w:hAnsi="Times New Roman"/>
          <w:b/>
          <w:sz w:val="24"/>
          <w:szCs w:val="24"/>
        </w:rPr>
      </w:pPr>
    </w:p>
    <w:p w14:paraId="4D242209" w14:textId="77777777" w:rsidR="002C2D45" w:rsidRDefault="002C2D45" w:rsidP="002C2D45">
      <w:pPr>
        <w:spacing w:line="360" w:lineRule="auto"/>
        <w:jc w:val="both"/>
        <w:rPr>
          <w:rFonts w:ascii="Times New Roman" w:hAnsi="Times New Roman"/>
          <w:b/>
          <w:sz w:val="24"/>
          <w:szCs w:val="24"/>
        </w:rPr>
      </w:pPr>
    </w:p>
    <w:p w14:paraId="5F7DF444" w14:textId="142E3E99" w:rsidR="00082F4B" w:rsidRPr="00276E99" w:rsidRDefault="00006CA8">
      <w:pPr>
        <w:spacing w:line="360" w:lineRule="auto"/>
        <w:jc w:val="both"/>
        <w:rPr>
          <w:ins w:id="779" w:author="Sousa" w:date="2019-08-03T09:41:00Z"/>
          <w:rFonts w:ascii="Times New Roman" w:hAnsi="Times New Roman"/>
          <w:b/>
          <w:sz w:val="24"/>
          <w:szCs w:val="24"/>
        </w:rPr>
        <w:pPrChange w:id="780" w:author="Sousa" w:date="2019-08-03T09:19:00Z">
          <w:pPr>
            <w:pStyle w:val="PargrafodaLista"/>
            <w:numPr>
              <w:numId w:val="37"/>
            </w:numPr>
            <w:spacing w:line="360" w:lineRule="auto"/>
            <w:ind w:hanging="360"/>
            <w:jc w:val="both"/>
          </w:pPr>
        </w:pPrChange>
      </w:pPr>
      <w:ins w:id="781" w:author="Sousa" w:date="2019-07-26T14:09:00Z">
        <w:r w:rsidRPr="00A04F89">
          <w:rPr>
            <w:rFonts w:ascii="Times New Roman" w:hAnsi="Times New Roman"/>
            <w:b/>
            <w:sz w:val="24"/>
            <w:szCs w:val="24"/>
            <w:rPrChange w:id="782" w:author="Sousa" w:date="2019-08-04T19:07:00Z">
              <w:rPr/>
            </w:rPrChange>
          </w:rPr>
          <w:t>USO</w:t>
        </w:r>
      </w:ins>
    </w:p>
    <w:p w14:paraId="25C9B4DC" w14:textId="6455042F" w:rsidR="00006CA8" w:rsidRPr="00A04F89" w:rsidRDefault="00006CA8">
      <w:pPr>
        <w:spacing w:line="360" w:lineRule="auto"/>
        <w:jc w:val="both"/>
        <w:rPr>
          <w:ins w:id="783" w:author="Sousa" w:date="2019-07-26T14:09:00Z"/>
          <w:rFonts w:ascii="Times New Roman" w:hAnsi="Times New Roman"/>
          <w:b/>
          <w:sz w:val="24"/>
          <w:szCs w:val="24"/>
          <w:rPrChange w:id="784" w:author="Sousa" w:date="2019-08-04T19:07:00Z">
            <w:rPr>
              <w:ins w:id="785" w:author="Sousa" w:date="2019-07-26T14:09:00Z"/>
            </w:rPr>
          </w:rPrChange>
        </w:rPr>
        <w:pPrChange w:id="786" w:author="Sousa" w:date="2019-08-03T09:19:00Z">
          <w:pPr>
            <w:pStyle w:val="PargrafodaLista"/>
            <w:numPr>
              <w:numId w:val="37"/>
            </w:numPr>
            <w:spacing w:line="360" w:lineRule="auto"/>
            <w:ind w:hanging="360"/>
            <w:jc w:val="both"/>
          </w:pPr>
        </w:pPrChange>
      </w:pPr>
      <w:ins w:id="787" w:author="Sousa" w:date="2019-07-26T14:09:00Z">
        <w:r w:rsidRPr="00A04F89">
          <w:rPr>
            <w:rFonts w:ascii="Times New Roman" w:hAnsi="Times New Roman"/>
            <w:sz w:val="24"/>
            <w:szCs w:val="24"/>
            <w:rPrChange w:id="788" w:author="Sousa" w:date="2019-08-04T19:07:00Z">
              <w:rPr/>
            </w:rPrChange>
          </w:rPr>
          <w:t>No terceiro passo, insira uma frase ou uma simples palavra e o Hugo se encarrega de interpretá-la</w:t>
        </w:r>
        <w:r w:rsidR="00206C70" w:rsidRPr="00276E99">
          <w:rPr>
            <w:rFonts w:ascii="Times New Roman" w:hAnsi="Times New Roman"/>
            <w:sz w:val="24"/>
            <w:szCs w:val="24"/>
          </w:rPr>
          <w:t>.</w:t>
        </w:r>
      </w:ins>
      <w:r w:rsidR="007F78C9">
        <w:rPr>
          <w:rFonts w:ascii="Times New Roman" w:hAnsi="Times New Roman"/>
          <w:sz w:val="24"/>
          <w:szCs w:val="24"/>
        </w:rPr>
        <w:t xml:space="preserve"> Ver figura abaixo.</w:t>
      </w:r>
    </w:p>
    <w:p w14:paraId="39CBCF4D" w14:textId="392F0EEE" w:rsidR="00AE76B2" w:rsidRDefault="002C2D45">
      <w:pPr>
        <w:spacing w:line="360" w:lineRule="auto"/>
        <w:jc w:val="center"/>
        <w:rPr>
          <w:rFonts w:ascii="Times New Roman" w:hAnsi="Times New Roman"/>
          <w:b/>
          <w:sz w:val="24"/>
          <w:szCs w:val="24"/>
        </w:rPr>
        <w:pPrChange w:id="789" w:author="Sousa" w:date="2019-08-03T09:42:00Z">
          <w:pPr>
            <w:pStyle w:val="PargrafodaLista"/>
            <w:numPr>
              <w:numId w:val="37"/>
            </w:numPr>
            <w:spacing w:line="360" w:lineRule="auto"/>
            <w:ind w:hanging="360"/>
            <w:jc w:val="both"/>
          </w:pPr>
        </w:pPrChange>
      </w:pPr>
      <w:ins w:id="790" w:author="Sousa" w:date="2019-08-03T09:41:00Z">
        <w:r w:rsidRPr="00A04F89">
          <w:rPr>
            <w:rFonts w:ascii="Times New Roman" w:hAnsi="Times New Roman"/>
            <w:b/>
            <w:noProof/>
            <w:sz w:val="24"/>
            <w:szCs w:val="24"/>
            <w:lang w:eastAsia="pt-PT"/>
            <w:rPrChange w:id="791" w:author="Unknown">
              <w:rPr>
                <w:rFonts w:ascii="Times New Roman" w:hAnsi="Times New Roman"/>
                <w:b/>
                <w:noProof/>
                <w:sz w:val="20"/>
                <w:szCs w:val="20"/>
                <w:lang w:eastAsia="pt-PT"/>
              </w:rPr>
            </w:rPrChange>
          </w:rPr>
          <w:drawing>
            <wp:anchor distT="0" distB="0" distL="114300" distR="114300" simplePos="0" relativeHeight="251659776" behindDoc="1" locked="0" layoutInCell="1" allowOverlap="1" wp14:anchorId="06154830" wp14:editId="687F0E51">
              <wp:simplePos x="0" y="0"/>
              <wp:positionH relativeFrom="margin">
                <wp:posOffset>1804086</wp:posOffset>
              </wp:positionH>
              <wp:positionV relativeFrom="paragraph">
                <wp:posOffset>50978</wp:posOffset>
              </wp:positionV>
              <wp:extent cx="1737995" cy="3044825"/>
              <wp:effectExtent l="0" t="0" r="0" b="3175"/>
              <wp:wrapTight wrapText="bothSides">
                <wp:wrapPolygon edited="0">
                  <wp:start x="0" y="0"/>
                  <wp:lineTo x="0" y="21487"/>
                  <wp:lineTo x="21308" y="21487"/>
                  <wp:lineTo x="21308"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37995" cy="3044825"/>
                      </a:xfrm>
                      <a:prstGeom prst="rect">
                        <a:avLst/>
                      </a:prstGeom>
                      <a:noFill/>
                    </pic:spPr>
                  </pic:pic>
                </a:graphicData>
              </a:graphic>
              <wp14:sizeRelH relativeFrom="page">
                <wp14:pctWidth>0</wp14:pctWidth>
              </wp14:sizeRelH>
              <wp14:sizeRelV relativeFrom="page">
                <wp14:pctHeight>0</wp14:pctHeight>
              </wp14:sizeRelV>
            </wp:anchor>
          </w:drawing>
        </w:r>
      </w:ins>
    </w:p>
    <w:p w14:paraId="21548A7B" w14:textId="67BFA9A8" w:rsidR="00AE76B2" w:rsidRDefault="00AE76B2" w:rsidP="00AE76B2">
      <w:pPr>
        <w:spacing w:line="360" w:lineRule="auto"/>
        <w:jc w:val="center"/>
        <w:rPr>
          <w:rFonts w:ascii="Times New Roman" w:hAnsi="Times New Roman"/>
          <w:b/>
          <w:sz w:val="24"/>
          <w:szCs w:val="24"/>
        </w:rPr>
      </w:pPr>
    </w:p>
    <w:p w14:paraId="43E39D3E" w14:textId="77777777" w:rsidR="00AE76B2" w:rsidRDefault="00AE76B2" w:rsidP="00AE76B2">
      <w:pPr>
        <w:spacing w:line="360" w:lineRule="auto"/>
        <w:jc w:val="center"/>
        <w:rPr>
          <w:rFonts w:ascii="Times New Roman" w:hAnsi="Times New Roman"/>
          <w:b/>
          <w:sz w:val="24"/>
          <w:szCs w:val="24"/>
        </w:rPr>
      </w:pPr>
    </w:p>
    <w:p w14:paraId="56E9E636" w14:textId="4CDF9A4B" w:rsidR="00AE76B2" w:rsidRDefault="00AE76B2" w:rsidP="00AE76B2">
      <w:pPr>
        <w:spacing w:line="360" w:lineRule="auto"/>
        <w:jc w:val="center"/>
        <w:rPr>
          <w:rFonts w:ascii="Times New Roman" w:hAnsi="Times New Roman"/>
          <w:b/>
          <w:sz w:val="24"/>
          <w:szCs w:val="24"/>
        </w:rPr>
      </w:pPr>
    </w:p>
    <w:p w14:paraId="361A0CCD" w14:textId="77777777" w:rsidR="00AE76B2" w:rsidRDefault="00AE76B2" w:rsidP="00AE76B2">
      <w:pPr>
        <w:spacing w:line="360" w:lineRule="auto"/>
        <w:jc w:val="center"/>
        <w:rPr>
          <w:rFonts w:ascii="Times New Roman" w:hAnsi="Times New Roman"/>
          <w:b/>
          <w:sz w:val="24"/>
          <w:szCs w:val="24"/>
        </w:rPr>
      </w:pPr>
    </w:p>
    <w:p w14:paraId="400B99D8" w14:textId="77777777" w:rsidR="00AE76B2" w:rsidRDefault="00AE76B2" w:rsidP="00AE76B2">
      <w:pPr>
        <w:spacing w:line="360" w:lineRule="auto"/>
        <w:jc w:val="center"/>
        <w:rPr>
          <w:rFonts w:ascii="Times New Roman" w:hAnsi="Times New Roman"/>
          <w:b/>
          <w:sz w:val="24"/>
          <w:szCs w:val="24"/>
        </w:rPr>
      </w:pPr>
    </w:p>
    <w:p w14:paraId="0D8400D1" w14:textId="77777777" w:rsidR="00AE76B2" w:rsidRDefault="00AE76B2" w:rsidP="00AE76B2">
      <w:pPr>
        <w:spacing w:line="360" w:lineRule="auto"/>
        <w:jc w:val="center"/>
        <w:rPr>
          <w:rFonts w:ascii="Times New Roman" w:hAnsi="Times New Roman"/>
          <w:b/>
          <w:sz w:val="24"/>
          <w:szCs w:val="24"/>
        </w:rPr>
      </w:pPr>
    </w:p>
    <w:p w14:paraId="714CD054" w14:textId="77777777" w:rsidR="00AE76B2" w:rsidRDefault="00AE76B2" w:rsidP="00AE76B2">
      <w:pPr>
        <w:spacing w:line="360" w:lineRule="auto"/>
        <w:jc w:val="center"/>
        <w:rPr>
          <w:rFonts w:ascii="Times New Roman" w:hAnsi="Times New Roman"/>
          <w:b/>
          <w:sz w:val="24"/>
          <w:szCs w:val="24"/>
        </w:rPr>
      </w:pPr>
    </w:p>
    <w:p w14:paraId="4A6C09DC" w14:textId="54696719" w:rsidR="006762DD" w:rsidRDefault="00006CA8">
      <w:pPr>
        <w:spacing w:line="360" w:lineRule="auto"/>
        <w:jc w:val="both"/>
        <w:rPr>
          <w:rFonts w:ascii="Times New Roman" w:hAnsi="Times New Roman"/>
          <w:sz w:val="24"/>
          <w:szCs w:val="24"/>
        </w:rPr>
        <w:pPrChange w:id="792" w:author="Sousa" w:date="2019-08-03T09:43:00Z">
          <w:pPr>
            <w:pStyle w:val="SemEspaamento"/>
          </w:pPr>
        </w:pPrChange>
      </w:pPr>
      <w:ins w:id="793" w:author="Sousa" w:date="2019-07-26T14:09:00Z">
        <w:r w:rsidRPr="00A04F89">
          <w:rPr>
            <w:rFonts w:ascii="Times New Roman" w:hAnsi="Times New Roman"/>
            <w:sz w:val="24"/>
            <w:szCs w:val="24"/>
            <w:rPrChange w:id="794" w:author="Sousa" w:date="2019-08-04T19:07:00Z">
              <w:rPr/>
            </w:rPrChange>
          </w:rPr>
          <w:lastRenderedPageBreak/>
          <w:t>Além dessas opções, o aplicativo também consegue converter fotografias. Basta capturar uma foto, por exemplo, de uma frase curta na capa de um livro, e a mensagem é interpretada simultaneamente para a Libras.</w:t>
        </w:r>
      </w:ins>
    </w:p>
    <w:p w14:paraId="6B8AEF50" w14:textId="70B00476" w:rsidR="004F3FA3" w:rsidRDefault="004F3FA3" w:rsidP="004F3FA3">
      <w:pPr>
        <w:spacing w:line="360" w:lineRule="auto"/>
        <w:jc w:val="both"/>
        <w:rPr>
          <w:rFonts w:ascii="Times New Roman" w:hAnsi="Times New Roman"/>
          <w:sz w:val="24"/>
          <w:szCs w:val="24"/>
        </w:rPr>
      </w:pPr>
    </w:p>
    <w:p w14:paraId="5A7175BB" w14:textId="0F58E059" w:rsidR="006F0149" w:rsidRPr="003924D3" w:rsidRDefault="000A1F2A" w:rsidP="00DB6964">
      <w:pPr>
        <w:spacing w:line="360" w:lineRule="auto"/>
        <w:jc w:val="both"/>
        <w:rPr>
          <w:rStyle w:val="Cabealho1Carter"/>
          <w:rFonts w:ascii="Times New Roman" w:hAnsi="Times New Roman" w:cs="Times New Roman"/>
          <w:color w:val="auto"/>
          <w:sz w:val="24"/>
          <w:szCs w:val="24"/>
          <w:rPrChange w:id="795" w:author="Sousa" w:date="2019-08-04T19:15:00Z">
            <w:rPr>
              <w:rFonts w:ascii="Times New Roman" w:hAnsi="Times New Roman"/>
              <w:b/>
              <w:sz w:val="24"/>
              <w:szCs w:val="24"/>
            </w:rPr>
          </w:rPrChange>
        </w:rPr>
      </w:pPr>
      <w:bookmarkStart w:id="796" w:name="_Toc15836590"/>
      <w:bookmarkStart w:id="797" w:name="_Toc20366976"/>
      <w:r w:rsidRPr="003924D3">
        <w:rPr>
          <w:rStyle w:val="Cabealho1Carter"/>
          <w:rFonts w:ascii="Times New Roman" w:hAnsi="Times New Roman" w:cs="Times New Roman"/>
          <w:color w:val="auto"/>
          <w:sz w:val="24"/>
          <w:szCs w:val="24"/>
          <w:rPrChange w:id="798" w:author="Sousa" w:date="2019-08-04T19:15:00Z">
            <w:rPr>
              <w:rFonts w:ascii="Times New Roman" w:hAnsi="Times New Roman"/>
              <w:b/>
              <w:sz w:val="24"/>
              <w:szCs w:val="24"/>
            </w:rPr>
          </w:rPrChange>
        </w:rPr>
        <w:t>C</w:t>
      </w:r>
      <w:r w:rsidR="00F325F7" w:rsidRPr="003924D3">
        <w:rPr>
          <w:rStyle w:val="Cabealho1Carter"/>
          <w:rFonts w:ascii="Times New Roman" w:hAnsi="Times New Roman" w:cs="Times New Roman"/>
          <w:b/>
          <w:color w:val="auto"/>
          <w:sz w:val="24"/>
          <w:szCs w:val="24"/>
        </w:rPr>
        <w:t>APÍTULO III</w:t>
      </w:r>
      <w:r w:rsidR="004F3FA3" w:rsidRPr="003924D3">
        <w:rPr>
          <w:rStyle w:val="Cabealho1Carter"/>
          <w:rFonts w:ascii="Times New Roman" w:hAnsi="Times New Roman" w:cs="Times New Roman"/>
          <w:b/>
          <w:color w:val="auto"/>
          <w:sz w:val="24"/>
          <w:szCs w:val="24"/>
        </w:rPr>
        <w:t xml:space="preserve">. </w:t>
      </w:r>
      <w:r w:rsidR="009D5298" w:rsidRPr="003924D3">
        <w:rPr>
          <w:rStyle w:val="Cabealho1Carter"/>
          <w:rFonts w:ascii="Times New Roman" w:hAnsi="Times New Roman" w:cs="Times New Roman"/>
          <w:color w:val="auto"/>
          <w:sz w:val="24"/>
          <w:szCs w:val="24"/>
          <w:rPrChange w:id="799" w:author="Sousa" w:date="2019-08-04T19:15:00Z">
            <w:rPr>
              <w:rFonts w:ascii="Times New Roman" w:hAnsi="Times New Roman"/>
              <w:b/>
              <w:sz w:val="24"/>
              <w:szCs w:val="24"/>
            </w:rPr>
          </w:rPrChange>
        </w:rPr>
        <w:t>APRESENTAÇÃO, ANÁLISE</w:t>
      </w:r>
      <w:r w:rsidR="003A209A" w:rsidRPr="003924D3">
        <w:rPr>
          <w:rStyle w:val="Cabealho1Carter"/>
          <w:rFonts w:ascii="Times New Roman" w:hAnsi="Times New Roman" w:cs="Times New Roman"/>
          <w:color w:val="auto"/>
          <w:sz w:val="24"/>
          <w:szCs w:val="24"/>
          <w:rPrChange w:id="800" w:author="Sousa" w:date="2019-08-04T19:15:00Z">
            <w:rPr>
              <w:rFonts w:ascii="Times New Roman" w:hAnsi="Times New Roman"/>
              <w:b/>
              <w:sz w:val="24"/>
              <w:szCs w:val="24"/>
            </w:rPr>
          </w:rPrChange>
        </w:rPr>
        <w:t xml:space="preserve"> E DISCUSSÃO D</w:t>
      </w:r>
      <w:ins w:id="801" w:author="HP" w:date="2019-07-19T18:52:00Z">
        <w:r w:rsidR="00AF7495" w:rsidRPr="003924D3">
          <w:rPr>
            <w:rStyle w:val="Cabealho1Carter"/>
            <w:rFonts w:ascii="Times New Roman" w:hAnsi="Times New Roman" w:cs="Times New Roman"/>
            <w:color w:val="auto"/>
            <w:sz w:val="24"/>
            <w:szCs w:val="24"/>
            <w:rPrChange w:id="802" w:author="Sousa" w:date="2019-08-04T19:15:00Z">
              <w:rPr>
                <w:rFonts w:ascii="Times New Roman" w:hAnsi="Times New Roman"/>
                <w:b/>
                <w:sz w:val="24"/>
                <w:szCs w:val="24"/>
              </w:rPr>
            </w:rPrChange>
          </w:rPr>
          <w:t>OS</w:t>
        </w:r>
      </w:ins>
      <w:bookmarkEnd w:id="796"/>
      <w:bookmarkEnd w:id="797"/>
      <w:del w:id="803" w:author="HP" w:date="2019-07-19T18:52:00Z">
        <w:r w:rsidR="003A209A" w:rsidRPr="003924D3" w:rsidDel="00AF7495">
          <w:rPr>
            <w:rStyle w:val="Cabealho1Carter"/>
            <w:rFonts w:ascii="Times New Roman" w:hAnsi="Times New Roman" w:cs="Times New Roman"/>
            <w:color w:val="auto"/>
            <w:sz w:val="24"/>
            <w:szCs w:val="24"/>
            <w:rPrChange w:id="804" w:author="Sousa" w:date="2019-08-04T19:15:00Z">
              <w:rPr>
                <w:rFonts w:ascii="Times New Roman" w:hAnsi="Times New Roman"/>
                <w:b/>
                <w:sz w:val="24"/>
                <w:szCs w:val="24"/>
              </w:rPr>
            </w:rPrChange>
          </w:rPr>
          <w:delText>E</w:delText>
        </w:r>
      </w:del>
      <w:r w:rsidR="003A209A" w:rsidRPr="003924D3">
        <w:rPr>
          <w:rFonts w:ascii="Times New Roman" w:hAnsi="Times New Roman"/>
          <w:b/>
          <w:sz w:val="24"/>
          <w:szCs w:val="24"/>
        </w:rPr>
        <w:t xml:space="preserve"> </w:t>
      </w:r>
      <w:ins w:id="805" w:author="HP" w:date="2019-07-19T18:52:00Z">
        <w:r w:rsidR="00AF7495" w:rsidRPr="003924D3">
          <w:rPr>
            <w:rStyle w:val="Cabealho1Carter"/>
            <w:rFonts w:ascii="Times New Roman" w:hAnsi="Times New Roman" w:cs="Times New Roman"/>
            <w:color w:val="auto"/>
            <w:sz w:val="24"/>
            <w:szCs w:val="24"/>
            <w:rPrChange w:id="806" w:author="Sousa" w:date="2019-08-04T19:15:00Z">
              <w:rPr>
                <w:rFonts w:ascii="Times New Roman" w:hAnsi="Times New Roman"/>
                <w:b/>
                <w:sz w:val="24"/>
                <w:szCs w:val="24"/>
              </w:rPr>
            </w:rPrChange>
          </w:rPr>
          <w:t>RESULT</w:t>
        </w:r>
      </w:ins>
      <w:del w:id="807" w:author="HP" w:date="2019-07-19T18:52:00Z">
        <w:r w:rsidR="003A209A" w:rsidRPr="003924D3" w:rsidDel="00AF7495">
          <w:rPr>
            <w:rStyle w:val="Cabealho1Carter"/>
            <w:rFonts w:ascii="Times New Roman" w:hAnsi="Times New Roman" w:cs="Times New Roman"/>
            <w:color w:val="auto"/>
            <w:sz w:val="24"/>
            <w:szCs w:val="24"/>
            <w:rPrChange w:id="808" w:author="Sousa" w:date="2019-08-04T19:15:00Z">
              <w:rPr>
                <w:rFonts w:ascii="Times New Roman" w:hAnsi="Times New Roman"/>
                <w:b/>
                <w:sz w:val="24"/>
                <w:szCs w:val="24"/>
              </w:rPr>
            </w:rPrChange>
          </w:rPr>
          <w:delText>D</w:delText>
        </w:r>
      </w:del>
      <w:r w:rsidR="003A209A" w:rsidRPr="003924D3">
        <w:rPr>
          <w:rStyle w:val="Cabealho1Carter"/>
          <w:rFonts w:ascii="Times New Roman" w:hAnsi="Times New Roman" w:cs="Times New Roman"/>
          <w:color w:val="auto"/>
          <w:sz w:val="24"/>
          <w:szCs w:val="24"/>
          <w:rPrChange w:id="809" w:author="Sousa" w:date="2019-08-04T19:15:00Z">
            <w:rPr>
              <w:rFonts w:ascii="Times New Roman" w:hAnsi="Times New Roman"/>
              <w:b/>
              <w:sz w:val="24"/>
              <w:szCs w:val="24"/>
            </w:rPr>
          </w:rPrChange>
        </w:rPr>
        <w:t xml:space="preserve">ADOS </w:t>
      </w:r>
    </w:p>
    <w:p w14:paraId="23EA1541" w14:textId="5FB1C33B" w:rsidR="00C71907" w:rsidRPr="00C33FB9" w:rsidRDefault="001625B6">
      <w:pPr>
        <w:pStyle w:val="Cabealho1"/>
        <w:rPr>
          <w:rFonts w:ascii="Times New Roman" w:hAnsi="Times New Roman"/>
          <w:b/>
          <w:sz w:val="24"/>
          <w:szCs w:val="24"/>
        </w:rPr>
        <w:pPrChange w:id="810" w:author="Sousa" w:date="2019-08-04T18:41:00Z">
          <w:pPr>
            <w:spacing w:line="360" w:lineRule="auto"/>
            <w:jc w:val="both"/>
          </w:pPr>
        </w:pPrChange>
      </w:pPr>
      <w:bookmarkStart w:id="811" w:name="_Toc15836591"/>
      <w:bookmarkStart w:id="812" w:name="_Toc20366977"/>
      <w:r w:rsidRPr="00C33FB9">
        <w:rPr>
          <w:rFonts w:ascii="Times New Roman" w:hAnsi="Times New Roman" w:cs="Times New Roman"/>
          <w:b/>
          <w:color w:val="auto"/>
          <w:sz w:val="24"/>
          <w:szCs w:val="24"/>
          <w:rPrChange w:id="813" w:author="Sousa" w:date="2019-08-04T19:15:00Z">
            <w:rPr/>
          </w:rPrChange>
        </w:rPr>
        <w:t xml:space="preserve">4.1. </w:t>
      </w:r>
      <w:r w:rsidR="00C71907" w:rsidRPr="00C33FB9">
        <w:rPr>
          <w:rFonts w:ascii="Times New Roman" w:hAnsi="Times New Roman" w:cs="Times New Roman"/>
          <w:b/>
          <w:color w:val="auto"/>
          <w:sz w:val="24"/>
          <w:szCs w:val="24"/>
          <w:rPrChange w:id="814" w:author="Sousa" w:date="2019-08-04T19:15:00Z">
            <w:rPr/>
          </w:rPrChange>
        </w:rPr>
        <w:t>Apresentação e análise d</w:t>
      </w:r>
      <w:ins w:id="815" w:author="HP" w:date="2019-07-19T18:52:00Z">
        <w:r w:rsidR="00AF7495" w:rsidRPr="00C33FB9">
          <w:rPr>
            <w:rFonts w:ascii="Times New Roman" w:hAnsi="Times New Roman" w:cs="Times New Roman"/>
            <w:b/>
            <w:color w:val="auto"/>
            <w:sz w:val="24"/>
            <w:szCs w:val="24"/>
            <w:rPrChange w:id="816" w:author="Sousa" w:date="2019-08-04T19:15:00Z">
              <w:rPr/>
            </w:rPrChange>
          </w:rPr>
          <w:t>os</w:t>
        </w:r>
      </w:ins>
      <w:del w:id="817" w:author="HP" w:date="2019-07-19T18:52:00Z">
        <w:r w:rsidR="00C71907" w:rsidRPr="00C33FB9" w:rsidDel="00AF7495">
          <w:rPr>
            <w:rFonts w:ascii="Times New Roman" w:hAnsi="Times New Roman" w:cs="Times New Roman"/>
            <w:b/>
            <w:color w:val="auto"/>
            <w:sz w:val="24"/>
            <w:szCs w:val="24"/>
            <w:rPrChange w:id="818" w:author="Sousa" w:date="2019-08-04T19:15:00Z">
              <w:rPr/>
            </w:rPrChange>
          </w:rPr>
          <w:delText>e</w:delText>
        </w:r>
      </w:del>
      <w:r w:rsidR="00C71907" w:rsidRPr="00C33FB9">
        <w:rPr>
          <w:rFonts w:ascii="Times New Roman" w:hAnsi="Times New Roman" w:cs="Times New Roman"/>
          <w:b/>
          <w:color w:val="auto"/>
          <w:sz w:val="24"/>
          <w:szCs w:val="24"/>
          <w:rPrChange w:id="819" w:author="Sousa" w:date="2019-08-04T19:15:00Z">
            <w:rPr/>
          </w:rPrChange>
        </w:rPr>
        <w:t xml:space="preserve"> </w:t>
      </w:r>
      <w:ins w:id="820" w:author="HP" w:date="2019-07-19T18:52:00Z">
        <w:r w:rsidR="00AF7495" w:rsidRPr="00C33FB9">
          <w:rPr>
            <w:rFonts w:ascii="Times New Roman" w:hAnsi="Times New Roman" w:cs="Times New Roman"/>
            <w:b/>
            <w:color w:val="auto"/>
            <w:sz w:val="24"/>
            <w:szCs w:val="24"/>
            <w:rPrChange w:id="821" w:author="Sousa" w:date="2019-08-04T19:15:00Z">
              <w:rPr/>
            </w:rPrChange>
          </w:rPr>
          <w:t>result</w:t>
        </w:r>
      </w:ins>
      <w:del w:id="822" w:author="HP" w:date="2019-07-19T18:52:00Z">
        <w:r w:rsidR="00C71907" w:rsidRPr="00C33FB9" w:rsidDel="00AF7495">
          <w:rPr>
            <w:rFonts w:ascii="Times New Roman" w:hAnsi="Times New Roman" w:cs="Times New Roman"/>
            <w:b/>
            <w:color w:val="auto"/>
            <w:sz w:val="24"/>
            <w:szCs w:val="24"/>
            <w:rPrChange w:id="823" w:author="Sousa" w:date="2019-08-04T19:15:00Z">
              <w:rPr/>
            </w:rPrChange>
          </w:rPr>
          <w:delText>d</w:delText>
        </w:r>
      </w:del>
      <w:r w:rsidR="00C71907" w:rsidRPr="00C33FB9">
        <w:rPr>
          <w:rFonts w:ascii="Times New Roman" w:hAnsi="Times New Roman" w:cs="Times New Roman"/>
          <w:b/>
          <w:color w:val="auto"/>
          <w:sz w:val="24"/>
          <w:szCs w:val="24"/>
          <w:rPrChange w:id="824" w:author="Sousa" w:date="2019-08-04T19:15:00Z">
            <w:rPr/>
          </w:rPrChange>
        </w:rPr>
        <w:t>ados</w:t>
      </w:r>
      <w:bookmarkEnd w:id="811"/>
      <w:bookmarkEnd w:id="812"/>
    </w:p>
    <w:p w14:paraId="419B87F9" w14:textId="77777777" w:rsidR="00BB1525" w:rsidRPr="00B842DE" w:rsidRDefault="00BB1525" w:rsidP="00BB1525">
      <w:pPr>
        <w:pStyle w:val="SemEspaamento"/>
      </w:pPr>
    </w:p>
    <w:p w14:paraId="612CF990" w14:textId="28FD55D4" w:rsidR="005C0824" w:rsidRDefault="005C0824" w:rsidP="004C7307">
      <w:pPr>
        <w:spacing w:line="360" w:lineRule="auto"/>
        <w:jc w:val="both"/>
        <w:rPr>
          <w:rFonts w:ascii="Times New Roman" w:hAnsi="Times New Roman"/>
          <w:sz w:val="24"/>
          <w:szCs w:val="24"/>
        </w:rPr>
      </w:pPr>
      <w:r>
        <w:rPr>
          <w:rFonts w:ascii="Times New Roman" w:hAnsi="Times New Roman"/>
          <w:sz w:val="24"/>
          <w:szCs w:val="24"/>
        </w:rPr>
        <w:t>A Escola Secu</w:t>
      </w:r>
      <w:r w:rsidR="00F23F25">
        <w:rPr>
          <w:rFonts w:ascii="Times New Roman" w:hAnsi="Times New Roman"/>
          <w:sz w:val="24"/>
          <w:szCs w:val="24"/>
        </w:rPr>
        <w:t>ndária de Tete localiza-se na zo</w:t>
      </w:r>
      <w:r>
        <w:rPr>
          <w:rFonts w:ascii="Times New Roman" w:hAnsi="Times New Roman"/>
          <w:sz w:val="24"/>
          <w:szCs w:val="24"/>
        </w:rPr>
        <w:t xml:space="preserve">na centro do país, na cidade e província com o mesmo nome. Segundo o Director Pedagógico escola possui um universo </w:t>
      </w:r>
      <w:r w:rsidR="0001749A">
        <w:rPr>
          <w:rFonts w:ascii="Times New Roman" w:hAnsi="Times New Roman"/>
          <w:sz w:val="24"/>
          <w:szCs w:val="24"/>
        </w:rPr>
        <w:t>de 8.352 alunos, dos quais 10 sã</w:t>
      </w:r>
      <w:r>
        <w:rPr>
          <w:rFonts w:ascii="Times New Roman" w:hAnsi="Times New Roman"/>
          <w:sz w:val="24"/>
          <w:szCs w:val="24"/>
        </w:rPr>
        <w:t>o portadores de de</w:t>
      </w:r>
      <w:r w:rsidRPr="005C0824">
        <w:rPr>
          <w:rFonts w:ascii="Times New Roman" w:hAnsi="Times New Roman"/>
          <w:sz w:val="24"/>
          <w:szCs w:val="24"/>
        </w:rPr>
        <w:t>ficê</w:t>
      </w:r>
      <w:r w:rsidR="0001749A">
        <w:rPr>
          <w:rFonts w:ascii="Times New Roman" w:hAnsi="Times New Roman"/>
          <w:sz w:val="24"/>
          <w:szCs w:val="24"/>
        </w:rPr>
        <w:t xml:space="preserve">ncia auditiva.  </w:t>
      </w:r>
    </w:p>
    <w:p w14:paraId="7E34B3A0" w14:textId="5A3D095E" w:rsidR="00EF5CD2" w:rsidRDefault="008676D3" w:rsidP="004C7307">
      <w:pPr>
        <w:spacing w:line="360" w:lineRule="auto"/>
        <w:jc w:val="both"/>
        <w:rPr>
          <w:rFonts w:ascii="Times New Roman" w:hAnsi="Times New Roman"/>
          <w:sz w:val="24"/>
          <w:szCs w:val="24"/>
        </w:rPr>
      </w:pPr>
      <w:r w:rsidRPr="00276E99">
        <w:rPr>
          <w:rFonts w:ascii="Times New Roman" w:hAnsi="Times New Roman"/>
          <w:sz w:val="24"/>
          <w:szCs w:val="24"/>
        </w:rPr>
        <w:t>Para a presente pesquisa foi inquerido por entrevista</w:t>
      </w:r>
      <w:r w:rsidR="00AC3A3D" w:rsidRPr="00AC1CD6">
        <w:rPr>
          <w:rFonts w:ascii="Times New Roman" w:hAnsi="Times New Roman"/>
          <w:sz w:val="24"/>
          <w:szCs w:val="24"/>
        </w:rPr>
        <w:t>,</w:t>
      </w:r>
      <w:r w:rsidRPr="00A04F89">
        <w:rPr>
          <w:rFonts w:ascii="Times New Roman" w:hAnsi="Times New Roman"/>
          <w:sz w:val="24"/>
          <w:szCs w:val="24"/>
        </w:rPr>
        <w:t xml:space="preserve"> 1 gestor da Escola Secundária de </w:t>
      </w:r>
      <w:r w:rsidR="00307DA8" w:rsidRPr="00A04F89">
        <w:rPr>
          <w:rFonts w:ascii="Times New Roman" w:hAnsi="Times New Roman"/>
          <w:sz w:val="24"/>
          <w:szCs w:val="24"/>
        </w:rPr>
        <w:t>Tete (</w:t>
      </w:r>
      <w:r w:rsidR="00B028BA" w:rsidRPr="00A04F89">
        <w:rPr>
          <w:rFonts w:ascii="Times New Roman" w:hAnsi="Times New Roman"/>
          <w:sz w:val="24"/>
          <w:szCs w:val="24"/>
        </w:rPr>
        <w:t xml:space="preserve">Director Pedagógico) </w:t>
      </w:r>
      <w:r w:rsidR="00350C5C">
        <w:rPr>
          <w:rFonts w:ascii="Times New Roman" w:hAnsi="Times New Roman"/>
          <w:sz w:val="24"/>
          <w:szCs w:val="24"/>
        </w:rPr>
        <w:t xml:space="preserve">num universo de 30 funcionários. </w:t>
      </w:r>
      <w:r w:rsidR="004C7307" w:rsidRPr="004C7307">
        <w:rPr>
          <w:rFonts w:ascii="Times New Roman" w:hAnsi="Times New Roman"/>
          <w:sz w:val="24"/>
          <w:szCs w:val="24"/>
        </w:rPr>
        <w:t>Amostra não-probabilística por acessibi</w:t>
      </w:r>
      <w:r w:rsidR="004C7307">
        <w:rPr>
          <w:rFonts w:ascii="Times New Roman" w:hAnsi="Times New Roman"/>
          <w:sz w:val="24"/>
          <w:szCs w:val="24"/>
        </w:rPr>
        <w:t>lidade ou por conveniência de 1 pessoa. De acordo com Gil (2007</w:t>
      </w:r>
      <w:r w:rsidR="004C7307" w:rsidRPr="004C7307">
        <w:rPr>
          <w:rFonts w:ascii="Times New Roman" w:hAnsi="Times New Roman"/>
          <w:sz w:val="24"/>
          <w:szCs w:val="24"/>
        </w:rPr>
        <w:t>) este tipo de amostragem constitui o menos rigoroso de todos os tipos de amostragem. Por isso mesmo é destituída de qualquer rigor estatístico. O pesquisador selecciona os elementos a que tem acesso, admitindo que estes possam, de alguma forma, representar o universo. Aplica-se este tipo de amostragem em estudos exploratórios ou qualitativos.</w:t>
      </w:r>
    </w:p>
    <w:p w14:paraId="1BA6F858" w14:textId="6612D989" w:rsidR="0034035E" w:rsidRPr="00E866C5" w:rsidRDefault="0034035E" w:rsidP="004F3FA3">
      <w:pPr>
        <w:pStyle w:val="Cabealho1"/>
        <w:spacing w:after="240"/>
        <w:rPr>
          <w:rFonts w:ascii="Times New Roman" w:hAnsi="Times New Roman" w:cs="Times New Roman"/>
          <w:b/>
          <w:color w:val="auto"/>
          <w:sz w:val="24"/>
          <w:szCs w:val="24"/>
        </w:rPr>
      </w:pPr>
      <w:bookmarkStart w:id="825" w:name="_Toc15836592"/>
      <w:bookmarkStart w:id="826" w:name="_Toc20366978"/>
      <w:r w:rsidRPr="00A037BF">
        <w:rPr>
          <w:rStyle w:val="Cabealho1Carter"/>
          <w:rFonts w:ascii="Times New Roman" w:hAnsi="Times New Roman" w:cs="Times New Roman"/>
          <w:color w:val="auto"/>
          <w:sz w:val="24"/>
          <w:szCs w:val="24"/>
          <w:rPrChange w:id="827" w:author="Sousa" w:date="2019-08-04T19:15:00Z">
            <w:rPr>
              <w:rFonts w:ascii="Times New Roman" w:hAnsi="Times New Roman"/>
              <w:b/>
              <w:sz w:val="24"/>
              <w:szCs w:val="24"/>
            </w:rPr>
          </w:rPrChange>
        </w:rPr>
        <w:t>4.1.1. Análise de dados da entrevista ao Director Pedagógico da Escola Secundária</w:t>
      </w:r>
      <w:bookmarkEnd w:id="825"/>
      <w:r w:rsidRPr="00A037BF">
        <w:rPr>
          <w:rFonts w:ascii="Times New Roman" w:hAnsi="Times New Roman" w:cs="Times New Roman"/>
          <w:b/>
          <w:color w:val="auto"/>
          <w:sz w:val="24"/>
          <w:szCs w:val="24"/>
        </w:rPr>
        <w:t xml:space="preserve"> de</w:t>
      </w:r>
      <w:r w:rsidRPr="00E866C5">
        <w:rPr>
          <w:rFonts w:ascii="Times New Roman" w:hAnsi="Times New Roman" w:cs="Times New Roman"/>
          <w:b/>
          <w:color w:val="auto"/>
          <w:sz w:val="24"/>
          <w:szCs w:val="24"/>
        </w:rPr>
        <w:t xml:space="preserve"> Tete</w:t>
      </w:r>
      <w:bookmarkEnd w:id="826"/>
    </w:p>
    <w:p w14:paraId="0049F2EB" w14:textId="6A58F5A2" w:rsidR="00324F22" w:rsidRPr="00A04F89" w:rsidRDefault="00962BCB" w:rsidP="004F3FA3">
      <w:pPr>
        <w:spacing w:after="240" w:line="360" w:lineRule="auto"/>
        <w:jc w:val="both"/>
        <w:rPr>
          <w:rFonts w:ascii="Times New Roman" w:hAnsi="Times New Roman"/>
          <w:sz w:val="24"/>
          <w:szCs w:val="24"/>
        </w:rPr>
      </w:pPr>
      <w:r w:rsidRPr="00A04F89">
        <w:rPr>
          <w:rFonts w:ascii="Times New Roman" w:hAnsi="Times New Roman"/>
          <w:sz w:val="24"/>
          <w:szCs w:val="24"/>
        </w:rPr>
        <w:t>Segundo o Director Pedagógico, a</w:t>
      </w:r>
      <w:r w:rsidR="00BA0EE4" w:rsidRPr="00A04F89">
        <w:rPr>
          <w:rFonts w:ascii="Times New Roman" w:hAnsi="Times New Roman"/>
          <w:sz w:val="24"/>
          <w:szCs w:val="24"/>
        </w:rPr>
        <w:t xml:space="preserve"> Escola Secundária de Tete, possui um universo de 8462 alunos e deste 7 são portadores de deficiência auditiva</w:t>
      </w:r>
      <w:r w:rsidR="00C13DC1" w:rsidRPr="00A04F89">
        <w:rPr>
          <w:rFonts w:ascii="Times New Roman" w:hAnsi="Times New Roman"/>
          <w:sz w:val="24"/>
          <w:szCs w:val="24"/>
        </w:rPr>
        <w:t>.</w:t>
      </w:r>
    </w:p>
    <w:p w14:paraId="7343508C" w14:textId="7B73156A" w:rsidR="00BA0EE4" w:rsidRPr="00A04F89" w:rsidRDefault="00324F22" w:rsidP="00DB6964">
      <w:pPr>
        <w:spacing w:line="360" w:lineRule="auto"/>
        <w:jc w:val="both"/>
        <w:rPr>
          <w:rFonts w:ascii="Times New Roman" w:hAnsi="Times New Roman"/>
          <w:sz w:val="24"/>
          <w:szCs w:val="24"/>
          <w:u w:val="single"/>
        </w:rPr>
      </w:pPr>
      <w:r w:rsidRPr="00A04F89">
        <w:rPr>
          <w:rFonts w:ascii="Times New Roman" w:hAnsi="Times New Roman"/>
          <w:sz w:val="24"/>
          <w:szCs w:val="24"/>
          <w:u w:val="single"/>
        </w:rPr>
        <w:t>Técnicas usadas no ensino e aprendizagem dos alunos portadores de deficiência auditiva</w:t>
      </w:r>
    </w:p>
    <w:p w14:paraId="0391F4DE" w14:textId="77777777" w:rsidR="004155CD" w:rsidRDefault="00324F22" w:rsidP="00DB6964">
      <w:pPr>
        <w:spacing w:line="360" w:lineRule="auto"/>
        <w:jc w:val="both"/>
        <w:rPr>
          <w:rFonts w:ascii="Times New Roman" w:hAnsi="Times New Roman"/>
          <w:sz w:val="24"/>
          <w:szCs w:val="24"/>
        </w:rPr>
      </w:pPr>
      <w:r w:rsidRPr="00A04F89">
        <w:rPr>
          <w:rFonts w:ascii="Times New Roman" w:hAnsi="Times New Roman"/>
          <w:sz w:val="24"/>
          <w:szCs w:val="24"/>
        </w:rPr>
        <w:t xml:space="preserve">Segundo o nosso entrevistado as técnicas </w:t>
      </w:r>
      <w:r w:rsidR="00540B32" w:rsidRPr="00A04F89">
        <w:rPr>
          <w:rFonts w:ascii="Times New Roman" w:hAnsi="Times New Roman"/>
          <w:sz w:val="24"/>
          <w:szCs w:val="24"/>
        </w:rPr>
        <w:t xml:space="preserve">usadas no </w:t>
      </w:r>
      <w:r w:rsidRPr="00A04F89">
        <w:rPr>
          <w:rFonts w:ascii="Times New Roman" w:hAnsi="Times New Roman"/>
          <w:sz w:val="24"/>
          <w:szCs w:val="24"/>
        </w:rPr>
        <w:t>ensino e aprendizagem</w:t>
      </w:r>
      <w:r w:rsidR="00E03DEE">
        <w:rPr>
          <w:rFonts w:ascii="Times New Roman" w:hAnsi="Times New Roman"/>
          <w:sz w:val="24"/>
          <w:szCs w:val="24"/>
        </w:rPr>
        <w:t xml:space="preserve"> de alunos portadores de deficiência auditiva</w:t>
      </w:r>
      <w:r w:rsidR="00540B32" w:rsidRPr="00A04F89">
        <w:rPr>
          <w:rFonts w:ascii="Times New Roman" w:hAnsi="Times New Roman"/>
          <w:sz w:val="24"/>
          <w:szCs w:val="24"/>
        </w:rPr>
        <w:t>, na Escola Secundária de Tete, são</w:t>
      </w:r>
      <w:r w:rsidR="00724EC4" w:rsidRPr="00A04F89">
        <w:rPr>
          <w:rFonts w:ascii="Times New Roman" w:hAnsi="Times New Roman"/>
          <w:sz w:val="24"/>
          <w:szCs w:val="24"/>
        </w:rPr>
        <w:t xml:space="preserve"> gestos</w:t>
      </w:r>
      <w:r w:rsidR="00E03DEE">
        <w:rPr>
          <w:rFonts w:ascii="Times New Roman" w:hAnsi="Times New Roman"/>
          <w:sz w:val="24"/>
          <w:szCs w:val="24"/>
        </w:rPr>
        <w:t xml:space="preserve"> (língua de sinais),</w:t>
      </w:r>
      <w:r w:rsidR="00724EC4" w:rsidRPr="00A04F89">
        <w:rPr>
          <w:rFonts w:ascii="Times New Roman" w:hAnsi="Times New Roman"/>
          <w:sz w:val="24"/>
          <w:szCs w:val="24"/>
        </w:rPr>
        <w:t xml:space="preserve"> brochuras e trabalho em grupos.</w:t>
      </w:r>
      <w:r w:rsidR="00577485" w:rsidRPr="00A04F89">
        <w:rPr>
          <w:rFonts w:ascii="Times New Roman" w:hAnsi="Times New Roman"/>
          <w:sz w:val="24"/>
          <w:szCs w:val="24"/>
        </w:rPr>
        <w:t xml:space="preserve"> Ainda de acordo com o nosso entrevistado, não</w:t>
      </w:r>
      <w:r w:rsidR="007E2CE3" w:rsidRPr="00A04F89">
        <w:rPr>
          <w:rFonts w:ascii="Times New Roman" w:hAnsi="Times New Roman"/>
          <w:sz w:val="24"/>
          <w:szCs w:val="24"/>
        </w:rPr>
        <w:t xml:space="preserve"> há</w:t>
      </w:r>
      <w:r w:rsidR="00577485" w:rsidRPr="00A04F89">
        <w:rPr>
          <w:rFonts w:ascii="Times New Roman" w:hAnsi="Times New Roman"/>
          <w:sz w:val="24"/>
          <w:szCs w:val="24"/>
        </w:rPr>
        <w:t xml:space="preserve"> diferenciação dessas técnicas no processo de ensino e aprendizagem </w:t>
      </w:r>
      <w:r w:rsidR="007E2CE3" w:rsidRPr="00A04F89">
        <w:rPr>
          <w:rFonts w:ascii="Times New Roman" w:hAnsi="Times New Roman"/>
          <w:sz w:val="24"/>
          <w:szCs w:val="24"/>
        </w:rPr>
        <w:t>para com os alunos portadores de deficiência auditiva</w:t>
      </w:r>
      <w:r w:rsidR="00E67764" w:rsidRPr="00A04F89">
        <w:rPr>
          <w:rFonts w:ascii="Times New Roman" w:hAnsi="Times New Roman"/>
          <w:sz w:val="24"/>
          <w:szCs w:val="24"/>
        </w:rPr>
        <w:t>.</w:t>
      </w:r>
      <w:r w:rsidR="00577485" w:rsidRPr="00A04F89">
        <w:rPr>
          <w:rFonts w:ascii="Times New Roman" w:hAnsi="Times New Roman"/>
          <w:sz w:val="24"/>
          <w:szCs w:val="24"/>
        </w:rPr>
        <w:t xml:space="preserve"> </w:t>
      </w:r>
    </w:p>
    <w:p w14:paraId="794B848C" w14:textId="6B13C5EF" w:rsidR="00D05241" w:rsidRPr="0083168E" w:rsidRDefault="00577485" w:rsidP="00D05241">
      <w:pPr>
        <w:spacing w:line="360" w:lineRule="auto"/>
        <w:ind w:left="2832"/>
        <w:jc w:val="both"/>
        <w:rPr>
          <w:rFonts w:ascii="Times New Roman" w:hAnsi="Times New Roman"/>
        </w:rPr>
      </w:pPr>
      <w:r w:rsidRPr="0083168E">
        <w:rPr>
          <w:rFonts w:ascii="Times New Roman" w:hAnsi="Times New Roman"/>
          <w:sz w:val="24"/>
          <w:szCs w:val="24"/>
        </w:rPr>
        <w:t>"</w:t>
      </w:r>
      <w:r w:rsidR="00E67764" w:rsidRPr="0083168E">
        <w:rPr>
          <w:rFonts w:ascii="Times New Roman" w:hAnsi="Times New Roman"/>
          <w:i/>
          <w:sz w:val="24"/>
          <w:szCs w:val="24"/>
        </w:rPr>
        <w:t>A</w:t>
      </w:r>
      <w:r w:rsidRPr="0083168E">
        <w:rPr>
          <w:rFonts w:ascii="Times New Roman" w:hAnsi="Times New Roman"/>
          <w:i/>
          <w:sz w:val="24"/>
          <w:szCs w:val="24"/>
        </w:rPr>
        <w:t>s técnicas usadas pela escola no processo de ensino e aprendizagem de surdos,</w:t>
      </w:r>
      <w:r w:rsidR="00E03DEE" w:rsidRPr="0083168E">
        <w:rPr>
          <w:rFonts w:ascii="Times New Roman" w:hAnsi="Times New Roman"/>
          <w:i/>
          <w:sz w:val="24"/>
          <w:szCs w:val="24"/>
        </w:rPr>
        <w:t xml:space="preserve"> são gesticulações,</w:t>
      </w:r>
      <w:r w:rsidRPr="0083168E">
        <w:rPr>
          <w:rFonts w:ascii="Times New Roman" w:hAnsi="Times New Roman"/>
          <w:i/>
          <w:sz w:val="24"/>
          <w:szCs w:val="24"/>
        </w:rPr>
        <w:t xml:space="preserve"> </w:t>
      </w:r>
      <w:r w:rsidR="00E03DEE" w:rsidRPr="0083168E">
        <w:rPr>
          <w:rFonts w:ascii="Times New Roman" w:hAnsi="Times New Roman"/>
          <w:i/>
          <w:sz w:val="24"/>
          <w:szCs w:val="24"/>
        </w:rPr>
        <w:t xml:space="preserve">material </w:t>
      </w:r>
      <w:r w:rsidR="00E03DEE" w:rsidRPr="0083168E">
        <w:rPr>
          <w:rFonts w:ascii="Times New Roman" w:hAnsi="Times New Roman"/>
          <w:i/>
          <w:sz w:val="24"/>
          <w:szCs w:val="24"/>
        </w:rPr>
        <w:lastRenderedPageBreak/>
        <w:t xml:space="preserve">didáctico, por exemplo </w:t>
      </w:r>
      <w:r w:rsidRPr="0083168E">
        <w:rPr>
          <w:rFonts w:ascii="Times New Roman" w:hAnsi="Times New Roman"/>
          <w:i/>
          <w:sz w:val="24"/>
          <w:szCs w:val="24"/>
        </w:rPr>
        <w:t xml:space="preserve">brochuras e trabalho </w:t>
      </w:r>
      <w:r w:rsidR="00F01AE3" w:rsidRPr="0083168E">
        <w:rPr>
          <w:rFonts w:ascii="Times New Roman" w:hAnsi="Times New Roman"/>
          <w:i/>
          <w:sz w:val="24"/>
          <w:szCs w:val="24"/>
        </w:rPr>
        <w:t>interactivo. Para</w:t>
      </w:r>
      <w:r w:rsidR="00E67764" w:rsidRPr="0083168E">
        <w:rPr>
          <w:rFonts w:ascii="Times New Roman" w:hAnsi="Times New Roman"/>
          <w:i/>
          <w:sz w:val="24"/>
          <w:szCs w:val="24"/>
        </w:rPr>
        <w:t xml:space="preserve"> os alunos portadores de deficiência auditiva usam-se as mesmas técnicas, pois que os professores não estão capacitados em matéria de língua de sinais</w:t>
      </w:r>
      <w:r w:rsidR="00D05241" w:rsidRPr="0083168E">
        <w:rPr>
          <w:rFonts w:ascii="Times New Roman" w:hAnsi="Times New Roman"/>
          <w:i/>
          <w:sz w:val="24"/>
          <w:szCs w:val="24"/>
        </w:rPr>
        <w:t>"</w:t>
      </w:r>
      <w:r w:rsidR="00E67764" w:rsidRPr="0083168E">
        <w:rPr>
          <w:rFonts w:ascii="Times New Roman" w:hAnsi="Times New Roman"/>
          <w:i/>
          <w:sz w:val="24"/>
          <w:szCs w:val="24"/>
        </w:rPr>
        <w:t>.</w:t>
      </w:r>
      <w:r w:rsidR="00D05241" w:rsidRPr="0083168E">
        <w:rPr>
          <w:rFonts w:ascii="Times New Roman" w:hAnsi="Times New Roman"/>
          <w:i/>
          <w:sz w:val="24"/>
          <w:szCs w:val="24"/>
        </w:rPr>
        <w:t xml:space="preserve"> </w:t>
      </w:r>
      <w:r w:rsidR="0083168E" w:rsidRPr="0083168E">
        <w:rPr>
          <w:rFonts w:ascii="Times New Roman" w:hAnsi="Times New Roman"/>
        </w:rPr>
        <w:t>(entrevista concedida pelo Director Pedagógico</w:t>
      </w:r>
      <w:r w:rsidR="00D05241" w:rsidRPr="0083168E">
        <w:rPr>
          <w:rFonts w:ascii="Times New Roman" w:hAnsi="Times New Roman"/>
        </w:rPr>
        <w:t xml:space="preserve"> no dia 02 de Setembro)</w:t>
      </w:r>
    </w:p>
    <w:p w14:paraId="00BEC2B4" w14:textId="6C7CB60C" w:rsidR="00D05241" w:rsidRDefault="00C21742" w:rsidP="00DB6964">
      <w:pPr>
        <w:spacing w:line="360" w:lineRule="auto"/>
        <w:jc w:val="both"/>
        <w:rPr>
          <w:rFonts w:ascii="Times New Roman" w:hAnsi="Times New Roman"/>
          <w:sz w:val="24"/>
          <w:szCs w:val="24"/>
        </w:rPr>
      </w:pPr>
      <w:r w:rsidRPr="00A04F89">
        <w:rPr>
          <w:rFonts w:ascii="Times New Roman" w:hAnsi="Times New Roman"/>
          <w:sz w:val="24"/>
          <w:szCs w:val="24"/>
        </w:rPr>
        <w:t xml:space="preserve">Em relação do uso da Tecnologia de Informação na Escola Secundária de Tete, o nosso entrevistado disse que o recurso a essa componente é uma realidade na sua instituição, como resultado das implementação das politicas nacionais de inclusão das TIC,s no Sistema Nacional de Ensino, em particular do ensino secundário geral. </w:t>
      </w:r>
      <w:r w:rsidR="00075870" w:rsidRPr="00A04F89">
        <w:rPr>
          <w:rFonts w:ascii="Times New Roman" w:hAnsi="Times New Roman"/>
          <w:sz w:val="24"/>
          <w:szCs w:val="24"/>
        </w:rPr>
        <w:t>Em relação ao impacto das mesmas no processo de ensino e aprendizagem dos alunos portadores, o nosso interlocutor afirmou que o mesmo é positivo, apesar dos constrangimentos e dificuldades de acesso por parte desta camada social.</w:t>
      </w:r>
    </w:p>
    <w:p w14:paraId="7C1E304E" w14:textId="4409A7DB" w:rsidR="00311CE8" w:rsidRPr="0083168E" w:rsidRDefault="00D05241" w:rsidP="0083168E">
      <w:pPr>
        <w:spacing w:line="360" w:lineRule="auto"/>
        <w:ind w:left="2832"/>
        <w:jc w:val="both"/>
        <w:rPr>
          <w:rFonts w:ascii="Times New Roman" w:hAnsi="Times New Roman"/>
          <w:sz w:val="24"/>
          <w:szCs w:val="24"/>
        </w:rPr>
      </w:pPr>
      <w:r>
        <w:rPr>
          <w:rFonts w:ascii="Times New Roman" w:hAnsi="Times New Roman"/>
          <w:sz w:val="24"/>
          <w:szCs w:val="24"/>
        </w:rPr>
        <w:t>"</w:t>
      </w:r>
      <w:r>
        <w:rPr>
          <w:rFonts w:ascii="Times New Roman" w:hAnsi="Times New Roman"/>
          <w:i/>
          <w:sz w:val="24"/>
          <w:szCs w:val="24"/>
        </w:rPr>
        <w:t>O</w:t>
      </w:r>
      <w:r w:rsidR="00311CE8" w:rsidRPr="00A04F89">
        <w:rPr>
          <w:rFonts w:ascii="Times New Roman" w:hAnsi="Times New Roman"/>
          <w:i/>
          <w:sz w:val="24"/>
          <w:szCs w:val="24"/>
        </w:rPr>
        <w:t xml:space="preserve"> impacto das TICs sobre os alunos é quando este conseguem fazer coi</w:t>
      </w:r>
      <w:r w:rsidR="00DE2048">
        <w:rPr>
          <w:rFonts w:ascii="Times New Roman" w:hAnsi="Times New Roman"/>
          <w:i/>
          <w:sz w:val="24"/>
          <w:szCs w:val="24"/>
        </w:rPr>
        <w:t>sas tais como: baixar artigos, livros</w:t>
      </w:r>
      <w:r w:rsidR="00311CE8" w:rsidRPr="00A04F89">
        <w:rPr>
          <w:rFonts w:ascii="Times New Roman" w:hAnsi="Times New Roman"/>
          <w:i/>
          <w:sz w:val="24"/>
          <w:szCs w:val="24"/>
        </w:rPr>
        <w:t xml:space="preserve"> e outros aplicativos para o uso pessoal ou de todos. A grande dificuldade é de os professores não </w:t>
      </w:r>
      <w:r w:rsidR="00AE7DCC" w:rsidRPr="00A04F89">
        <w:rPr>
          <w:rFonts w:ascii="Times New Roman" w:hAnsi="Times New Roman"/>
          <w:i/>
          <w:sz w:val="24"/>
          <w:szCs w:val="24"/>
        </w:rPr>
        <w:t>possuírem</w:t>
      </w:r>
      <w:r w:rsidR="00311CE8" w:rsidRPr="00A04F89">
        <w:rPr>
          <w:rFonts w:ascii="Times New Roman" w:hAnsi="Times New Roman"/>
          <w:i/>
          <w:sz w:val="24"/>
          <w:szCs w:val="24"/>
        </w:rPr>
        <w:t xml:space="preserve"> uma formação para a lidarem com estudantes especiais </w:t>
      </w:r>
      <w:r w:rsidR="007A4291" w:rsidRPr="00A04F89">
        <w:rPr>
          <w:rFonts w:ascii="Times New Roman" w:hAnsi="Times New Roman"/>
          <w:i/>
          <w:sz w:val="24"/>
          <w:szCs w:val="24"/>
        </w:rPr>
        <w:t>e de uso de língua de sinal formal</w:t>
      </w:r>
      <w:r w:rsidRPr="0083168E">
        <w:rPr>
          <w:rFonts w:ascii="Times New Roman" w:hAnsi="Times New Roman"/>
          <w:sz w:val="24"/>
          <w:szCs w:val="24"/>
        </w:rPr>
        <w:t>"</w:t>
      </w:r>
      <w:r w:rsidR="007A4291" w:rsidRPr="0083168E">
        <w:rPr>
          <w:rFonts w:ascii="Times New Roman" w:hAnsi="Times New Roman"/>
          <w:sz w:val="24"/>
          <w:szCs w:val="24"/>
        </w:rPr>
        <w:t>.</w:t>
      </w:r>
      <w:r w:rsidR="0083168E">
        <w:rPr>
          <w:rFonts w:ascii="Times New Roman" w:hAnsi="Times New Roman"/>
          <w:sz w:val="24"/>
          <w:szCs w:val="24"/>
        </w:rPr>
        <w:t xml:space="preserve"> </w:t>
      </w:r>
      <w:r w:rsidR="0083168E" w:rsidRPr="0083168E">
        <w:rPr>
          <w:rFonts w:ascii="Times New Roman" w:hAnsi="Times New Roman"/>
        </w:rPr>
        <w:t>(entrevista concedida pelo Director Pedagógico no dia 02 de Setembro)</w:t>
      </w:r>
    </w:p>
    <w:p w14:paraId="0C712596" w14:textId="77777777" w:rsidR="00D05241" w:rsidRDefault="00FF3FE8" w:rsidP="00DB6964">
      <w:pPr>
        <w:spacing w:line="360" w:lineRule="auto"/>
        <w:jc w:val="both"/>
        <w:rPr>
          <w:rFonts w:ascii="Times New Roman" w:hAnsi="Times New Roman"/>
          <w:sz w:val="24"/>
          <w:szCs w:val="24"/>
        </w:rPr>
      </w:pPr>
      <w:r w:rsidRPr="00A04F89">
        <w:rPr>
          <w:rFonts w:ascii="Times New Roman" w:hAnsi="Times New Roman"/>
          <w:sz w:val="24"/>
          <w:szCs w:val="24"/>
        </w:rPr>
        <w:t>Contudo, o nosso entrevistado destaca ainda o interesse dos alunos portadores de deficiência auditivo na</w:t>
      </w:r>
      <w:r w:rsidR="00DE2048">
        <w:rPr>
          <w:rFonts w:ascii="Times New Roman" w:hAnsi="Times New Roman"/>
          <w:sz w:val="24"/>
          <w:szCs w:val="24"/>
        </w:rPr>
        <w:t>s</w:t>
      </w:r>
      <w:r w:rsidRPr="00A04F89">
        <w:rPr>
          <w:rFonts w:ascii="Times New Roman" w:hAnsi="Times New Roman"/>
          <w:sz w:val="24"/>
          <w:szCs w:val="24"/>
        </w:rPr>
        <w:t xml:space="preserve"> </w:t>
      </w:r>
      <w:r w:rsidR="00DE2048">
        <w:rPr>
          <w:rFonts w:ascii="Times New Roman" w:hAnsi="Times New Roman"/>
          <w:sz w:val="24"/>
          <w:szCs w:val="24"/>
        </w:rPr>
        <w:t>TICs</w:t>
      </w:r>
      <w:r w:rsidR="00DE2048" w:rsidRPr="00A04F89">
        <w:rPr>
          <w:rFonts w:ascii="Times New Roman" w:hAnsi="Times New Roman"/>
          <w:sz w:val="24"/>
          <w:szCs w:val="24"/>
        </w:rPr>
        <w:t>.</w:t>
      </w:r>
      <w:r w:rsidRPr="00A04F89">
        <w:rPr>
          <w:rFonts w:ascii="Times New Roman" w:hAnsi="Times New Roman"/>
          <w:sz w:val="24"/>
          <w:szCs w:val="24"/>
        </w:rPr>
        <w:t xml:space="preserve"> </w:t>
      </w:r>
    </w:p>
    <w:p w14:paraId="4DBE73F4" w14:textId="6FEB0242" w:rsidR="00783D81" w:rsidRPr="00A04F89" w:rsidRDefault="00D05241" w:rsidP="00D05241">
      <w:pPr>
        <w:spacing w:line="360" w:lineRule="auto"/>
        <w:ind w:left="2832"/>
        <w:jc w:val="both"/>
        <w:rPr>
          <w:rFonts w:ascii="Times New Roman" w:hAnsi="Times New Roman"/>
          <w:i/>
          <w:sz w:val="24"/>
          <w:szCs w:val="24"/>
        </w:rPr>
      </w:pPr>
      <w:r>
        <w:rPr>
          <w:rFonts w:ascii="Times New Roman" w:hAnsi="Times New Roman"/>
          <w:sz w:val="24"/>
          <w:szCs w:val="24"/>
        </w:rPr>
        <w:t>"</w:t>
      </w:r>
      <w:r w:rsidR="00FF3FE8" w:rsidRPr="00A04F89">
        <w:rPr>
          <w:rFonts w:ascii="Times New Roman" w:hAnsi="Times New Roman"/>
          <w:i/>
          <w:sz w:val="24"/>
          <w:szCs w:val="24"/>
        </w:rPr>
        <w:t>O nível de interesse tem sido bom, pois estes estudantes fazem de tudo para mostrarem aos outros estudantes, que eles podem fazer o que os outros fazem e que são iguais aos outros</w:t>
      </w:r>
      <w:r>
        <w:rPr>
          <w:rFonts w:ascii="Times New Roman" w:hAnsi="Times New Roman"/>
          <w:i/>
          <w:sz w:val="24"/>
          <w:szCs w:val="24"/>
        </w:rPr>
        <w:t>"</w:t>
      </w:r>
      <w:r w:rsidR="00FF3FE8" w:rsidRPr="00A04F89">
        <w:rPr>
          <w:rFonts w:ascii="Times New Roman" w:hAnsi="Times New Roman"/>
          <w:i/>
          <w:sz w:val="24"/>
          <w:szCs w:val="24"/>
        </w:rPr>
        <w:t>.</w:t>
      </w:r>
    </w:p>
    <w:p w14:paraId="120B779E" w14:textId="77777777" w:rsidR="00A110F4" w:rsidRDefault="00AE7DCC" w:rsidP="00DB6964">
      <w:pPr>
        <w:spacing w:line="360" w:lineRule="auto"/>
        <w:jc w:val="both"/>
        <w:rPr>
          <w:rFonts w:ascii="Times New Roman" w:hAnsi="Times New Roman"/>
          <w:sz w:val="24"/>
          <w:szCs w:val="24"/>
        </w:rPr>
      </w:pPr>
      <w:r w:rsidRPr="00A04F89">
        <w:rPr>
          <w:rFonts w:ascii="Times New Roman" w:hAnsi="Times New Roman"/>
          <w:sz w:val="24"/>
          <w:szCs w:val="24"/>
        </w:rPr>
        <w:t xml:space="preserve">Entretanto, a comunicação, enquanto uma componente fundamental em todas as relações sociais, tem sido condicionada e dificultada pela língua de sinal, segundo o nosso entrevistado. </w:t>
      </w:r>
    </w:p>
    <w:p w14:paraId="459A7576" w14:textId="2F814E1E" w:rsidR="00AE7DCC" w:rsidRPr="0083168E" w:rsidRDefault="00A110F4" w:rsidP="00A110F4">
      <w:pPr>
        <w:spacing w:line="360" w:lineRule="auto"/>
        <w:ind w:left="2832"/>
        <w:jc w:val="both"/>
        <w:rPr>
          <w:rFonts w:ascii="Times New Roman" w:hAnsi="Times New Roman"/>
          <w:sz w:val="24"/>
          <w:szCs w:val="24"/>
        </w:rPr>
      </w:pPr>
      <w:r>
        <w:rPr>
          <w:rFonts w:ascii="Times New Roman" w:hAnsi="Times New Roman"/>
          <w:i/>
          <w:sz w:val="24"/>
          <w:szCs w:val="24"/>
        </w:rPr>
        <w:t xml:space="preserve">"A </w:t>
      </w:r>
      <w:r w:rsidR="00AE7DCC" w:rsidRPr="00A04F89">
        <w:rPr>
          <w:rFonts w:ascii="Times New Roman" w:hAnsi="Times New Roman"/>
          <w:i/>
          <w:sz w:val="24"/>
          <w:szCs w:val="24"/>
        </w:rPr>
        <w:t>comunicação é feita através de língua de sinais informais ou escrevendo a preocupação no papel.</w:t>
      </w:r>
      <w:r w:rsidR="00AE7DCC" w:rsidRPr="00A04F89">
        <w:rPr>
          <w:rFonts w:ascii="Times New Roman" w:hAnsi="Times New Roman"/>
          <w:i/>
          <w:sz w:val="24"/>
          <w:szCs w:val="24"/>
          <w:rPrChange w:id="828" w:author="Sousa" w:date="2019-08-04T19:07:00Z">
            <w:rPr>
              <w:i/>
            </w:rPr>
          </w:rPrChange>
        </w:rPr>
        <w:t xml:space="preserve"> </w:t>
      </w:r>
      <w:r w:rsidR="007A4291" w:rsidRPr="00A04F89">
        <w:rPr>
          <w:rFonts w:ascii="Times New Roman" w:hAnsi="Times New Roman"/>
          <w:i/>
          <w:sz w:val="24"/>
          <w:szCs w:val="24"/>
          <w:rPrChange w:id="829" w:author="Sousa" w:date="2019-08-04T19:07:00Z">
            <w:rPr>
              <w:i/>
            </w:rPr>
          </w:rPrChange>
        </w:rPr>
        <w:t xml:space="preserve">A </w:t>
      </w:r>
      <w:r w:rsidR="00AE7DCC" w:rsidRPr="00276E99">
        <w:rPr>
          <w:rFonts w:ascii="Times New Roman" w:hAnsi="Times New Roman"/>
          <w:i/>
          <w:sz w:val="24"/>
          <w:szCs w:val="24"/>
        </w:rPr>
        <w:t xml:space="preserve">falta </w:t>
      </w:r>
      <w:r w:rsidR="00AE7DCC" w:rsidRPr="00276E99">
        <w:rPr>
          <w:rFonts w:ascii="Times New Roman" w:hAnsi="Times New Roman"/>
          <w:i/>
          <w:sz w:val="24"/>
          <w:szCs w:val="24"/>
        </w:rPr>
        <w:lastRenderedPageBreak/>
        <w:t>de uso de língua de sinal formal, a solução é de usar métodos informais para a comunicação</w:t>
      </w:r>
      <w:r w:rsidRPr="0083168E">
        <w:rPr>
          <w:rFonts w:ascii="Times New Roman" w:hAnsi="Times New Roman"/>
          <w:sz w:val="24"/>
          <w:szCs w:val="24"/>
        </w:rPr>
        <w:t>"</w:t>
      </w:r>
      <w:r w:rsidR="00AE7DCC" w:rsidRPr="0083168E">
        <w:rPr>
          <w:rFonts w:ascii="Times New Roman" w:hAnsi="Times New Roman"/>
          <w:sz w:val="24"/>
          <w:szCs w:val="24"/>
        </w:rPr>
        <w:t>.</w:t>
      </w:r>
      <w:r w:rsidR="0083168E">
        <w:rPr>
          <w:rFonts w:ascii="Times New Roman" w:hAnsi="Times New Roman"/>
          <w:sz w:val="24"/>
          <w:szCs w:val="24"/>
        </w:rPr>
        <w:t xml:space="preserve"> </w:t>
      </w:r>
      <w:r w:rsidR="0083168E" w:rsidRPr="0083168E">
        <w:rPr>
          <w:rFonts w:ascii="Times New Roman" w:hAnsi="Times New Roman"/>
        </w:rPr>
        <w:t>(entrevista concedida pelo Director Pedagógico no dia 02 de Setembro)</w:t>
      </w:r>
    </w:p>
    <w:p w14:paraId="6E02035F" w14:textId="0660FBAB" w:rsidR="00121176" w:rsidRPr="00A04F89" w:rsidRDefault="00870512" w:rsidP="00DB6964">
      <w:pPr>
        <w:spacing w:line="360" w:lineRule="auto"/>
        <w:jc w:val="both"/>
        <w:rPr>
          <w:rFonts w:ascii="Times New Roman" w:hAnsi="Times New Roman"/>
          <w:sz w:val="24"/>
          <w:szCs w:val="24"/>
        </w:rPr>
      </w:pPr>
      <w:r w:rsidRPr="00A04F89">
        <w:rPr>
          <w:rFonts w:ascii="Times New Roman" w:hAnsi="Times New Roman"/>
          <w:sz w:val="24"/>
          <w:szCs w:val="24"/>
        </w:rPr>
        <w:t xml:space="preserve">Assim </w:t>
      </w:r>
      <w:r w:rsidR="002A6BBB" w:rsidRPr="00A04F89">
        <w:rPr>
          <w:rFonts w:ascii="Times New Roman" w:hAnsi="Times New Roman"/>
          <w:sz w:val="24"/>
          <w:szCs w:val="24"/>
        </w:rPr>
        <w:t>sendo, diante dos dados apresentados</w:t>
      </w:r>
      <w:r w:rsidRPr="00A04F89">
        <w:rPr>
          <w:rFonts w:ascii="Times New Roman" w:hAnsi="Times New Roman"/>
          <w:sz w:val="24"/>
          <w:szCs w:val="24"/>
        </w:rPr>
        <w:t xml:space="preserve"> percebe-se que ainda há muito que se fazer para promover o acesso dos alunos portadores de deficiência, em particular dos alunos po</w:t>
      </w:r>
      <w:r w:rsidR="005F336B" w:rsidRPr="00A04F89">
        <w:rPr>
          <w:rFonts w:ascii="Times New Roman" w:hAnsi="Times New Roman"/>
          <w:sz w:val="24"/>
          <w:szCs w:val="24"/>
        </w:rPr>
        <w:t>rtadores de deficiência auditiva</w:t>
      </w:r>
      <w:r w:rsidRPr="00A04F89">
        <w:rPr>
          <w:rFonts w:ascii="Times New Roman" w:hAnsi="Times New Roman"/>
          <w:sz w:val="24"/>
          <w:szCs w:val="24"/>
        </w:rPr>
        <w:t xml:space="preserve"> </w:t>
      </w:r>
      <w:r w:rsidR="008A0ED6" w:rsidRPr="00A04F89">
        <w:rPr>
          <w:rFonts w:ascii="Times New Roman" w:hAnsi="Times New Roman"/>
          <w:sz w:val="24"/>
          <w:szCs w:val="24"/>
        </w:rPr>
        <w:t>à</w:t>
      </w:r>
      <w:r w:rsidRPr="00A04F89">
        <w:rPr>
          <w:rFonts w:ascii="Times New Roman" w:hAnsi="Times New Roman"/>
          <w:sz w:val="24"/>
          <w:szCs w:val="24"/>
        </w:rPr>
        <w:t>s Tecnologias de Informação e Comunicação, na Escola Secundária de Tete, o que pode minar o processo de Educação Inclusiva no país. Nota-se que a maior preocupação da instituição</w:t>
      </w:r>
      <w:r w:rsidR="00732AA7" w:rsidRPr="00A04F89">
        <w:rPr>
          <w:rFonts w:ascii="Times New Roman" w:hAnsi="Times New Roman"/>
          <w:sz w:val="24"/>
          <w:szCs w:val="24"/>
        </w:rPr>
        <w:t xml:space="preserve"> está em promover e massificar o acesso a Tecnologias de Informação e Comunicação, por parte dos alunos considerados normais ou sem nenhuma deficiência motora, o pode explicar o tratamento igual, em relação ao manuseio e uso </w:t>
      </w:r>
      <w:r w:rsidR="009A11DF" w:rsidRPr="00A04F89">
        <w:rPr>
          <w:rFonts w:ascii="Times New Roman" w:hAnsi="Times New Roman"/>
          <w:sz w:val="24"/>
          <w:szCs w:val="24"/>
        </w:rPr>
        <w:t>das TIC,s. Entendemos que deva haver igualdade de direitos e oportunidades de acesso a essas tecnologias, mas que o uso e manuseio das mesmas deve ser diferenciado em função da</w:t>
      </w:r>
      <w:r w:rsidR="00172B40" w:rsidRPr="00A04F89">
        <w:rPr>
          <w:rFonts w:ascii="Times New Roman" w:hAnsi="Times New Roman"/>
          <w:sz w:val="24"/>
          <w:szCs w:val="24"/>
        </w:rPr>
        <w:t xml:space="preserve">s características especiais desta camada. </w:t>
      </w:r>
      <w:r w:rsidR="00F37094" w:rsidRPr="00A04F89">
        <w:rPr>
          <w:rFonts w:ascii="Times New Roman" w:hAnsi="Times New Roman"/>
          <w:sz w:val="24"/>
          <w:szCs w:val="24"/>
        </w:rPr>
        <w:t>Como diz a Unesco:</w:t>
      </w:r>
    </w:p>
    <w:p w14:paraId="219BCBE1" w14:textId="5EE70B50" w:rsidR="00172B40" w:rsidRPr="00126BFB" w:rsidRDefault="00C00989" w:rsidP="00126BFB">
      <w:pPr>
        <w:spacing w:line="240" w:lineRule="auto"/>
        <w:ind w:left="2832"/>
        <w:jc w:val="both"/>
        <w:rPr>
          <w:rFonts w:ascii="Times New Roman" w:hAnsi="Times New Roman"/>
          <w:sz w:val="20"/>
          <w:szCs w:val="20"/>
          <w:rPrChange w:id="830" w:author="Sousa" w:date="2019-08-04T19:07:00Z">
            <w:rPr>
              <w:rFonts w:ascii="Times New Roman" w:hAnsi="Times New Roman"/>
              <w:i/>
              <w:sz w:val="20"/>
              <w:szCs w:val="20"/>
            </w:rPr>
          </w:rPrChange>
        </w:rPr>
      </w:pPr>
      <w:r w:rsidRPr="00126BFB">
        <w:rPr>
          <w:rFonts w:ascii="Times New Roman" w:hAnsi="Times New Roman"/>
          <w:sz w:val="20"/>
          <w:szCs w:val="20"/>
          <w:rPrChange w:id="831" w:author="Sousa" w:date="2019-08-04T19:07:00Z">
            <w:rPr>
              <w:rFonts w:ascii="Times New Roman" w:hAnsi="Times New Roman"/>
              <w:i/>
              <w:sz w:val="20"/>
              <w:szCs w:val="20"/>
            </w:rPr>
          </w:rPrChange>
        </w:rPr>
        <w:t>"A inclusão é vista como um processo que consiste em atender e dar resposta à diversidade de necessidades de todos os alunos através de uma participação cada vez maior na aprendizagem, culturas e comunidades, e reduzir a exclusão da educação e no âmbito da educação. Isso envolve modificação de conteúdos, abordagens, estruturas e estratégias, com uma visão comum que abranja todas as crianças de um nível etário apropriado e a convicção de que educar todas as crianças é responsabilidade do sistema regular de ensino" (UNESCO, 1994).</w:t>
      </w:r>
    </w:p>
    <w:p w14:paraId="1883DC70" w14:textId="262222DF" w:rsidR="00121176" w:rsidRPr="00A04F89" w:rsidRDefault="00EA3B88" w:rsidP="00DB6964">
      <w:pPr>
        <w:spacing w:line="360" w:lineRule="auto"/>
        <w:jc w:val="both"/>
        <w:rPr>
          <w:rFonts w:ascii="Times New Roman" w:hAnsi="Times New Roman"/>
          <w:sz w:val="24"/>
          <w:szCs w:val="24"/>
        </w:rPr>
      </w:pPr>
      <w:r w:rsidRPr="00276E99">
        <w:rPr>
          <w:rFonts w:ascii="Times New Roman" w:hAnsi="Times New Roman"/>
          <w:sz w:val="24"/>
          <w:szCs w:val="24"/>
        </w:rPr>
        <w:t>Contudo, a falta ou deficiente ou ate mesmo a fraca formação dos professores para lidar com alunos portadores de deficiência auditiva pode estar a influenciar ou condicionar o desenvolvimento da Educação I</w:t>
      </w:r>
      <w:r w:rsidR="007634B6" w:rsidRPr="00A04F89">
        <w:rPr>
          <w:rFonts w:ascii="Times New Roman" w:hAnsi="Times New Roman"/>
          <w:sz w:val="24"/>
          <w:szCs w:val="24"/>
        </w:rPr>
        <w:t>nclusiva no país, em particular nesta instituição de ensino secundário</w:t>
      </w:r>
      <w:r w:rsidR="00C34127" w:rsidRPr="00A04F89">
        <w:rPr>
          <w:rFonts w:ascii="Times New Roman" w:hAnsi="Times New Roman"/>
          <w:sz w:val="24"/>
          <w:szCs w:val="24"/>
        </w:rPr>
        <w:t>, na medida em que propícia o surgimento de um ambiente discriminatório para esta camada.</w:t>
      </w:r>
      <w:r w:rsidR="005374E4" w:rsidRPr="00A04F89">
        <w:rPr>
          <w:rFonts w:ascii="Times New Roman" w:hAnsi="Times New Roman"/>
          <w:sz w:val="24"/>
          <w:szCs w:val="24"/>
        </w:rPr>
        <w:t xml:space="preserve"> Aliás, várias são as reclamações dos deficientes e dos seus encarregados de educação em relação a discriminação que têm sofrido por parte de professores.</w:t>
      </w:r>
    </w:p>
    <w:p w14:paraId="4919357C" w14:textId="744CF00F" w:rsidR="005374E4" w:rsidRPr="00126BFB" w:rsidRDefault="005374E4" w:rsidP="00126BFB">
      <w:pPr>
        <w:spacing w:line="240" w:lineRule="auto"/>
        <w:ind w:left="2832"/>
        <w:jc w:val="both"/>
        <w:rPr>
          <w:rFonts w:ascii="Times New Roman" w:hAnsi="Times New Roman"/>
          <w:sz w:val="20"/>
          <w:szCs w:val="20"/>
          <w:rPrChange w:id="832" w:author="Sousa" w:date="2019-08-04T19:07:00Z">
            <w:rPr>
              <w:rFonts w:ascii="Times New Roman" w:hAnsi="Times New Roman"/>
              <w:i/>
              <w:sz w:val="20"/>
              <w:szCs w:val="20"/>
            </w:rPr>
          </w:rPrChange>
        </w:rPr>
      </w:pPr>
      <w:r w:rsidRPr="00126BFB">
        <w:rPr>
          <w:rFonts w:ascii="Times New Roman" w:hAnsi="Times New Roman"/>
          <w:sz w:val="20"/>
          <w:szCs w:val="20"/>
          <w:rPrChange w:id="833" w:author="Sousa" w:date="2019-08-04T19:07:00Z">
            <w:rPr>
              <w:rFonts w:ascii="Times New Roman" w:hAnsi="Times New Roman"/>
              <w:i/>
              <w:sz w:val="20"/>
              <w:szCs w:val="20"/>
            </w:rPr>
          </w:rPrChange>
        </w:rPr>
        <w:t xml:space="preserve">PERTO de 50 alunos portadores de deficiência auditiva manifestaram-se há dias na Escola Secundária Josina Machel, em Maputo, reivindicando um ensino inclusivo que se traduza </w:t>
      </w:r>
      <w:r w:rsidR="000E281A" w:rsidRPr="00126BFB">
        <w:rPr>
          <w:rFonts w:ascii="Times New Roman" w:hAnsi="Times New Roman"/>
          <w:sz w:val="20"/>
          <w:szCs w:val="20"/>
          <w:rPrChange w:id="834" w:author="Sousa" w:date="2019-08-04T19:07:00Z">
            <w:rPr>
              <w:rFonts w:ascii="Times New Roman" w:hAnsi="Times New Roman"/>
              <w:i/>
              <w:sz w:val="20"/>
              <w:szCs w:val="20"/>
            </w:rPr>
          </w:rPrChange>
        </w:rPr>
        <w:t>numa comunicação efectiva</w:t>
      </w:r>
      <w:r w:rsidRPr="00126BFB">
        <w:rPr>
          <w:rFonts w:ascii="Times New Roman" w:hAnsi="Times New Roman"/>
          <w:sz w:val="20"/>
          <w:szCs w:val="20"/>
          <w:rPrChange w:id="835" w:author="Sousa" w:date="2019-08-04T19:07:00Z">
            <w:rPr>
              <w:rFonts w:ascii="Times New Roman" w:hAnsi="Times New Roman"/>
              <w:i/>
              <w:sz w:val="20"/>
              <w:szCs w:val="20"/>
            </w:rPr>
          </w:rPrChange>
        </w:rPr>
        <w:t xml:space="preserve"> entre eles e seus professores.</w:t>
      </w:r>
    </w:p>
    <w:p w14:paraId="6725B607" w14:textId="77777777" w:rsidR="005374E4" w:rsidRPr="00126BFB" w:rsidRDefault="005374E4" w:rsidP="00126BFB">
      <w:pPr>
        <w:spacing w:line="240" w:lineRule="auto"/>
        <w:ind w:left="2832"/>
        <w:jc w:val="both"/>
        <w:rPr>
          <w:rFonts w:ascii="Times New Roman" w:hAnsi="Times New Roman"/>
          <w:sz w:val="20"/>
          <w:szCs w:val="20"/>
          <w:rPrChange w:id="836" w:author="Sousa" w:date="2019-08-04T19:07:00Z">
            <w:rPr>
              <w:rFonts w:ascii="Times New Roman" w:hAnsi="Times New Roman"/>
              <w:i/>
              <w:sz w:val="20"/>
              <w:szCs w:val="20"/>
            </w:rPr>
          </w:rPrChange>
        </w:rPr>
      </w:pPr>
      <w:r w:rsidRPr="00126BFB">
        <w:rPr>
          <w:rFonts w:ascii="Times New Roman" w:hAnsi="Times New Roman"/>
          <w:sz w:val="20"/>
          <w:szCs w:val="20"/>
          <w:rPrChange w:id="837" w:author="Sousa" w:date="2019-08-04T19:07:00Z">
            <w:rPr>
              <w:rFonts w:ascii="Times New Roman" w:hAnsi="Times New Roman"/>
              <w:i/>
              <w:sz w:val="20"/>
              <w:szCs w:val="20"/>
            </w:rPr>
          </w:rPrChange>
        </w:rPr>
        <w:t>Segundo a presidente da Associação dos Familiares e Amigos dos Surdos de Moçambique (AMOFAS), Marília Tivane, a manifestação daquele grupo de alunos resulta da exclusão de que são alvo durante o processo de ensino e aprendizagem nas respectivas salas de aula.</w:t>
      </w:r>
    </w:p>
    <w:p w14:paraId="2CC51E89" w14:textId="77777777" w:rsidR="005374E4" w:rsidRPr="00126BFB" w:rsidRDefault="005374E4" w:rsidP="00126BFB">
      <w:pPr>
        <w:spacing w:line="240" w:lineRule="auto"/>
        <w:ind w:left="2832"/>
        <w:jc w:val="both"/>
        <w:rPr>
          <w:rFonts w:ascii="Times New Roman" w:hAnsi="Times New Roman"/>
          <w:sz w:val="20"/>
          <w:szCs w:val="20"/>
          <w:rPrChange w:id="838" w:author="Sousa" w:date="2019-08-04T19:07:00Z">
            <w:rPr>
              <w:rFonts w:ascii="Times New Roman" w:hAnsi="Times New Roman"/>
              <w:i/>
              <w:sz w:val="20"/>
              <w:szCs w:val="20"/>
            </w:rPr>
          </w:rPrChange>
        </w:rPr>
      </w:pPr>
      <w:r w:rsidRPr="00126BFB">
        <w:rPr>
          <w:rFonts w:ascii="Times New Roman" w:hAnsi="Times New Roman"/>
          <w:sz w:val="20"/>
          <w:szCs w:val="20"/>
          <w:rPrChange w:id="839" w:author="Sousa" w:date="2019-08-04T19:07:00Z">
            <w:rPr>
              <w:rFonts w:ascii="Times New Roman" w:hAnsi="Times New Roman"/>
              <w:i/>
              <w:sz w:val="20"/>
              <w:szCs w:val="20"/>
            </w:rPr>
          </w:rPrChange>
        </w:rPr>
        <w:lastRenderedPageBreak/>
        <w:t>Citando os alunos, conta que de algum tempo a esta parte os professores que leccionam nas turmas onde há alunos portadores de deficiência limitam-se a dar as aulas normalmente como se todos os alunos gozassem das mesmas habilidades.</w:t>
      </w:r>
    </w:p>
    <w:p w14:paraId="21312824" w14:textId="77777777" w:rsidR="005374E4" w:rsidRPr="00126BFB" w:rsidRDefault="005374E4" w:rsidP="00126BFB">
      <w:pPr>
        <w:spacing w:line="240" w:lineRule="auto"/>
        <w:ind w:left="2832"/>
        <w:jc w:val="both"/>
        <w:rPr>
          <w:rFonts w:ascii="Times New Roman" w:hAnsi="Times New Roman"/>
          <w:sz w:val="20"/>
          <w:szCs w:val="20"/>
          <w:rPrChange w:id="840" w:author="Sousa" w:date="2019-08-04T19:07:00Z">
            <w:rPr>
              <w:rFonts w:ascii="Times New Roman" w:hAnsi="Times New Roman"/>
              <w:i/>
              <w:sz w:val="20"/>
              <w:szCs w:val="20"/>
            </w:rPr>
          </w:rPrChange>
        </w:rPr>
      </w:pPr>
      <w:r w:rsidRPr="00126BFB">
        <w:rPr>
          <w:rFonts w:ascii="Times New Roman" w:hAnsi="Times New Roman"/>
          <w:sz w:val="20"/>
          <w:szCs w:val="20"/>
          <w:rPrChange w:id="841" w:author="Sousa" w:date="2019-08-04T19:07:00Z">
            <w:rPr>
              <w:rFonts w:ascii="Times New Roman" w:hAnsi="Times New Roman"/>
              <w:i/>
              <w:sz w:val="20"/>
              <w:szCs w:val="20"/>
            </w:rPr>
          </w:rPrChange>
        </w:rPr>
        <w:t>“Eles entram nas salas dão a matéria e no final do dia os que têm deficiência auditiva não tiram o devido proveito das lições. Os deficientes auditivos esses ficam votados ao esquecimento e como forma de se revoltarem abandonam as aulas, preferindo ficar entre si fora enveredando por caminhos indecentes”, disse.</w:t>
      </w:r>
    </w:p>
    <w:p w14:paraId="75DDB3A8" w14:textId="77777777" w:rsidR="005374E4" w:rsidRPr="00126BFB" w:rsidRDefault="005374E4" w:rsidP="00126BFB">
      <w:pPr>
        <w:spacing w:line="240" w:lineRule="auto"/>
        <w:ind w:left="2832"/>
        <w:jc w:val="both"/>
        <w:rPr>
          <w:rFonts w:ascii="Times New Roman" w:hAnsi="Times New Roman"/>
          <w:sz w:val="20"/>
          <w:szCs w:val="20"/>
          <w:rPrChange w:id="842" w:author="Sousa" w:date="2019-08-04T19:07:00Z">
            <w:rPr>
              <w:rFonts w:ascii="Times New Roman" w:hAnsi="Times New Roman"/>
              <w:i/>
              <w:sz w:val="20"/>
              <w:szCs w:val="20"/>
            </w:rPr>
          </w:rPrChange>
        </w:rPr>
      </w:pPr>
      <w:r w:rsidRPr="00126BFB">
        <w:rPr>
          <w:rFonts w:ascii="Times New Roman" w:hAnsi="Times New Roman"/>
          <w:sz w:val="20"/>
          <w:szCs w:val="20"/>
          <w:rPrChange w:id="843" w:author="Sousa" w:date="2019-08-04T19:07:00Z">
            <w:rPr>
              <w:rFonts w:ascii="Times New Roman" w:hAnsi="Times New Roman"/>
              <w:i/>
              <w:sz w:val="20"/>
              <w:szCs w:val="20"/>
            </w:rPr>
          </w:rPrChange>
        </w:rPr>
        <w:t>Manifestou a preocupação dos pais, que na esperança de verem os seus filhos a progredirem à luz do ensino inclusivo acabam vendo o retrocesso. Maioritariamente os alunos afectos à “Josina Machel” vêm de um ensino mais cuidado pois deram os primeiros passos na Escola de Educação Especial, com professores devidamente treinados para o seu tipo de deficiência.</w:t>
      </w:r>
    </w:p>
    <w:p w14:paraId="55423847" w14:textId="77777777" w:rsidR="005374E4" w:rsidRPr="00126BFB" w:rsidRDefault="005374E4" w:rsidP="00126BFB">
      <w:pPr>
        <w:spacing w:line="240" w:lineRule="auto"/>
        <w:ind w:left="2832"/>
        <w:jc w:val="both"/>
        <w:rPr>
          <w:rFonts w:ascii="Times New Roman" w:hAnsi="Times New Roman"/>
          <w:sz w:val="20"/>
          <w:szCs w:val="20"/>
          <w:rPrChange w:id="844" w:author="Sousa" w:date="2019-08-04T19:07:00Z">
            <w:rPr>
              <w:rFonts w:ascii="Times New Roman" w:hAnsi="Times New Roman"/>
              <w:i/>
              <w:sz w:val="20"/>
              <w:szCs w:val="20"/>
            </w:rPr>
          </w:rPrChange>
        </w:rPr>
      </w:pPr>
      <w:r w:rsidRPr="00126BFB">
        <w:rPr>
          <w:rFonts w:ascii="Times New Roman" w:hAnsi="Times New Roman"/>
          <w:sz w:val="20"/>
          <w:szCs w:val="20"/>
          <w:rPrChange w:id="845" w:author="Sousa" w:date="2019-08-04T19:07:00Z">
            <w:rPr>
              <w:rFonts w:ascii="Times New Roman" w:hAnsi="Times New Roman"/>
              <w:i/>
              <w:sz w:val="20"/>
              <w:szCs w:val="20"/>
            </w:rPr>
          </w:rPrChange>
        </w:rPr>
        <w:t>O Ministério da Educação formou em tempos professores em linguagem de sinais que nas escolas regulares lidavam tanto com alunos ouvintes e com os que têm deficiência auditiva.</w:t>
      </w:r>
    </w:p>
    <w:p w14:paraId="6875EC8F" w14:textId="77777777" w:rsidR="005374E4" w:rsidRPr="00126BFB" w:rsidRDefault="005374E4" w:rsidP="00126BFB">
      <w:pPr>
        <w:spacing w:line="240" w:lineRule="auto"/>
        <w:ind w:left="2832"/>
        <w:jc w:val="both"/>
        <w:rPr>
          <w:rFonts w:ascii="Times New Roman" w:hAnsi="Times New Roman"/>
          <w:sz w:val="20"/>
          <w:szCs w:val="20"/>
          <w:rPrChange w:id="846" w:author="Sousa" w:date="2019-08-04T19:07:00Z">
            <w:rPr>
              <w:rFonts w:ascii="Times New Roman" w:hAnsi="Times New Roman"/>
              <w:i/>
              <w:sz w:val="20"/>
              <w:szCs w:val="20"/>
            </w:rPr>
          </w:rPrChange>
        </w:rPr>
      </w:pPr>
      <w:r w:rsidRPr="00126BFB">
        <w:rPr>
          <w:rFonts w:ascii="Times New Roman" w:hAnsi="Times New Roman"/>
          <w:sz w:val="20"/>
          <w:szCs w:val="20"/>
          <w:rPrChange w:id="847" w:author="Sousa" w:date="2019-08-04T19:07:00Z">
            <w:rPr>
              <w:rFonts w:ascii="Times New Roman" w:hAnsi="Times New Roman"/>
              <w:i/>
              <w:sz w:val="20"/>
              <w:szCs w:val="20"/>
            </w:rPr>
          </w:rPrChange>
        </w:rPr>
        <w:t>“Dos professores treinados uns foram transferidos para outras escolas do país, outros pura e simplesmente abdicaram dessa tarefa por considerá-la um trabalho duplo do qual não são remunerados”, reconheceu.</w:t>
      </w:r>
    </w:p>
    <w:p w14:paraId="0F0111F4" w14:textId="77777777" w:rsidR="005374E4" w:rsidRPr="00126BFB" w:rsidRDefault="005374E4" w:rsidP="00126BFB">
      <w:pPr>
        <w:spacing w:line="240" w:lineRule="auto"/>
        <w:ind w:left="2832"/>
        <w:jc w:val="both"/>
        <w:rPr>
          <w:rFonts w:ascii="Times New Roman" w:hAnsi="Times New Roman"/>
          <w:sz w:val="20"/>
          <w:szCs w:val="20"/>
          <w:rPrChange w:id="848" w:author="Sousa" w:date="2019-08-04T19:07:00Z">
            <w:rPr>
              <w:rFonts w:ascii="Times New Roman" w:hAnsi="Times New Roman"/>
              <w:i/>
              <w:sz w:val="20"/>
              <w:szCs w:val="20"/>
            </w:rPr>
          </w:rPrChange>
        </w:rPr>
      </w:pPr>
      <w:r w:rsidRPr="00126BFB">
        <w:rPr>
          <w:rFonts w:ascii="Times New Roman" w:hAnsi="Times New Roman"/>
          <w:sz w:val="20"/>
          <w:szCs w:val="20"/>
          <w:rPrChange w:id="849" w:author="Sousa" w:date="2019-08-04T19:07:00Z">
            <w:rPr>
              <w:rFonts w:ascii="Times New Roman" w:hAnsi="Times New Roman"/>
              <w:i/>
              <w:sz w:val="20"/>
              <w:szCs w:val="20"/>
            </w:rPr>
          </w:rPrChange>
        </w:rPr>
        <w:t>Sobre o grau de aproveitamento, a nossa interlocutora diz ser muito baixo no que toca àquele grupo de deficientes. Os que transitaram em classes anteriores fizeram-no com notas bastante baixas que terminavam em média 10, por exemplo, e no geral, mesmo sem dados numéricos, avançou que tal é baixo.</w:t>
      </w:r>
    </w:p>
    <w:p w14:paraId="2DAAACF6" w14:textId="6760A184" w:rsidR="005374E4" w:rsidRPr="00A04F89" w:rsidRDefault="005374E4" w:rsidP="00126BFB">
      <w:pPr>
        <w:spacing w:line="240" w:lineRule="auto"/>
        <w:ind w:left="2832"/>
        <w:jc w:val="both"/>
        <w:rPr>
          <w:rFonts w:ascii="Times New Roman" w:hAnsi="Times New Roman"/>
          <w:sz w:val="24"/>
          <w:szCs w:val="24"/>
          <w:rPrChange w:id="850" w:author="Sousa" w:date="2019-08-04T19:07:00Z">
            <w:rPr>
              <w:rFonts w:ascii="Times New Roman" w:hAnsi="Times New Roman"/>
              <w:sz w:val="20"/>
              <w:szCs w:val="20"/>
            </w:rPr>
          </w:rPrChange>
        </w:rPr>
      </w:pPr>
      <w:r w:rsidRPr="00126BFB">
        <w:rPr>
          <w:rFonts w:ascii="Times New Roman" w:hAnsi="Times New Roman"/>
          <w:sz w:val="20"/>
          <w:szCs w:val="20"/>
          <w:rPrChange w:id="851" w:author="Sousa" w:date="2019-08-04T19:07:00Z">
            <w:rPr>
              <w:rFonts w:ascii="Times New Roman" w:hAnsi="Times New Roman"/>
              <w:i/>
              <w:sz w:val="20"/>
              <w:szCs w:val="20"/>
            </w:rPr>
          </w:rPrChange>
        </w:rPr>
        <w:t xml:space="preserve">Os pais, </w:t>
      </w:r>
      <w:r w:rsidR="000E281A" w:rsidRPr="00126BFB">
        <w:rPr>
          <w:rFonts w:ascii="Times New Roman" w:hAnsi="Times New Roman"/>
          <w:sz w:val="20"/>
          <w:szCs w:val="20"/>
          <w:rPrChange w:id="852" w:author="Sousa" w:date="2019-08-04T19:07:00Z">
            <w:rPr>
              <w:rFonts w:ascii="Times New Roman" w:hAnsi="Times New Roman"/>
              <w:i/>
              <w:sz w:val="20"/>
              <w:szCs w:val="20"/>
            </w:rPr>
          </w:rPrChange>
        </w:rPr>
        <w:t>que, no entanto,</w:t>
      </w:r>
      <w:r w:rsidRPr="00126BFB">
        <w:rPr>
          <w:rFonts w:ascii="Times New Roman" w:hAnsi="Times New Roman"/>
          <w:sz w:val="20"/>
          <w:szCs w:val="20"/>
          <w:rPrChange w:id="853" w:author="Sousa" w:date="2019-08-04T19:07:00Z">
            <w:rPr>
              <w:rFonts w:ascii="Times New Roman" w:hAnsi="Times New Roman"/>
              <w:i/>
              <w:sz w:val="20"/>
              <w:szCs w:val="20"/>
            </w:rPr>
          </w:rPrChange>
        </w:rPr>
        <w:t xml:space="preserve"> não aderiram à manifestação de seus filhos, exigem que haja uma educação inclusiva efectiva que passa pela formação de professores que irão munir seus filhos de conhecimentos, pois o que está a acontecer agora é a falta de comuni</w:t>
      </w:r>
      <w:r w:rsidR="004274C0" w:rsidRPr="00126BFB">
        <w:rPr>
          <w:rFonts w:ascii="Times New Roman" w:hAnsi="Times New Roman"/>
          <w:sz w:val="20"/>
          <w:szCs w:val="20"/>
          <w:rPrChange w:id="854" w:author="Sousa" w:date="2019-08-04T19:07:00Z">
            <w:rPr>
              <w:rFonts w:ascii="Times New Roman" w:hAnsi="Times New Roman"/>
              <w:i/>
              <w:sz w:val="20"/>
              <w:szCs w:val="20"/>
            </w:rPr>
          </w:rPrChange>
        </w:rPr>
        <w:t>cação entre eles e os discentes (notícia</w:t>
      </w:r>
      <w:r w:rsidR="008B762F" w:rsidRPr="00126BFB">
        <w:rPr>
          <w:rFonts w:ascii="Times New Roman" w:hAnsi="Times New Roman"/>
          <w:sz w:val="20"/>
          <w:szCs w:val="20"/>
          <w:rPrChange w:id="855" w:author="Sousa" w:date="2019-08-04T19:07:00Z">
            <w:rPr>
              <w:rFonts w:ascii="Times New Roman" w:hAnsi="Times New Roman"/>
              <w:i/>
              <w:sz w:val="20"/>
              <w:szCs w:val="20"/>
            </w:rPr>
          </w:rPrChange>
        </w:rPr>
        <w:t xml:space="preserve"> sobre protesto de alunos portadores de deficiência, na cidade de Maputo</w:t>
      </w:r>
      <w:r w:rsidR="004274C0" w:rsidRPr="00126BFB">
        <w:rPr>
          <w:rFonts w:ascii="Times New Roman" w:hAnsi="Times New Roman"/>
          <w:sz w:val="20"/>
          <w:szCs w:val="20"/>
          <w:rPrChange w:id="856" w:author="Sousa" w:date="2019-08-04T19:07:00Z">
            <w:rPr>
              <w:rFonts w:ascii="Times New Roman" w:hAnsi="Times New Roman"/>
              <w:i/>
              <w:sz w:val="20"/>
              <w:szCs w:val="20"/>
            </w:rPr>
          </w:rPrChange>
        </w:rPr>
        <w:t xml:space="preserve"> publicada no Jornal Notícia,</w:t>
      </w:r>
      <w:r w:rsidR="00FA1C50" w:rsidRPr="00126BFB">
        <w:rPr>
          <w:rFonts w:ascii="Times New Roman" w:hAnsi="Times New Roman"/>
          <w:sz w:val="20"/>
          <w:szCs w:val="20"/>
          <w:rPrChange w:id="857" w:author="Sousa" w:date="2019-08-04T19:07:00Z">
            <w:rPr>
              <w:sz w:val="20"/>
              <w:szCs w:val="20"/>
            </w:rPr>
          </w:rPrChange>
        </w:rPr>
        <w:t xml:space="preserve"> 16 </w:t>
      </w:r>
      <w:r w:rsidR="002760A7" w:rsidRPr="00126BFB">
        <w:rPr>
          <w:rFonts w:ascii="Times New Roman" w:hAnsi="Times New Roman"/>
          <w:sz w:val="20"/>
          <w:szCs w:val="20"/>
          <w:rPrChange w:id="858" w:author="Sousa" w:date="2019-08-04T19:07:00Z">
            <w:rPr>
              <w:rFonts w:ascii="Times New Roman" w:hAnsi="Times New Roman"/>
              <w:i/>
              <w:sz w:val="20"/>
              <w:szCs w:val="20"/>
            </w:rPr>
          </w:rPrChange>
        </w:rPr>
        <w:t>Fevereiro</w:t>
      </w:r>
      <w:r w:rsidR="00FA1C50" w:rsidRPr="00126BFB">
        <w:rPr>
          <w:rFonts w:ascii="Times New Roman" w:hAnsi="Times New Roman"/>
          <w:sz w:val="20"/>
          <w:szCs w:val="20"/>
          <w:rPrChange w:id="859" w:author="Sousa" w:date="2019-08-04T19:07:00Z">
            <w:rPr>
              <w:rFonts w:ascii="Times New Roman" w:hAnsi="Times New Roman"/>
              <w:i/>
              <w:sz w:val="20"/>
              <w:szCs w:val="20"/>
            </w:rPr>
          </w:rPrChange>
        </w:rPr>
        <w:t xml:space="preserve"> 2014).</w:t>
      </w:r>
      <w:r w:rsidR="004274C0" w:rsidRPr="00126BFB">
        <w:rPr>
          <w:rFonts w:ascii="Times New Roman" w:hAnsi="Times New Roman"/>
          <w:sz w:val="20"/>
          <w:szCs w:val="20"/>
          <w:rPrChange w:id="860" w:author="Sousa" w:date="2019-08-04T19:07:00Z">
            <w:rPr>
              <w:rFonts w:ascii="Times New Roman" w:hAnsi="Times New Roman"/>
              <w:i/>
              <w:sz w:val="20"/>
              <w:szCs w:val="20"/>
            </w:rPr>
          </w:rPrChange>
        </w:rPr>
        <w:t xml:space="preserve">  </w:t>
      </w:r>
    </w:p>
    <w:p w14:paraId="286D107C" w14:textId="77777777" w:rsidR="00976F03" w:rsidRPr="00276E99" w:rsidRDefault="00976F03" w:rsidP="0091608A">
      <w:pPr>
        <w:autoSpaceDE w:val="0"/>
        <w:autoSpaceDN w:val="0"/>
        <w:adjustRightInd w:val="0"/>
        <w:spacing w:after="0" w:line="360" w:lineRule="auto"/>
        <w:jc w:val="both"/>
        <w:rPr>
          <w:rFonts w:ascii="Times New Roman" w:eastAsiaTheme="minorHAnsi" w:hAnsi="Times New Roman"/>
          <w:sz w:val="24"/>
          <w:szCs w:val="24"/>
        </w:rPr>
      </w:pPr>
      <w:r w:rsidRPr="00276E99">
        <w:rPr>
          <w:rFonts w:ascii="Times New Roman" w:eastAsiaTheme="minorHAnsi" w:hAnsi="Times New Roman"/>
          <w:sz w:val="24"/>
          <w:szCs w:val="24"/>
        </w:rPr>
        <w:t>De acordo com (Guido, 2014, p.33):</w:t>
      </w:r>
    </w:p>
    <w:p w14:paraId="7A0D0717" w14:textId="409B8398" w:rsidR="00B11FAD" w:rsidRPr="00126BFB" w:rsidRDefault="00976F03" w:rsidP="00126BFB">
      <w:pPr>
        <w:autoSpaceDE w:val="0"/>
        <w:autoSpaceDN w:val="0"/>
        <w:adjustRightInd w:val="0"/>
        <w:spacing w:after="0" w:line="240" w:lineRule="auto"/>
        <w:ind w:left="2832"/>
        <w:jc w:val="both"/>
        <w:rPr>
          <w:rFonts w:ascii="Times New Roman" w:eastAsiaTheme="minorHAnsi" w:hAnsi="Times New Roman"/>
          <w:sz w:val="20"/>
          <w:szCs w:val="20"/>
          <w:rPrChange w:id="861" w:author="Sousa" w:date="2019-08-04T19:07:00Z">
            <w:rPr>
              <w:rFonts w:ascii="Times New Roman" w:eastAsiaTheme="minorHAnsi" w:hAnsi="Times New Roman"/>
              <w:i/>
              <w:sz w:val="20"/>
              <w:szCs w:val="20"/>
            </w:rPr>
          </w:rPrChange>
        </w:rPr>
      </w:pPr>
      <w:r w:rsidRPr="00126BFB">
        <w:rPr>
          <w:rFonts w:ascii="Times New Roman" w:eastAsiaTheme="minorHAnsi" w:hAnsi="Times New Roman"/>
          <w:sz w:val="20"/>
          <w:szCs w:val="20"/>
          <w:rPrChange w:id="862" w:author="Sousa" w:date="2019-08-04T19:07:00Z">
            <w:rPr>
              <w:rFonts w:ascii="Times New Roman" w:eastAsiaTheme="minorHAnsi" w:hAnsi="Times New Roman"/>
              <w:i/>
              <w:sz w:val="20"/>
              <w:szCs w:val="20"/>
            </w:rPr>
          </w:rPrChange>
        </w:rPr>
        <w:t>o</w:t>
      </w:r>
      <w:r w:rsidR="0091608A" w:rsidRPr="00126BFB">
        <w:rPr>
          <w:rFonts w:ascii="Times New Roman" w:eastAsiaTheme="minorHAnsi" w:hAnsi="Times New Roman"/>
          <w:sz w:val="20"/>
          <w:szCs w:val="20"/>
          <w:rPrChange w:id="863" w:author="Sousa" w:date="2019-08-04T19:07:00Z">
            <w:rPr>
              <w:rFonts w:ascii="Times New Roman" w:eastAsiaTheme="minorHAnsi" w:hAnsi="Times New Roman"/>
              <w:i/>
              <w:sz w:val="20"/>
              <w:szCs w:val="20"/>
            </w:rPr>
          </w:rPrChange>
        </w:rPr>
        <w:t xml:space="preserve"> professor é o mediador no processo de inclusão do aluno surdo. Seu papel deverá promover um ensino igualitário e sem desigualdade, já que quando se fala em inclusão não estamos falando só dos deficientes e sim da escola também, onde a diversidade se destaca por sua singularidade, formando cidadãos para a sociedade</w:t>
      </w:r>
      <w:r w:rsidR="00A152CF" w:rsidRPr="00126BFB">
        <w:rPr>
          <w:rFonts w:ascii="Times New Roman" w:eastAsiaTheme="minorHAnsi" w:hAnsi="Times New Roman"/>
          <w:sz w:val="20"/>
          <w:szCs w:val="20"/>
          <w:rPrChange w:id="864" w:author="Sousa" w:date="2019-08-04T19:07:00Z">
            <w:rPr>
              <w:rFonts w:ascii="Times New Roman" w:eastAsiaTheme="minorHAnsi" w:hAnsi="Times New Roman"/>
              <w:i/>
              <w:sz w:val="20"/>
              <w:szCs w:val="20"/>
            </w:rPr>
          </w:rPrChange>
        </w:rPr>
        <w:t xml:space="preserve"> (Guido, 2014, p.33)</w:t>
      </w:r>
      <w:r w:rsidR="0091608A" w:rsidRPr="00126BFB">
        <w:rPr>
          <w:rFonts w:ascii="Times New Roman" w:eastAsiaTheme="minorHAnsi" w:hAnsi="Times New Roman"/>
          <w:sz w:val="20"/>
          <w:szCs w:val="20"/>
          <w:rPrChange w:id="865" w:author="Sousa" w:date="2019-08-04T19:07:00Z">
            <w:rPr>
              <w:rFonts w:ascii="Times New Roman" w:eastAsiaTheme="minorHAnsi" w:hAnsi="Times New Roman"/>
              <w:i/>
              <w:sz w:val="20"/>
              <w:szCs w:val="20"/>
            </w:rPr>
          </w:rPrChange>
        </w:rPr>
        <w:t>.</w:t>
      </w:r>
      <w:r w:rsidRPr="00126BFB">
        <w:rPr>
          <w:rFonts w:ascii="Times New Roman" w:eastAsiaTheme="minorHAnsi" w:hAnsi="Times New Roman"/>
          <w:sz w:val="20"/>
          <w:szCs w:val="20"/>
          <w:rPrChange w:id="866" w:author="Sousa" w:date="2019-08-04T19:07:00Z">
            <w:rPr>
              <w:rFonts w:ascii="Times New Roman" w:eastAsiaTheme="minorHAnsi" w:hAnsi="Times New Roman"/>
              <w:i/>
              <w:sz w:val="20"/>
              <w:szCs w:val="20"/>
            </w:rPr>
          </w:rPrChange>
        </w:rPr>
        <w:t xml:space="preserve"> </w:t>
      </w:r>
    </w:p>
    <w:p w14:paraId="29143AC2" w14:textId="77777777" w:rsidR="00D70998" w:rsidRPr="00A04F89" w:rsidRDefault="00D70998" w:rsidP="00D70998">
      <w:pPr>
        <w:pStyle w:val="SemEspaamento"/>
        <w:rPr>
          <w:rFonts w:ascii="Times New Roman" w:hAnsi="Times New Roman"/>
          <w:sz w:val="24"/>
          <w:szCs w:val="24"/>
          <w:rPrChange w:id="867" w:author="Sousa" w:date="2019-08-04T19:07:00Z">
            <w:rPr/>
          </w:rPrChange>
        </w:rPr>
      </w:pPr>
    </w:p>
    <w:p w14:paraId="1743D5A6" w14:textId="704EDA20" w:rsidR="006B1490" w:rsidRPr="00A04F89" w:rsidRDefault="00B11FAD" w:rsidP="00B11FAD">
      <w:pPr>
        <w:autoSpaceDE w:val="0"/>
        <w:autoSpaceDN w:val="0"/>
        <w:adjustRightInd w:val="0"/>
        <w:spacing w:after="0" w:line="360" w:lineRule="auto"/>
        <w:jc w:val="both"/>
        <w:rPr>
          <w:rFonts w:ascii="Times New Roman" w:eastAsiaTheme="minorHAnsi" w:hAnsi="Times New Roman"/>
          <w:sz w:val="24"/>
          <w:szCs w:val="24"/>
        </w:rPr>
      </w:pPr>
      <w:r w:rsidRPr="00276E99">
        <w:rPr>
          <w:rFonts w:ascii="Times New Roman" w:eastAsiaTheme="minorHAnsi" w:hAnsi="Times New Roman"/>
          <w:sz w:val="24"/>
          <w:szCs w:val="24"/>
        </w:rPr>
        <w:t>O autor conclui que</w:t>
      </w:r>
      <w:r w:rsidR="0033305B" w:rsidRPr="00276E99">
        <w:rPr>
          <w:rFonts w:ascii="Times New Roman" w:eastAsiaTheme="minorHAnsi" w:hAnsi="Times New Roman"/>
          <w:sz w:val="24"/>
          <w:szCs w:val="24"/>
        </w:rPr>
        <w:t xml:space="preserve"> é</w:t>
      </w:r>
      <w:r w:rsidRPr="00AC1CD6">
        <w:rPr>
          <w:rFonts w:ascii="Times New Roman" w:eastAsiaTheme="minorHAnsi" w:hAnsi="Times New Roman"/>
          <w:sz w:val="24"/>
          <w:szCs w:val="24"/>
        </w:rPr>
        <w:t xml:space="preserve"> "</w:t>
      </w:r>
      <w:r w:rsidR="006B1490" w:rsidRPr="00A04F89">
        <w:rPr>
          <w:rFonts w:ascii="Times New Roman" w:eastAsiaTheme="minorHAnsi" w:hAnsi="Times New Roman"/>
          <w:sz w:val="24"/>
          <w:szCs w:val="24"/>
        </w:rPr>
        <w:t>necessário que os professores e profissionais de educação tenham compreensão do que estão tratando e sobre o que estão falando, para que se tenha uma efectiva inclusão destes alunos Surdos em uma turma de ensino regular</w:t>
      </w:r>
      <w:r w:rsidRPr="00A04F89">
        <w:rPr>
          <w:rFonts w:ascii="Times New Roman" w:eastAsiaTheme="minorHAnsi" w:hAnsi="Times New Roman"/>
          <w:sz w:val="24"/>
          <w:szCs w:val="24"/>
        </w:rPr>
        <w:t xml:space="preserve">" (GUIDO, </w:t>
      </w:r>
      <w:r w:rsidRPr="00A04F89">
        <w:rPr>
          <w:rFonts w:ascii="Times New Roman" w:eastAsiaTheme="minorHAnsi" w:hAnsi="Times New Roman"/>
          <w:i/>
          <w:sz w:val="24"/>
          <w:szCs w:val="24"/>
        </w:rPr>
        <w:t>ibid</w:t>
      </w:r>
      <w:r w:rsidRPr="00A04F89">
        <w:rPr>
          <w:rFonts w:ascii="Times New Roman" w:eastAsiaTheme="minorHAnsi" w:hAnsi="Times New Roman"/>
          <w:sz w:val="24"/>
          <w:szCs w:val="24"/>
        </w:rPr>
        <w:t>, p.34)</w:t>
      </w:r>
      <w:r w:rsidR="006B1490" w:rsidRPr="00A04F89">
        <w:rPr>
          <w:rFonts w:ascii="Times New Roman" w:eastAsiaTheme="minorHAnsi" w:hAnsi="Times New Roman"/>
          <w:sz w:val="24"/>
          <w:szCs w:val="24"/>
        </w:rPr>
        <w:t>.</w:t>
      </w:r>
    </w:p>
    <w:p w14:paraId="1C12F1EB" w14:textId="77777777" w:rsidR="00AF47F6" w:rsidRPr="00A04F89" w:rsidRDefault="00AF47F6" w:rsidP="00AF47F6">
      <w:pPr>
        <w:pStyle w:val="SemEspaamento"/>
        <w:rPr>
          <w:rFonts w:ascii="Times New Roman" w:hAnsi="Times New Roman"/>
          <w:sz w:val="24"/>
          <w:szCs w:val="24"/>
          <w:rPrChange w:id="868" w:author="Sousa" w:date="2019-08-04T19:07:00Z">
            <w:rPr/>
          </w:rPrChange>
        </w:rPr>
      </w:pPr>
    </w:p>
    <w:p w14:paraId="664CA47A" w14:textId="11534E65" w:rsidR="00030961" w:rsidRPr="00A04F89" w:rsidRDefault="00613EE4" w:rsidP="00030961">
      <w:pPr>
        <w:spacing w:line="360" w:lineRule="auto"/>
        <w:jc w:val="both"/>
        <w:rPr>
          <w:rFonts w:ascii="Times New Roman" w:eastAsiaTheme="minorHAnsi" w:hAnsi="Times New Roman"/>
          <w:sz w:val="24"/>
          <w:szCs w:val="24"/>
        </w:rPr>
      </w:pPr>
      <w:r w:rsidRPr="00276E99">
        <w:rPr>
          <w:rFonts w:ascii="Times New Roman" w:hAnsi="Times New Roman"/>
          <w:sz w:val="24"/>
          <w:szCs w:val="24"/>
        </w:rPr>
        <w:t xml:space="preserve">A aprendizagem através da imagem é muito importante para o aluno portador de deficiência auditiva, dado a sua limitação motora. </w:t>
      </w:r>
      <w:r w:rsidR="00CC5F20" w:rsidRPr="00A04F89">
        <w:rPr>
          <w:rFonts w:ascii="Times New Roman" w:hAnsi="Times New Roman"/>
          <w:sz w:val="24"/>
          <w:szCs w:val="24"/>
        </w:rPr>
        <w:t xml:space="preserve">Ele aprende essencialmente recorrendo </w:t>
      </w:r>
      <w:r w:rsidR="00CC5F20" w:rsidRPr="00A04F89">
        <w:rPr>
          <w:rFonts w:ascii="Times New Roman" w:hAnsi="Times New Roman"/>
          <w:sz w:val="24"/>
          <w:szCs w:val="24"/>
        </w:rPr>
        <w:lastRenderedPageBreak/>
        <w:t>a imagem, embora que a língua de sinais seja fundamental no seu processo de aprendizagem. Esta estratégia no processo de ensino e aprendizagem ainda se mostra exíguo no sistema de ensino para esta camada, o que pode contribuir para deficiente implementação da educação inclusiva em Moçambique.</w:t>
      </w:r>
      <w:r w:rsidR="00030961" w:rsidRPr="00A04F89">
        <w:rPr>
          <w:rFonts w:ascii="Times New Roman" w:eastAsiaTheme="minorHAnsi" w:hAnsi="Times New Roman"/>
          <w:sz w:val="24"/>
          <w:szCs w:val="24"/>
        </w:rPr>
        <w:t xml:space="preserve"> </w:t>
      </w:r>
      <w:r w:rsidR="00BF7C64" w:rsidRPr="00A04F89">
        <w:rPr>
          <w:rFonts w:ascii="Times New Roman" w:eastAsiaTheme="minorHAnsi" w:hAnsi="Times New Roman"/>
          <w:sz w:val="24"/>
          <w:szCs w:val="24"/>
        </w:rPr>
        <w:t>Oliveira,</w:t>
      </w:r>
      <w:r w:rsidR="00030961" w:rsidRPr="00A04F89">
        <w:rPr>
          <w:rFonts w:ascii="Times New Roman" w:eastAsiaTheme="minorHAnsi" w:hAnsi="Times New Roman"/>
          <w:sz w:val="24"/>
          <w:szCs w:val="24"/>
        </w:rPr>
        <w:t xml:space="preserve"> 2006 </w:t>
      </w:r>
      <w:r w:rsidR="00030961" w:rsidRPr="00A04F89">
        <w:rPr>
          <w:rFonts w:ascii="Times New Roman" w:eastAsiaTheme="minorHAnsi" w:hAnsi="Times New Roman"/>
          <w:i/>
          <w:iCs/>
          <w:sz w:val="24"/>
          <w:szCs w:val="24"/>
        </w:rPr>
        <w:t xml:space="preserve">apud </w:t>
      </w:r>
      <w:r w:rsidR="00030961" w:rsidRPr="00A04F89">
        <w:rPr>
          <w:rFonts w:ascii="Times New Roman" w:eastAsiaTheme="minorHAnsi" w:hAnsi="Times New Roman"/>
          <w:sz w:val="24"/>
          <w:szCs w:val="24"/>
        </w:rPr>
        <w:t>LEBEDEFF, 2010) menciona que:</w:t>
      </w:r>
    </w:p>
    <w:p w14:paraId="4FFA598C" w14:textId="1CEF79EA" w:rsidR="00030961" w:rsidRPr="000165F4" w:rsidRDefault="00BF7C64" w:rsidP="000165F4">
      <w:pPr>
        <w:spacing w:line="240" w:lineRule="auto"/>
        <w:ind w:left="2832"/>
        <w:jc w:val="both"/>
        <w:rPr>
          <w:rFonts w:ascii="Times New Roman" w:eastAsiaTheme="minorHAnsi" w:hAnsi="Times New Roman"/>
          <w:sz w:val="20"/>
          <w:szCs w:val="20"/>
          <w:rPrChange w:id="869" w:author="Sousa" w:date="2019-08-04T19:07:00Z">
            <w:rPr>
              <w:rFonts w:ascii="Times New Roman" w:eastAsiaTheme="minorHAnsi" w:hAnsi="Times New Roman"/>
              <w:i/>
              <w:sz w:val="20"/>
              <w:szCs w:val="20"/>
            </w:rPr>
          </w:rPrChange>
        </w:rPr>
      </w:pPr>
      <w:r w:rsidRPr="000165F4">
        <w:rPr>
          <w:rFonts w:ascii="Times New Roman" w:eastAsiaTheme="minorHAnsi" w:hAnsi="Times New Roman"/>
          <w:sz w:val="20"/>
          <w:szCs w:val="20"/>
          <w:rPrChange w:id="870" w:author="Sousa" w:date="2019-08-04T19:07:00Z">
            <w:rPr>
              <w:rFonts w:ascii="Times New Roman" w:eastAsiaTheme="minorHAnsi" w:hAnsi="Times New Roman"/>
              <w:i/>
              <w:sz w:val="20"/>
              <w:szCs w:val="20"/>
            </w:rPr>
          </w:rPrChange>
        </w:rPr>
        <w:t>"</w:t>
      </w:r>
      <w:r w:rsidR="00030961" w:rsidRPr="000165F4">
        <w:rPr>
          <w:rFonts w:ascii="Times New Roman" w:eastAsiaTheme="minorHAnsi" w:hAnsi="Times New Roman"/>
          <w:sz w:val="20"/>
          <w:szCs w:val="20"/>
          <w:rPrChange w:id="871" w:author="Sousa" w:date="2019-08-04T19:07:00Z">
            <w:rPr>
              <w:rFonts w:ascii="Times New Roman" w:eastAsiaTheme="minorHAnsi" w:hAnsi="Times New Roman"/>
              <w:i/>
              <w:sz w:val="20"/>
              <w:szCs w:val="20"/>
            </w:rPr>
          </w:rPrChange>
        </w:rPr>
        <w:t xml:space="preserve">a sociedade contemporânea apresenta uma marca notória que é a importância da visualidade. No entanto, o uso da imagem para fins pedagógicos no currículo ainda não é muito explorado, ainda que essa imagem venha sendo muito aplicada na sociedade: jogos eletrônicos, publicidade, entretenimento e entre outros. </w:t>
      </w:r>
      <w:r w:rsidR="002E393D" w:rsidRPr="000165F4">
        <w:rPr>
          <w:rFonts w:ascii="Times New Roman" w:eastAsiaTheme="minorHAnsi" w:hAnsi="Times New Roman"/>
          <w:sz w:val="20"/>
          <w:szCs w:val="20"/>
          <w:rPrChange w:id="872" w:author="Sousa" w:date="2019-08-04T19:07:00Z">
            <w:rPr>
              <w:rFonts w:ascii="Times New Roman" w:eastAsiaTheme="minorHAnsi" w:hAnsi="Times New Roman"/>
              <w:i/>
              <w:sz w:val="20"/>
              <w:szCs w:val="20"/>
            </w:rPr>
          </w:rPrChange>
        </w:rPr>
        <w:t xml:space="preserve"> </w:t>
      </w:r>
      <w:r w:rsidR="00030961" w:rsidRPr="000165F4">
        <w:rPr>
          <w:rFonts w:ascii="Times New Roman" w:eastAsiaTheme="minorHAnsi" w:hAnsi="Times New Roman"/>
          <w:sz w:val="20"/>
          <w:szCs w:val="20"/>
          <w:rPrChange w:id="873" w:author="Sousa" w:date="2019-08-04T19:07:00Z">
            <w:rPr>
              <w:rFonts w:ascii="Times New Roman" w:eastAsiaTheme="minorHAnsi" w:hAnsi="Times New Roman"/>
              <w:i/>
              <w:sz w:val="20"/>
              <w:szCs w:val="20"/>
            </w:rPr>
          </w:rPrChange>
        </w:rPr>
        <w:t>que o uso de texto - de forma tradicional - ainda é o predominante, enquanto a imagem prevalece como uma representação simples e é vista como apêndice ilustrativo do texto</w:t>
      </w:r>
      <w:r w:rsidRPr="000165F4">
        <w:rPr>
          <w:rFonts w:ascii="Times New Roman" w:eastAsiaTheme="minorHAnsi" w:hAnsi="Times New Roman"/>
          <w:sz w:val="20"/>
          <w:szCs w:val="20"/>
          <w:rPrChange w:id="874" w:author="Sousa" w:date="2019-08-04T19:07:00Z">
            <w:rPr>
              <w:rFonts w:ascii="Times New Roman" w:eastAsiaTheme="minorHAnsi" w:hAnsi="Times New Roman"/>
              <w:i/>
              <w:sz w:val="20"/>
              <w:szCs w:val="20"/>
            </w:rPr>
          </w:rPrChange>
        </w:rPr>
        <w:t>"</w:t>
      </w:r>
      <w:r w:rsidR="00030961" w:rsidRPr="000165F4">
        <w:rPr>
          <w:rFonts w:ascii="Times New Roman" w:eastAsiaTheme="minorHAnsi" w:hAnsi="Times New Roman"/>
          <w:sz w:val="20"/>
          <w:szCs w:val="20"/>
          <w:rPrChange w:id="875" w:author="Sousa" w:date="2019-08-04T19:07:00Z">
            <w:rPr>
              <w:rFonts w:ascii="Times New Roman" w:eastAsiaTheme="minorHAnsi" w:hAnsi="Times New Roman"/>
              <w:i/>
              <w:sz w:val="20"/>
              <w:szCs w:val="20"/>
            </w:rPr>
          </w:rPrChange>
        </w:rPr>
        <w:t>.</w:t>
      </w:r>
    </w:p>
    <w:p w14:paraId="7854D05F" w14:textId="77777777" w:rsidR="007A28F6" w:rsidRDefault="00C77279" w:rsidP="00732E01">
      <w:pPr>
        <w:autoSpaceDE w:val="0"/>
        <w:autoSpaceDN w:val="0"/>
        <w:adjustRightInd w:val="0"/>
        <w:spacing w:after="0" w:line="360" w:lineRule="auto"/>
        <w:jc w:val="both"/>
        <w:rPr>
          <w:rFonts w:ascii="Times New Roman" w:eastAsiaTheme="minorHAnsi" w:hAnsi="Times New Roman"/>
          <w:sz w:val="24"/>
          <w:szCs w:val="24"/>
        </w:rPr>
      </w:pPr>
      <w:r w:rsidRPr="00276E99">
        <w:rPr>
          <w:rFonts w:ascii="Times New Roman" w:eastAsiaTheme="minorHAnsi" w:hAnsi="Times New Roman"/>
          <w:sz w:val="24"/>
          <w:szCs w:val="24"/>
        </w:rPr>
        <w:t>Segundo Lebedeff (2</w:t>
      </w:r>
      <w:r w:rsidR="007A28F6">
        <w:rPr>
          <w:rFonts w:ascii="Times New Roman" w:eastAsiaTheme="minorHAnsi" w:hAnsi="Times New Roman"/>
          <w:sz w:val="24"/>
          <w:szCs w:val="24"/>
        </w:rPr>
        <w:t>010), no tocante</w:t>
      </w:r>
      <w:r w:rsidRPr="00276E99">
        <w:rPr>
          <w:rFonts w:ascii="Times New Roman" w:eastAsiaTheme="minorHAnsi" w:hAnsi="Times New Roman"/>
          <w:sz w:val="24"/>
          <w:szCs w:val="24"/>
        </w:rPr>
        <w:t xml:space="preserve"> a literacia visual, pretende-se investigar os processos materiais que são envolvidos na percepção visual, exercer a tecnologia para representar a imagem visual, aprimorar as estratégias para interpretar e entender o que é visto.</w:t>
      </w:r>
      <w:r w:rsidR="00732E01" w:rsidRPr="00A04F89">
        <w:rPr>
          <w:rFonts w:ascii="Times New Roman" w:eastAsiaTheme="minorHAnsi" w:hAnsi="Times New Roman"/>
          <w:sz w:val="24"/>
          <w:szCs w:val="24"/>
        </w:rPr>
        <w:t xml:space="preserve"> </w:t>
      </w:r>
    </w:p>
    <w:p w14:paraId="20028607" w14:textId="77777777" w:rsidR="007A28F6" w:rsidRDefault="007A28F6" w:rsidP="00732E01">
      <w:pPr>
        <w:autoSpaceDE w:val="0"/>
        <w:autoSpaceDN w:val="0"/>
        <w:adjustRightInd w:val="0"/>
        <w:spacing w:after="0" w:line="360" w:lineRule="auto"/>
        <w:jc w:val="both"/>
        <w:rPr>
          <w:rFonts w:ascii="Times New Roman" w:eastAsiaTheme="minorHAnsi" w:hAnsi="Times New Roman"/>
          <w:sz w:val="24"/>
          <w:szCs w:val="24"/>
        </w:rPr>
      </w:pPr>
    </w:p>
    <w:p w14:paraId="517BE9C8" w14:textId="5F8F8587" w:rsidR="00732E01" w:rsidRPr="00A04F89" w:rsidRDefault="00732E01" w:rsidP="00732E01">
      <w:pPr>
        <w:autoSpaceDE w:val="0"/>
        <w:autoSpaceDN w:val="0"/>
        <w:adjustRightInd w:val="0"/>
        <w:spacing w:after="0" w:line="360" w:lineRule="auto"/>
        <w:jc w:val="both"/>
        <w:rPr>
          <w:rFonts w:ascii="Times New Roman" w:eastAsiaTheme="minorHAnsi" w:hAnsi="Times New Roman"/>
          <w:sz w:val="24"/>
          <w:szCs w:val="24"/>
        </w:rPr>
      </w:pPr>
      <w:r w:rsidRPr="00A04F89">
        <w:rPr>
          <w:rFonts w:ascii="Times New Roman" w:eastAsiaTheme="minorHAnsi" w:hAnsi="Times New Roman"/>
          <w:sz w:val="24"/>
          <w:szCs w:val="24"/>
        </w:rPr>
        <w:t>Reily (2003) propõe a literacia visual no currículo escolar:</w:t>
      </w:r>
    </w:p>
    <w:p w14:paraId="19C46DD5" w14:textId="77777777" w:rsidR="00732E01" w:rsidRPr="00A04F89" w:rsidRDefault="00732E01" w:rsidP="00732E01">
      <w:pPr>
        <w:pStyle w:val="SemEspaamento"/>
        <w:rPr>
          <w:rFonts w:ascii="Times New Roman" w:hAnsi="Times New Roman"/>
          <w:sz w:val="24"/>
          <w:szCs w:val="24"/>
          <w:rPrChange w:id="876" w:author="Sousa" w:date="2019-08-04T19:07:00Z">
            <w:rPr/>
          </w:rPrChange>
        </w:rPr>
      </w:pPr>
    </w:p>
    <w:p w14:paraId="7BCA22A5" w14:textId="63FB9A73" w:rsidR="00732E01" w:rsidRPr="000165F4" w:rsidRDefault="00732E01" w:rsidP="000165F4">
      <w:pPr>
        <w:autoSpaceDE w:val="0"/>
        <w:autoSpaceDN w:val="0"/>
        <w:adjustRightInd w:val="0"/>
        <w:spacing w:after="0" w:line="240" w:lineRule="auto"/>
        <w:ind w:left="2832"/>
        <w:jc w:val="both"/>
        <w:rPr>
          <w:rFonts w:ascii="Times New Roman" w:eastAsiaTheme="minorHAnsi" w:hAnsi="Times New Roman"/>
          <w:sz w:val="20"/>
          <w:szCs w:val="20"/>
          <w:rPrChange w:id="877" w:author="Sousa" w:date="2019-08-04T19:07:00Z">
            <w:rPr>
              <w:rFonts w:ascii="Times New Roman" w:eastAsiaTheme="minorHAnsi" w:hAnsi="Times New Roman"/>
              <w:i/>
              <w:sz w:val="20"/>
              <w:szCs w:val="20"/>
            </w:rPr>
          </w:rPrChange>
        </w:rPr>
      </w:pPr>
      <w:r w:rsidRPr="000165F4">
        <w:rPr>
          <w:rFonts w:ascii="Times New Roman" w:eastAsiaTheme="minorHAnsi" w:hAnsi="Times New Roman"/>
          <w:sz w:val="20"/>
          <w:szCs w:val="20"/>
          <w:rPrChange w:id="878" w:author="Sousa" w:date="2019-08-04T19:07:00Z">
            <w:rPr>
              <w:rFonts w:ascii="Times New Roman" w:eastAsiaTheme="minorHAnsi" w:hAnsi="Times New Roman"/>
              <w:i/>
              <w:sz w:val="20"/>
              <w:szCs w:val="20"/>
            </w:rPr>
          </w:rPrChange>
        </w:rPr>
        <w:t>propõe a literacia visual</w:t>
      </w:r>
      <w:r w:rsidR="00B5568F" w:rsidRPr="000165F4">
        <w:rPr>
          <w:rFonts w:ascii="Times New Roman" w:eastAsiaTheme="minorHAnsi" w:hAnsi="Times New Roman"/>
          <w:sz w:val="20"/>
          <w:szCs w:val="20"/>
          <w:rPrChange w:id="879" w:author="Sousa" w:date="2019-08-04T19:07:00Z">
            <w:rPr>
              <w:rFonts w:ascii="Times New Roman" w:eastAsiaTheme="minorHAnsi" w:hAnsi="Times New Roman"/>
              <w:i/>
              <w:sz w:val="20"/>
              <w:szCs w:val="20"/>
            </w:rPr>
          </w:rPrChange>
        </w:rPr>
        <w:t xml:space="preserve"> no currículo </w:t>
      </w:r>
      <w:r w:rsidRPr="000165F4">
        <w:rPr>
          <w:rFonts w:ascii="Times New Roman" w:eastAsiaTheme="minorHAnsi" w:hAnsi="Times New Roman"/>
          <w:sz w:val="20"/>
          <w:szCs w:val="20"/>
          <w:rPrChange w:id="880" w:author="Sousa" w:date="2019-08-04T19:07:00Z">
            <w:rPr>
              <w:rFonts w:ascii="Times New Roman" w:eastAsiaTheme="minorHAnsi" w:hAnsi="Times New Roman"/>
              <w:i/>
              <w:sz w:val="20"/>
              <w:szCs w:val="20"/>
            </w:rPr>
          </w:rPrChange>
        </w:rPr>
        <w:t>escolar e considera que a</w:t>
      </w:r>
      <w:r w:rsidR="00B5568F" w:rsidRPr="000165F4">
        <w:rPr>
          <w:rFonts w:ascii="Times New Roman" w:eastAsiaTheme="minorHAnsi" w:hAnsi="Times New Roman"/>
          <w:sz w:val="20"/>
          <w:szCs w:val="20"/>
          <w:rPrChange w:id="881" w:author="Sousa" w:date="2019-08-04T19:07:00Z">
            <w:rPr>
              <w:rFonts w:ascii="Times New Roman" w:eastAsiaTheme="minorHAnsi" w:hAnsi="Times New Roman"/>
              <w:i/>
              <w:sz w:val="20"/>
              <w:szCs w:val="20"/>
            </w:rPr>
          </w:rPrChange>
        </w:rPr>
        <w:t xml:space="preserve"> “imagem vem sendo utilizada na </w:t>
      </w:r>
      <w:r w:rsidRPr="000165F4">
        <w:rPr>
          <w:rFonts w:ascii="Times New Roman" w:eastAsiaTheme="minorHAnsi" w:hAnsi="Times New Roman"/>
          <w:sz w:val="20"/>
          <w:szCs w:val="20"/>
          <w:rPrChange w:id="882" w:author="Sousa" w:date="2019-08-04T19:07:00Z">
            <w:rPr>
              <w:rFonts w:ascii="Times New Roman" w:eastAsiaTheme="minorHAnsi" w:hAnsi="Times New Roman"/>
              <w:i/>
              <w:sz w:val="20"/>
              <w:szCs w:val="20"/>
            </w:rPr>
          </w:rPrChange>
        </w:rPr>
        <w:t>escola com uma função pri</w:t>
      </w:r>
      <w:r w:rsidR="00B5568F" w:rsidRPr="000165F4">
        <w:rPr>
          <w:rFonts w:ascii="Times New Roman" w:eastAsiaTheme="minorHAnsi" w:hAnsi="Times New Roman"/>
          <w:sz w:val="20"/>
          <w:szCs w:val="20"/>
          <w:rPrChange w:id="883" w:author="Sousa" w:date="2019-08-04T19:07:00Z">
            <w:rPr>
              <w:rFonts w:ascii="Times New Roman" w:eastAsiaTheme="minorHAnsi" w:hAnsi="Times New Roman"/>
              <w:i/>
              <w:sz w:val="20"/>
              <w:szCs w:val="20"/>
            </w:rPr>
          </w:rPrChange>
        </w:rPr>
        <w:t xml:space="preserve">mordialmente decorativa, de tal </w:t>
      </w:r>
      <w:r w:rsidRPr="000165F4">
        <w:rPr>
          <w:rFonts w:ascii="Times New Roman" w:eastAsiaTheme="minorHAnsi" w:hAnsi="Times New Roman"/>
          <w:sz w:val="20"/>
          <w:szCs w:val="20"/>
          <w:rPrChange w:id="884" w:author="Sousa" w:date="2019-08-04T19:07:00Z">
            <w:rPr>
              <w:rFonts w:ascii="Times New Roman" w:eastAsiaTheme="minorHAnsi" w:hAnsi="Times New Roman"/>
              <w:i/>
              <w:sz w:val="20"/>
              <w:szCs w:val="20"/>
            </w:rPr>
          </w:rPrChange>
        </w:rPr>
        <w:t xml:space="preserve">forma a diluir o tédio </w:t>
      </w:r>
      <w:r w:rsidR="00B5568F" w:rsidRPr="000165F4">
        <w:rPr>
          <w:rFonts w:ascii="Times New Roman" w:eastAsiaTheme="minorHAnsi" w:hAnsi="Times New Roman"/>
          <w:sz w:val="20"/>
          <w:szCs w:val="20"/>
          <w:rPrChange w:id="885" w:author="Sousa" w:date="2019-08-04T19:07:00Z">
            <w:rPr>
              <w:rFonts w:ascii="Times New Roman" w:eastAsiaTheme="minorHAnsi" w:hAnsi="Times New Roman"/>
              <w:i/>
              <w:sz w:val="20"/>
              <w:szCs w:val="20"/>
            </w:rPr>
          </w:rPrChange>
        </w:rPr>
        <w:t xml:space="preserve">provocado pela grafia de textos </w:t>
      </w:r>
      <w:r w:rsidRPr="000165F4">
        <w:rPr>
          <w:rFonts w:ascii="Times New Roman" w:eastAsiaTheme="minorHAnsi" w:hAnsi="Times New Roman"/>
          <w:sz w:val="20"/>
          <w:szCs w:val="20"/>
          <w:rPrChange w:id="886" w:author="Sousa" w:date="2019-08-04T19:07:00Z">
            <w:rPr>
              <w:rFonts w:ascii="Times New Roman" w:eastAsiaTheme="minorHAnsi" w:hAnsi="Times New Roman"/>
              <w:i/>
              <w:sz w:val="20"/>
              <w:szCs w:val="20"/>
            </w:rPr>
          </w:rPrChange>
        </w:rPr>
        <w:t>visualmente desinteressantes.</w:t>
      </w:r>
      <w:r w:rsidR="006C03E6" w:rsidRPr="000165F4">
        <w:rPr>
          <w:rFonts w:ascii="Times New Roman" w:eastAsiaTheme="minorHAnsi" w:hAnsi="Times New Roman"/>
          <w:sz w:val="20"/>
          <w:szCs w:val="20"/>
          <w:rPrChange w:id="887" w:author="Sousa" w:date="2019-08-04T19:07:00Z">
            <w:rPr>
              <w:rFonts w:ascii="Times New Roman" w:eastAsiaTheme="minorHAnsi" w:hAnsi="Times New Roman"/>
              <w:i/>
              <w:sz w:val="20"/>
              <w:szCs w:val="20"/>
            </w:rPr>
          </w:rPrChange>
        </w:rPr>
        <w:t xml:space="preserve"> (REILY (2003, P. 164)</w:t>
      </w:r>
      <w:r w:rsidR="00AA7AAA" w:rsidRPr="000165F4">
        <w:rPr>
          <w:rFonts w:ascii="Times New Roman" w:eastAsiaTheme="minorHAnsi" w:hAnsi="Times New Roman"/>
          <w:sz w:val="20"/>
          <w:szCs w:val="20"/>
          <w:rPrChange w:id="888" w:author="Sousa" w:date="2019-08-04T19:07:00Z">
            <w:rPr>
              <w:rFonts w:ascii="Times New Roman" w:eastAsiaTheme="minorHAnsi" w:hAnsi="Times New Roman"/>
              <w:i/>
              <w:sz w:val="20"/>
              <w:szCs w:val="20"/>
            </w:rPr>
          </w:rPrChange>
        </w:rPr>
        <w:t>.</w:t>
      </w:r>
    </w:p>
    <w:p w14:paraId="46612656" w14:textId="77777777" w:rsidR="00AA7AAA" w:rsidRPr="00A04F89" w:rsidRDefault="00AA7AAA" w:rsidP="00AA7AAA">
      <w:pPr>
        <w:pStyle w:val="SemEspaamento"/>
        <w:rPr>
          <w:rFonts w:ascii="Times New Roman" w:hAnsi="Times New Roman"/>
          <w:sz w:val="24"/>
          <w:szCs w:val="24"/>
          <w:rPrChange w:id="889" w:author="Sousa" w:date="2019-08-04T19:07:00Z">
            <w:rPr/>
          </w:rPrChange>
        </w:rPr>
      </w:pPr>
    </w:p>
    <w:p w14:paraId="54451455" w14:textId="77777777" w:rsidR="00CA1ED5" w:rsidRPr="00A04F89" w:rsidRDefault="00D40995" w:rsidP="00CA1ED5">
      <w:pPr>
        <w:autoSpaceDE w:val="0"/>
        <w:autoSpaceDN w:val="0"/>
        <w:adjustRightInd w:val="0"/>
        <w:spacing w:after="0" w:line="360" w:lineRule="auto"/>
        <w:jc w:val="both"/>
        <w:rPr>
          <w:rFonts w:ascii="Times New Roman" w:eastAsiaTheme="minorHAnsi" w:hAnsi="Times New Roman"/>
          <w:sz w:val="24"/>
          <w:szCs w:val="24"/>
        </w:rPr>
      </w:pPr>
      <w:r w:rsidRPr="00276E99">
        <w:rPr>
          <w:rFonts w:ascii="Times New Roman" w:hAnsi="Times New Roman"/>
          <w:sz w:val="24"/>
          <w:szCs w:val="24"/>
        </w:rPr>
        <w:t xml:space="preserve">Contudo, embora a língua </w:t>
      </w:r>
      <w:r w:rsidR="00FB6673" w:rsidRPr="00AC1CD6">
        <w:rPr>
          <w:rFonts w:ascii="Times New Roman" w:hAnsi="Times New Roman"/>
          <w:sz w:val="24"/>
          <w:szCs w:val="24"/>
        </w:rPr>
        <w:t>de sinais</w:t>
      </w:r>
      <w:r w:rsidR="005B22AE" w:rsidRPr="00A04F89">
        <w:rPr>
          <w:rFonts w:ascii="Times New Roman" w:hAnsi="Times New Roman"/>
          <w:sz w:val="24"/>
          <w:szCs w:val="24"/>
        </w:rPr>
        <w:t xml:space="preserve"> seja</w:t>
      </w:r>
      <w:r w:rsidRPr="00A04F89">
        <w:rPr>
          <w:rFonts w:ascii="Times New Roman" w:hAnsi="Times New Roman"/>
          <w:sz w:val="24"/>
          <w:szCs w:val="24"/>
        </w:rPr>
        <w:t xml:space="preserve"> </w:t>
      </w:r>
      <w:r w:rsidR="005B22AE" w:rsidRPr="00A04F89">
        <w:rPr>
          <w:rFonts w:ascii="Times New Roman" w:hAnsi="Times New Roman"/>
          <w:sz w:val="24"/>
          <w:szCs w:val="24"/>
        </w:rPr>
        <w:t>importante</w:t>
      </w:r>
      <w:r w:rsidRPr="00A04F89">
        <w:rPr>
          <w:rFonts w:ascii="Times New Roman" w:hAnsi="Times New Roman"/>
          <w:sz w:val="24"/>
          <w:szCs w:val="24"/>
        </w:rPr>
        <w:t xml:space="preserve"> na educação </w:t>
      </w:r>
      <w:r w:rsidR="00F540D7" w:rsidRPr="00A04F89">
        <w:rPr>
          <w:rFonts w:ascii="Times New Roman" w:hAnsi="Times New Roman"/>
          <w:sz w:val="24"/>
          <w:szCs w:val="24"/>
        </w:rPr>
        <w:t>do aluno</w:t>
      </w:r>
      <w:r w:rsidRPr="00A04F89">
        <w:rPr>
          <w:rFonts w:ascii="Times New Roman" w:hAnsi="Times New Roman"/>
          <w:sz w:val="24"/>
          <w:szCs w:val="24"/>
        </w:rPr>
        <w:t xml:space="preserve"> portador de deficiência auditiva, </w:t>
      </w:r>
      <w:r w:rsidR="00FB6673" w:rsidRPr="00A04F89">
        <w:rPr>
          <w:rFonts w:ascii="Times New Roman" w:hAnsi="Times New Roman"/>
          <w:sz w:val="24"/>
          <w:szCs w:val="24"/>
        </w:rPr>
        <w:t xml:space="preserve">o processo de leitura e escrita </w:t>
      </w:r>
      <w:r w:rsidRPr="00A04F89">
        <w:rPr>
          <w:rFonts w:ascii="Times New Roman" w:hAnsi="Times New Roman"/>
          <w:sz w:val="24"/>
          <w:szCs w:val="24"/>
        </w:rPr>
        <w:t>apresentam limitações, visto que nem todo o aluno com esta deficiência motora, tem a mesma habilidade, ou seja, cada aluno tem a sua característica e habilidade.</w:t>
      </w:r>
      <w:r w:rsidR="00FB6673" w:rsidRPr="00A04F89">
        <w:rPr>
          <w:rFonts w:ascii="Times New Roman" w:eastAsiaTheme="minorHAnsi" w:hAnsi="Times New Roman"/>
          <w:sz w:val="24"/>
          <w:szCs w:val="24"/>
        </w:rPr>
        <w:t xml:space="preserve"> </w:t>
      </w:r>
      <w:r w:rsidR="00FB6673" w:rsidRPr="00A04F89">
        <w:rPr>
          <w:rFonts w:ascii="Times New Roman" w:hAnsi="Times New Roman"/>
          <w:sz w:val="24"/>
          <w:szCs w:val="24"/>
        </w:rPr>
        <w:t xml:space="preserve">Pereira (2009) em relação ao ensino da escrita com as crianças Surdas, aponta primordialmente uma preocupação com a alfabetização e a necessidade de uma modificação na concepção. </w:t>
      </w:r>
      <w:r w:rsidR="00CA1ED5" w:rsidRPr="00A04F89">
        <w:rPr>
          <w:rFonts w:ascii="Times New Roman" w:eastAsiaTheme="minorHAnsi" w:hAnsi="Times New Roman"/>
          <w:sz w:val="24"/>
          <w:szCs w:val="24"/>
        </w:rPr>
        <w:t xml:space="preserve">Ao longo do processo de aquisição da escrita pelas crianças Surdas, uma das maiores dificuldades refere-se à leitura. Na leitura há a necessidade de se atribuir significado às palavras; é preciso proporcionar a compreensão e ampliar a leitura. Para tal é mais produtivo trabalhar especificamente, com a significação dos textos, ao invés de realizar uma leitura palavra por palavra. </w:t>
      </w:r>
    </w:p>
    <w:p w14:paraId="4D56E270" w14:textId="77777777" w:rsidR="00CA1ED5" w:rsidRPr="00A04F89" w:rsidRDefault="00CA1ED5" w:rsidP="00CA1ED5">
      <w:pPr>
        <w:pStyle w:val="SemEspaamento"/>
        <w:rPr>
          <w:rFonts w:ascii="Times New Roman" w:hAnsi="Times New Roman"/>
          <w:sz w:val="24"/>
          <w:szCs w:val="24"/>
          <w:rPrChange w:id="890" w:author="Sousa" w:date="2019-08-04T19:07:00Z">
            <w:rPr/>
          </w:rPrChange>
        </w:rPr>
      </w:pPr>
    </w:p>
    <w:p w14:paraId="2695C82B" w14:textId="56DA1C1A" w:rsidR="008A0ED6" w:rsidRPr="00A04F89" w:rsidRDefault="00CA1ED5" w:rsidP="008A0ED6">
      <w:pPr>
        <w:autoSpaceDE w:val="0"/>
        <w:autoSpaceDN w:val="0"/>
        <w:adjustRightInd w:val="0"/>
        <w:spacing w:after="0" w:line="360" w:lineRule="auto"/>
        <w:jc w:val="both"/>
        <w:rPr>
          <w:rFonts w:ascii="Times New Roman" w:eastAsiaTheme="minorHAnsi" w:hAnsi="Times New Roman"/>
          <w:sz w:val="24"/>
          <w:szCs w:val="24"/>
        </w:rPr>
      </w:pPr>
      <w:r w:rsidRPr="00276E99">
        <w:rPr>
          <w:rFonts w:ascii="Times New Roman" w:eastAsiaTheme="minorHAnsi" w:hAnsi="Times New Roman"/>
          <w:sz w:val="24"/>
          <w:szCs w:val="24"/>
        </w:rPr>
        <w:t xml:space="preserve">Alguns Surdos, pela falta de audição, não se conformam com paradigma oralidade/escrita, assim enfatiza-se o aspecto visual como uma condição do processo de aquisição do </w:t>
      </w:r>
      <w:r w:rsidRPr="00276E99">
        <w:rPr>
          <w:rFonts w:ascii="Times New Roman" w:eastAsiaTheme="minorHAnsi" w:hAnsi="Times New Roman"/>
          <w:sz w:val="24"/>
          <w:szCs w:val="24"/>
        </w:rPr>
        <w:lastRenderedPageBreak/>
        <w:t>português. S</w:t>
      </w:r>
      <w:r w:rsidRPr="00A04F89">
        <w:rPr>
          <w:rFonts w:ascii="Times New Roman" w:eastAsiaTheme="minorHAnsi" w:hAnsi="Times New Roman"/>
          <w:sz w:val="24"/>
          <w:szCs w:val="24"/>
        </w:rPr>
        <w:t xml:space="preserve">abemos que há muitos Surdos que têm uma escrita comparável à escrita dos ouvintes. Porém há outros Surdos que não adquiram a escrita na relação com a oralidade, apresentando dificuldades para ler e escrever, quando essa abordagem é utilizada. Por essa razão, é necessária uma nova concepção de escrita, priorizando-a como um composto de práticas discursivas (GESUELI; MOURA, 2006 </w:t>
      </w:r>
      <w:r w:rsidRPr="00A04F89">
        <w:rPr>
          <w:rFonts w:ascii="Times New Roman" w:eastAsiaTheme="minorHAnsi" w:hAnsi="Times New Roman"/>
          <w:i/>
          <w:iCs/>
          <w:sz w:val="24"/>
          <w:szCs w:val="24"/>
        </w:rPr>
        <w:t xml:space="preserve">apud </w:t>
      </w:r>
      <w:r w:rsidRPr="00A04F89">
        <w:rPr>
          <w:rFonts w:ascii="Times New Roman" w:eastAsiaTheme="minorHAnsi" w:hAnsi="Times New Roman"/>
          <w:sz w:val="24"/>
          <w:szCs w:val="24"/>
        </w:rPr>
        <w:t>SOUSA, 2001, p.111).</w:t>
      </w:r>
    </w:p>
    <w:p w14:paraId="0874E2AC" w14:textId="3867C589" w:rsidR="008A0ED6" w:rsidRPr="00A04F89" w:rsidRDefault="008A0ED6" w:rsidP="008A0ED6">
      <w:pPr>
        <w:autoSpaceDE w:val="0"/>
        <w:autoSpaceDN w:val="0"/>
        <w:adjustRightInd w:val="0"/>
        <w:spacing w:after="0" w:line="360" w:lineRule="auto"/>
        <w:jc w:val="both"/>
        <w:rPr>
          <w:rFonts w:ascii="Times New Roman" w:eastAsiaTheme="minorHAnsi" w:hAnsi="Times New Roman"/>
          <w:sz w:val="24"/>
          <w:szCs w:val="24"/>
        </w:rPr>
      </w:pPr>
    </w:p>
    <w:p w14:paraId="7B285ADD" w14:textId="53A2145A" w:rsidR="009A7969" w:rsidRPr="00A04F89" w:rsidRDefault="008A0ED6" w:rsidP="009A7969">
      <w:pPr>
        <w:autoSpaceDE w:val="0"/>
        <w:autoSpaceDN w:val="0"/>
        <w:adjustRightInd w:val="0"/>
        <w:spacing w:after="0" w:line="360" w:lineRule="auto"/>
        <w:jc w:val="both"/>
        <w:rPr>
          <w:rFonts w:ascii="Times New Roman" w:eastAsiaTheme="minorHAnsi" w:hAnsi="Times New Roman"/>
          <w:sz w:val="24"/>
          <w:szCs w:val="24"/>
        </w:rPr>
      </w:pPr>
      <w:r w:rsidRPr="00A04F89">
        <w:rPr>
          <w:rFonts w:ascii="Times New Roman" w:eastAsiaTheme="minorHAnsi" w:hAnsi="Times New Roman"/>
          <w:sz w:val="24"/>
          <w:szCs w:val="24"/>
        </w:rPr>
        <w:t xml:space="preserve">Do estudo realizado </w:t>
      </w:r>
      <w:r w:rsidR="00605938" w:rsidRPr="00A04F89">
        <w:rPr>
          <w:rFonts w:ascii="Times New Roman" w:eastAsiaTheme="minorHAnsi" w:hAnsi="Times New Roman"/>
          <w:sz w:val="24"/>
          <w:szCs w:val="24"/>
        </w:rPr>
        <w:t xml:space="preserve">na Escola Secundária de Tete, mostra que </w:t>
      </w:r>
      <w:r w:rsidR="00BF3A40" w:rsidRPr="00A04F89">
        <w:rPr>
          <w:rFonts w:ascii="Times New Roman" w:eastAsiaTheme="minorHAnsi" w:hAnsi="Times New Roman"/>
          <w:sz w:val="24"/>
          <w:szCs w:val="24"/>
        </w:rPr>
        <w:t>Moçambique</w:t>
      </w:r>
      <w:r w:rsidRPr="00A04F89">
        <w:rPr>
          <w:rFonts w:ascii="Times New Roman" w:eastAsiaTheme="minorHAnsi" w:hAnsi="Times New Roman"/>
          <w:sz w:val="24"/>
          <w:szCs w:val="24"/>
        </w:rPr>
        <w:t xml:space="preserve"> tem subaproveitado as potencialidades ou as oportunidades das tecnologias que possam auxiliar</w:t>
      </w:r>
      <w:r w:rsidR="00BF3A40" w:rsidRPr="00A04F89">
        <w:rPr>
          <w:rFonts w:ascii="Times New Roman" w:eastAsiaTheme="minorHAnsi" w:hAnsi="Times New Roman"/>
          <w:sz w:val="24"/>
          <w:szCs w:val="24"/>
        </w:rPr>
        <w:t xml:space="preserve"> o ensino e aprendizagem do aluno portador de deficiência auditiva</w:t>
      </w:r>
      <w:r w:rsidR="00873A8F" w:rsidRPr="00A04F89">
        <w:rPr>
          <w:rFonts w:ascii="Times New Roman" w:eastAsiaTheme="minorHAnsi" w:hAnsi="Times New Roman"/>
          <w:sz w:val="24"/>
          <w:szCs w:val="24"/>
        </w:rPr>
        <w:t xml:space="preserve"> e assim dinamizar o processo de educação inclusiva. Entretanto, </w:t>
      </w:r>
      <w:r w:rsidR="00D0723A" w:rsidRPr="00A04F89">
        <w:rPr>
          <w:rFonts w:ascii="Times New Roman" w:eastAsiaTheme="minorHAnsi" w:hAnsi="Times New Roman"/>
          <w:sz w:val="24"/>
          <w:szCs w:val="24"/>
        </w:rPr>
        <w:t xml:space="preserve">o país regista um crescimento assinalável de acesso à rede </w:t>
      </w:r>
      <w:r w:rsidR="008E142E" w:rsidRPr="00A04F89">
        <w:rPr>
          <w:rFonts w:ascii="Times New Roman" w:eastAsiaTheme="minorHAnsi" w:hAnsi="Times New Roman"/>
          <w:sz w:val="24"/>
          <w:szCs w:val="24"/>
        </w:rPr>
        <w:t xml:space="preserve">de telefonia </w:t>
      </w:r>
      <w:r w:rsidR="00D0723A" w:rsidRPr="00A04F89">
        <w:rPr>
          <w:rFonts w:ascii="Times New Roman" w:eastAsiaTheme="minorHAnsi" w:hAnsi="Times New Roman"/>
          <w:sz w:val="24"/>
          <w:szCs w:val="24"/>
        </w:rPr>
        <w:t>móvel</w:t>
      </w:r>
      <w:r w:rsidR="008E142E" w:rsidRPr="00A04F89">
        <w:rPr>
          <w:rFonts w:ascii="Times New Roman" w:eastAsiaTheme="minorHAnsi" w:hAnsi="Times New Roman"/>
          <w:sz w:val="24"/>
          <w:szCs w:val="24"/>
        </w:rPr>
        <w:t xml:space="preserve">, tanto em serviços de voz, dados (internet) e o acesso aos </w:t>
      </w:r>
      <w:r w:rsidR="008E142E" w:rsidRPr="00A04F89">
        <w:rPr>
          <w:rFonts w:ascii="Times New Roman" w:eastAsiaTheme="minorHAnsi" w:hAnsi="Times New Roman"/>
          <w:i/>
          <w:sz w:val="24"/>
          <w:szCs w:val="24"/>
        </w:rPr>
        <w:t>smartphones</w:t>
      </w:r>
      <w:r w:rsidR="008E142E" w:rsidRPr="00276E99">
        <w:rPr>
          <w:rStyle w:val="Refdenotaderodap"/>
          <w:rFonts w:ascii="Times New Roman" w:eastAsiaTheme="minorHAnsi" w:hAnsi="Times New Roman"/>
          <w:i/>
          <w:sz w:val="24"/>
          <w:szCs w:val="24"/>
        </w:rPr>
        <w:footnoteReference w:id="3"/>
      </w:r>
      <w:r w:rsidR="008E142E" w:rsidRPr="00276E99">
        <w:rPr>
          <w:rFonts w:ascii="Times New Roman" w:eastAsiaTheme="minorHAnsi" w:hAnsi="Times New Roman"/>
          <w:i/>
          <w:sz w:val="24"/>
          <w:szCs w:val="24"/>
        </w:rPr>
        <w:t>.</w:t>
      </w:r>
      <w:r w:rsidR="00D40FDD" w:rsidRPr="00AC1CD6">
        <w:rPr>
          <w:rFonts w:ascii="Times New Roman" w:eastAsiaTheme="minorHAnsi" w:hAnsi="Times New Roman"/>
          <w:i/>
          <w:sz w:val="24"/>
          <w:szCs w:val="24"/>
        </w:rPr>
        <w:t xml:space="preserve"> </w:t>
      </w:r>
      <w:r w:rsidR="00955FA1" w:rsidRPr="00A04F89">
        <w:rPr>
          <w:rFonts w:ascii="Times New Roman" w:eastAsiaTheme="minorHAnsi" w:hAnsi="Times New Roman"/>
          <w:sz w:val="24"/>
          <w:szCs w:val="24"/>
        </w:rPr>
        <w:t xml:space="preserve">Com o crescente desenvolvimento e aumento de ofertas de </w:t>
      </w:r>
      <w:r w:rsidR="0034633F" w:rsidRPr="00A04F89">
        <w:rPr>
          <w:rFonts w:ascii="Times New Roman" w:eastAsiaTheme="minorHAnsi" w:hAnsi="Times New Roman"/>
          <w:sz w:val="24"/>
          <w:szCs w:val="24"/>
        </w:rPr>
        <w:t xml:space="preserve">aplicativos, estes estão cada vez mais a serem usados para solucionar principalmente problemas de comunicação e a área de educação não está alheia a importância desse mundo tecnológico.  </w:t>
      </w:r>
      <w:r w:rsidR="009A7969" w:rsidRPr="00A04F89">
        <w:rPr>
          <w:rFonts w:ascii="Times New Roman" w:eastAsiaTheme="minorHAnsi" w:hAnsi="Times New Roman"/>
          <w:sz w:val="24"/>
          <w:szCs w:val="24"/>
        </w:rPr>
        <w:t xml:space="preserve">Segundo Costa (2011), pesquisas utilizando recursos tecnológicos por pessoas com deficiências vem demonstrando a melhora no processo de aprendizagem, além de favorecer a inclusão destas pessoas no ambiente escolar e na sociedade. Ainda </w:t>
      </w:r>
      <w:r w:rsidR="00A80BA3" w:rsidRPr="00A04F89">
        <w:rPr>
          <w:rFonts w:ascii="Times New Roman" w:eastAsiaTheme="minorHAnsi" w:hAnsi="Times New Roman"/>
          <w:sz w:val="24"/>
          <w:szCs w:val="24"/>
        </w:rPr>
        <w:t>de acordo com</w:t>
      </w:r>
      <w:r w:rsidR="009A7969" w:rsidRPr="00A04F89">
        <w:rPr>
          <w:rFonts w:ascii="Times New Roman" w:eastAsiaTheme="minorHAnsi" w:hAnsi="Times New Roman"/>
          <w:sz w:val="24"/>
          <w:szCs w:val="24"/>
        </w:rPr>
        <w:t xml:space="preserve"> Costa, alguns surdos procuram softwares que utilizam a língua de sinais para interagirem e aprenderem mais. Assim, a informática representa mais que um domínio de uma linguagem; é também um suporte para melhorar as suas condições de aprendizado e de vida.</w:t>
      </w:r>
    </w:p>
    <w:p w14:paraId="24D0CDE7" w14:textId="2BF71C44" w:rsidR="00221715" w:rsidRPr="00A04F89" w:rsidRDefault="00184690" w:rsidP="008A0ED6">
      <w:pPr>
        <w:autoSpaceDE w:val="0"/>
        <w:autoSpaceDN w:val="0"/>
        <w:adjustRightInd w:val="0"/>
        <w:spacing w:after="0" w:line="360" w:lineRule="auto"/>
        <w:jc w:val="both"/>
        <w:rPr>
          <w:rFonts w:ascii="Times New Roman" w:eastAsiaTheme="minorHAnsi" w:hAnsi="Times New Roman"/>
          <w:sz w:val="24"/>
          <w:szCs w:val="24"/>
        </w:rPr>
      </w:pPr>
      <w:r w:rsidRPr="00A04F89">
        <w:rPr>
          <w:rFonts w:ascii="Times New Roman" w:eastAsiaTheme="minorHAnsi" w:hAnsi="Times New Roman"/>
          <w:sz w:val="24"/>
          <w:szCs w:val="24"/>
        </w:rPr>
        <w:t>Já Moura (2010) refere que a "abundância das tecnologias móveis e a sua aceitação pelos estudantes podem abrir novas perspectivas pedagógicas"</w:t>
      </w:r>
      <w:r w:rsidR="00E873A9" w:rsidRPr="00A04F89">
        <w:rPr>
          <w:rFonts w:ascii="Times New Roman" w:eastAsiaTheme="minorHAnsi" w:hAnsi="Times New Roman"/>
          <w:sz w:val="24"/>
          <w:szCs w:val="24"/>
        </w:rPr>
        <w:t xml:space="preserve">. </w:t>
      </w:r>
    </w:p>
    <w:p w14:paraId="22CE28FA" w14:textId="6742F593" w:rsidR="00222814" w:rsidRDefault="00A80BA3" w:rsidP="00194FF2">
      <w:pPr>
        <w:autoSpaceDE w:val="0"/>
        <w:autoSpaceDN w:val="0"/>
        <w:adjustRightInd w:val="0"/>
        <w:spacing w:after="0" w:line="360" w:lineRule="auto"/>
        <w:jc w:val="both"/>
        <w:rPr>
          <w:rFonts w:ascii="Times New Roman" w:hAnsi="Times New Roman"/>
          <w:sz w:val="24"/>
          <w:szCs w:val="24"/>
        </w:rPr>
      </w:pPr>
      <w:r w:rsidRPr="00A04F89">
        <w:rPr>
          <w:rFonts w:ascii="Times New Roman" w:eastAsiaTheme="minorHAnsi" w:hAnsi="Times New Roman"/>
          <w:sz w:val="24"/>
          <w:szCs w:val="24"/>
        </w:rPr>
        <w:t xml:space="preserve">Assim, </w:t>
      </w:r>
      <w:r w:rsidR="00740AD5" w:rsidRPr="00A04F89">
        <w:rPr>
          <w:rFonts w:ascii="Times New Roman" w:eastAsiaTheme="minorHAnsi" w:hAnsi="Times New Roman"/>
          <w:sz w:val="24"/>
          <w:szCs w:val="24"/>
        </w:rPr>
        <w:t>as Tecnologia de Informação e Comunicação, se tornam num instrumento fundamental para a literacia visual, visto que os portadores de deficiência auditiva têm a imagem como uma das melhores formas de entender o mun</w:t>
      </w:r>
      <w:r w:rsidR="00194FF2" w:rsidRPr="00A04F89">
        <w:rPr>
          <w:rFonts w:ascii="Times New Roman" w:eastAsiaTheme="minorHAnsi" w:hAnsi="Times New Roman"/>
          <w:sz w:val="24"/>
          <w:szCs w:val="24"/>
        </w:rPr>
        <w:t>do, como atesta Oliveira (2008), "</w:t>
      </w:r>
      <w:r w:rsidR="00194FF2" w:rsidRPr="00A04F89">
        <w:rPr>
          <w:rFonts w:ascii="Times New Roman" w:hAnsi="Times New Roman"/>
          <w:sz w:val="24"/>
          <w:szCs w:val="24"/>
        </w:rPr>
        <w:t>uso de imagens como outra forma de transmitir a informação e aprimorar o processo de aprendizagem. Assim, deveriam existir materiais didácticos com essas informações, a fim de auxiliar os alunos que aprendem de forma significativa com representações visuais".</w:t>
      </w:r>
    </w:p>
    <w:p w14:paraId="7A4251C1" w14:textId="77777777" w:rsidR="003924D3" w:rsidRDefault="003924D3" w:rsidP="00194FF2">
      <w:pPr>
        <w:autoSpaceDE w:val="0"/>
        <w:autoSpaceDN w:val="0"/>
        <w:adjustRightInd w:val="0"/>
        <w:spacing w:after="0" w:line="360" w:lineRule="auto"/>
        <w:jc w:val="both"/>
        <w:rPr>
          <w:rFonts w:ascii="Times New Roman" w:hAnsi="Times New Roman"/>
          <w:sz w:val="24"/>
          <w:szCs w:val="24"/>
        </w:rPr>
      </w:pPr>
    </w:p>
    <w:p w14:paraId="59839E38" w14:textId="27D3AE45" w:rsidR="00AD1539" w:rsidRPr="00EA6FC6" w:rsidRDefault="00F23F25" w:rsidP="00AD1539">
      <w:pPr>
        <w:spacing w:line="360" w:lineRule="auto"/>
        <w:jc w:val="both"/>
        <w:rPr>
          <w:rFonts w:ascii="Times New Roman" w:hAnsi="Times New Roman"/>
          <w:b/>
          <w:sz w:val="24"/>
          <w:szCs w:val="24"/>
        </w:rPr>
      </w:pPr>
      <w:r>
        <w:rPr>
          <w:rFonts w:ascii="Times New Roman" w:hAnsi="Times New Roman"/>
          <w:b/>
          <w:sz w:val="24"/>
          <w:szCs w:val="24"/>
        </w:rPr>
        <w:lastRenderedPageBreak/>
        <w:t>4.1.2. I</w:t>
      </w:r>
      <w:r w:rsidR="00AD1539" w:rsidRPr="00EA6FC6">
        <w:rPr>
          <w:rFonts w:ascii="Times New Roman" w:hAnsi="Times New Roman"/>
          <w:b/>
          <w:sz w:val="24"/>
          <w:szCs w:val="24"/>
        </w:rPr>
        <w:t>mplementação do projecto</w:t>
      </w:r>
      <w:r w:rsidR="00AD1539">
        <w:rPr>
          <w:rFonts w:ascii="Times New Roman" w:hAnsi="Times New Roman"/>
          <w:b/>
          <w:sz w:val="24"/>
          <w:szCs w:val="24"/>
        </w:rPr>
        <w:t xml:space="preserve"> (fase piloto)</w:t>
      </w:r>
    </w:p>
    <w:p w14:paraId="2959C095" w14:textId="77777777" w:rsidR="00AD1539" w:rsidRDefault="00AD1539" w:rsidP="00AD1539">
      <w:pPr>
        <w:spacing w:line="360" w:lineRule="auto"/>
        <w:jc w:val="both"/>
        <w:rPr>
          <w:rFonts w:ascii="Times New Roman" w:hAnsi="Times New Roman"/>
          <w:sz w:val="24"/>
          <w:szCs w:val="24"/>
        </w:rPr>
      </w:pPr>
      <w:r w:rsidRPr="00AA503B">
        <w:rPr>
          <w:rFonts w:ascii="Times New Roman" w:hAnsi="Times New Roman"/>
          <w:sz w:val="24"/>
          <w:szCs w:val="24"/>
        </w:rPr>
        <w:t xml:space="preserve">A </w:t>
      </w:r>
      <w:r>
        <w:rPr>
          <w:rFonts w:ascii="Times New Roman" w:hAnsi="Times New Roman"/>
          <w:sz w:val="24"/>
          <w:szCs w:val="24"/>
        </w:rPr>
        <w:t>implementação do projecto decorreu durante tres dias</w:t>
      </w:r>
      <w:r w:rsidRPr="00AA503B">
        <w:rPr>
          <w:rFonts w:ascii="Times New Roman" w:hAnsi="Times New Roman"/>
          <w:sz w:val="24"/>
          <w:szCs w:val="24"/>
        </w:rPr>
        <w:t>, no periodo da tarde, no horario compreendido das 12h30 as 14h00, porque os alunos alvos desta pesquisa estudam no periodo da manha e a sua saída dirigem-se às aulas de informática.</w:t>
      </w:r>
      <w:r>
        <w:rPr>
          <w:rFonts w:ascii="Times New Roman" w:hAnsi="Times New Roman"/>
          <w:sz w:val="24"/>
          <w:szCs w:val="24"/>
        </w:rPr>
        <w:t xml:space="preserve"> A mesma foi marcada pelas seguintes actividades:</w:t>
      </w:r>
    </w:p>
    <w:p w14:paraId="733DDFBB" w14:textId="4C3A852A" w:rsidR="00AD1539" w:rsidRDefault="00AD1539" w:rsidP="00AD1539">
      <w:pPr>
        <w:spacing w:line="360" w:lineRule="auto"/>
        <w:jc w:val="both"/>
        <w:rPr>
          <w:rFonts w:ascii="Times New Roman" w:hAnsi="Times New Roman"/>
          <w:sz w:val="24"/>
          <w:szCs w:val="24"/>
        </w:rPr>
      </w:pPr>
      <w:r>
        <w:rPr>
          <w:rFonts w:ascii="Times New Roman" w:hAnsi="Times New Roman"/>
          <w:sz w:val="24"/>
          <w:szCs w:val="24"/>
        </w:rPr>
        <w:t>No primeiro dia fez-se a apresentação do presente traballho à escola, em particular o público-alvo desta pesquisa, os alunos portadores de defici</w:t>
      </w:r>
      <w:r w:rsidRPr="006E34DD">
        <w:rPr>
          <w:rFonts w:ascii="Times New Roman" w:hAnsi="Times New Roman"/>
          <w:sz w:val="24"/>
          <w:szCs w:val="24"/>
        </w:rPr>
        <w:t>ência</w:t>
      </w:r>
      <w:r>
        <w:rPr>
          <w:rFonts w:ascii="Times New Roman" w:hAnsi="Times New Roman"/>
          <w:sz w:val="24"/>
          <w:szCs w:val="24"/>
        </w:rPr>
        <w:t xml:space="preserve"> auditiva. A apresentação co</w:t>
      </w:r>
      <w:r w:rsidR="000306FE">
        <w:rPr>
          <w:rFonts w:ascii="Times New Roman" w:hAnsi="Times New Roman"/>
          <w:sz w:val="24"/>
          <w:szCs w:val="24"/>
        </w:rPr>
        <w:t>nsistiu basicamente na explicaçã</w:t>
      </w:r>
      <w:r>
        <w:rPr>
          <w:rFonts w:ascii="Times New Roman" w:hAnsi="Times New Roman"/>
          <w:sz w:val="24"/>
          <w:szCs w:val="24"/>
        </w:rPr>
        <w:t xml:space="preserve">o sobre o acesso, funcionamento e importancia do aplicativo Hand Talk para ensino </w:t>
      </w:r>
      <w:r w:rsidR="000306FE">
        <w:rPr>
          <w:rFonts w:ascii="Times New Roman" w:hAnsi="Times New Roman"/>
          <w:sz w:val="24"/>
          <w:szCs w:val="24"/>
        </w:rPr>
        <w:t>de pessoas portadoras de deficiê</w:t>
      </w:r>
      <w:r>
        <w:rPr>
          <w:rFonts w:ascii="Times New Roman" w:hAnsi="Times New Roman"/>
          <w:sz w:val="24"/>
          <w:szCs w:val="24"/>
        </w:rPr>
        <w:t xml:space="preserve">ncia auditiva. Foi tambem dedicado a perguntas e respostas por parte dos alunos e </w:t>
      </w:r>
      <w:r w:rsidR="009218E5">
        <w:rPr>
          <w:rFonts w:ascii="Times New Roman" w:hAnsi="Times New Roman"/>
          <w:sz w:val="24"/>
          <w:szCs w:val="24"/>
        </w:rPr>
        <w:t>do pesquisador</w:t>
      </w:r>
      <w:r>
        <w:rPr>
          <w:rFonts w:ascii="Times New Roman" w:hAnsi="Times New Roman"/>
          <w:sz w:val="24"/>
          <w:szCs w:val="24"/>
        </w:rPr>
        <w:t>.</w:t>
      </w:r>
    </w:p>
    <w:p w14:paraId="27BCED57" w14:textId="10235D30" w:rsidR="00AD1539" w:rsidRDefault="00AD1539" w:rsidP="00AD1539">
      <w:pPr>
        <w:spacing w:line="360" w:lineRule="auto"/>
        <w:jc w:val="both"/>
        <w:rPr>
          <w:rFonts w:ascii="Times New Roman" w:hAnsi="Times New Roman"/>
          <w:sz w:val="24"/>
          <w:szCs w:val="24"/>
        </w:rPr>
      </w:pPr>
      <w:r>
        <w:rPr>
          <w:rFonts w:ascii="Times New Roman" w:hAnsi="Times New Roman"/>
          <w:sz w:val="24"/>
          <w:szCs w:val="24"/>
        </w:rPr>
        <w:t>O segundo dia foi dedicado a instalacao do aplicativo, nos dispositivos móveis, tendo sido instalado numa fase experimental, em quatro telemóveis, sendo dois alunos e dois funcionários deste estabelecimento de ensino, nomeadamente, telemovel do Director Pedagógico e de um professor. Foi tambem instalado em dois computadores da sala de informática como forma de apresentar o aplicativo nos dois dispostivos, telefone c</w:t>
      </w:r>
      <w:r w:rsidR="00307A82">
        <w:rPr>
          <w:rFonts w:ascii="Times New Roman" w:hAnsi="Times New Roman"/>
          <w:sz w:val="24"/>
          <w:szCs w:val="24"/>
        </w:rPr>
        <w:t>elular e computador. A instalaçã</w:t>
      </w:r>
      <w:r>
        <w:rPr>
          <w:rFonts w:ascii="Times New Roman" w:hAnsi="Times New Roman"/>
          <w:sz w:val="24"/>
          <w:szCs w:val="24"/>
        </w:rPr>
        <w:t xml:space="preserve">o nos vários dispositivos, tanto móveis, como nos computadores permitirá que todos alunos </w:t>
      </w:r>
      <w:r w:rsidR="00C47BB1">
        <w:rPr>
          <w:rFonts w:ascii="Times New Roman" w:hAnsi="Times New Roman"/>
          <w:sz w:val="24"/>
          <w:szCs w:val="24"/>
        </w:rPr>
        <w:t>com necessidades educativas</w:t>
      </w:r>
      <w:r>
        <w:rPr>
          <w:rFonts w:ascii="Times New Roman" w:hAnsi="Times New Roman"/>
          <w:sz w:val="24"/>
          <w:szCs w:val="24"/>
        </w:rPr>
        <w:t xml:space="preserve"> especiais, em particular dos alunos portadores de deficiencia auditiva ter acesso a este aplicativo, porque acreditamos que nem todos alunos possuem um dispositivo móvel compativel com este aplicativo. </w:t>
      </w:r>
    </w:p>
    <w:p w14:paraId="6694C4A4" w14:textId="5DBF001E" w:rsidR="00A037BF" w:rsidRDefault="00AD1539" w:rsidP="00AD1539">
      <w:pPr>
        <w:spacing w:line="360" w:lineRule="auto"/>
        <w:jc w:val="both"/>
        <w:rPr>
          <w:rFonts w:ascii="Times New Roman" w:hAnsi="Times New Roman"/>
          <w:sz w:val="24"/>
          <w:szCs w:val="24"/>
        </w:rPr>
      </w:pPr>
      <w:r>
        <w:rPr>
          <w:rFonts w:ascii="Times New Roman" w:hAnsi="Times New Roman"/>
          <w:sz w:val="24"/>
          <w:szCs w:val="24"/>
        </w:rPr>
        <w:t xml:space="preserve">O terceiro dia foi dedicado a prática, </w:t>
      </w:r>
      <w:r w:rsidR="00C47BB1">
        <w:rPr>
          <w:rFonts w:ascii="Times New Roman" w:hAnsi="Times New Roman"/>
          <w:sz w:val="24"/>
          <w:szCs w:val="24"/>
        </w:rPr>
        <w:t>ou seja,</w:t>
      </w:r>
      <w:r>
        <w:rPr>
          <w:rFonts w:ascii="Times New Roman" w:hAnsi="Times New Roman"/>
          <w:sz w:val="24"/>
          <w:szCs w:val="24"/>
        </w:rPr>
        <w:t xml:space="preserve"> o uso do aplicativo, ond</w:t>
      </w:r>
      <w:r w:rsidR="00307A82">
        <w:rPr>
          <w:rFonts w:ascii="Times New Roman" w:hAnsi="Times New Roman"/>
          <w:sz w:val="24"/>
          <w:szCs w:val="24"/>
        </w:rPr>
        <w:t>e foi-se alargando a participaçã</w:t>
      </w:r>
      <w:r>
        <w:rPr>
          <w:rFonts w:ascii="Times New Roman" w:hAnsi="Times New Roman"/>
          <w:sz w:val="24"/>
          <w:szCs w:val="24"/>
        </w:rPr>
        <w:t>o, tendo-se juntado</w:t>
      </w:r>
      <w:r w:rsidR="00164609">
        <w:rPr>
          <w:rFonts w:ascii="Times New Roman" w:hAnsi="Times New Roman"/>
          <w:sz w:val="24"/>
          <w:szCs w:val="24"/>
        </w:rPr>
        <w:t xml:space="preserve"> ao grupo o professor de matemá</w:t>
      </w:r>
      <w:r>
        <w:rPr>
          <w:rFonts w:ascii="Times New Roman" w:hAnsi="Times New Roman"/>
          <w:sz w:val="24"/>
          <w:szCs w:val="24"/>
        </w:rPr>
        <w:t>tica e geografia.</w:t>
      </w:r>
      <w:r w:rsidR="00CB53BD">
        <w:rPr>
          <w:rFonts w:ascii="Times New Roman" w:hAnsi="Times New Roman"/>
          <w:sz w:val="24"/>
          <w:szCs w:val="24"/>
        </w:rPr>
        <w:t xml:space="preserve"> Neste dia, encontro foi apenas com os quatro professores, juntos destes educadores fazer a apresentação e demosntrar do funcionamento do aplicativo. Estes mostraram algumas limitações no manuseamento do aplicativo, tendo no final das actividades o proponente se disponibilizando para capacitar e formar os professores para o uso deste aplicativo.</w:t>
      </w:r>
    </w:p>
    <w:p w14:paraId="136980F8" w14:textId="7A194531" w:rsidR="00540042" w:rsidRDefault="00540042" w:rsidP="00AD1539">
      <w:pPr>
        <w:spacing w:line="360" w:lineRule="auto"/>
        <w:jc w:val="both"/>
        <w:rPr>
          <w:rFonts w:ascii="Times New Roman" w:hAnsi="Times New Roman"/>
          <w:sz w:val="24"/>
          <w:szCs w:val="24"/>
        </w:rPr>
      </w:pPr>
      <w:r>
        <w:rPr>
          <w:rFonts w:ascii="Times New Roman" w:hAnsi="Times New Roman"/>
          <w:sz w:val="24"/>
          <w:szCs w:val="24"/>
        </w:rPr>
        <w:t xml:space="preserve">No penúltimo dia, as actividades no âmbito da implementação de na Escola Secundária de Tete, </w:t>
      </w:r>
      <w:r w:rsidR="008A54E8">
        <w:rPr>
          <w:rFonts w:ascii="Times New Roman" w:hAnsi="Times New Roman"/>
          <w:sz w:val="24"/>
          <w:szCs w:val="24"/>
        </w:rPr>
        <w:t>consistiram na avaliação por parte dos alunos</w:t>
      </w:r>
      <w:r w:rsidR="0076528F">
        <w:rPr>
          <w:rFonts w:ascii="Times New Roman" w:hAnsi="Times New Roman"/>
          <w:sz w:val="24"/>
          <w:szCs w:val="24"/>
        </w:rPr>
        <w:t xml:space="preserve">, </w:t>
      </w:r>
      <w:r w:rsidR="00CB53BD">
        <w:rPr>
          <w:rFonts w:ascii="Times New Roman" w:hAnsi="Times New Roman"/>
          <w:sz w:val="24"/>
          <w:szCs w:val="24"/>
        </w:rPr>
        <w:t>do pesquisador</w:t>
      </w:r>
      <w:r w:rsidR="0076528F">
        <w:rPr>
          <w:rFonts w:ascii="Times New Roman" w:hAnsi="Times New Roman"/>
          <w:sz w:val="24"/>
          <w:szCs w:val="24"/>
        </w:rPr>
        <w:t xml:space="preserve"> e dos gestores escolar, com destaque para os professores,</w:t>
      </w:r>
      <w:r w:rsidR="00CB53BD">
        <w:rPr>
          <w:rFonts w:ascii="Times New Roman" w:hAnsi="Times New Roman"/>
          <w:sz w:val="24"/>
          <w:szCs w:val="24"/>
        </w:rPr>
        <w:t xml:space="preserve"> sobre o</w:t>
      </w:r>
      <w:r w:rsidR="008A54E8">
        <w:rPr>
          <w:rFonts w:ascii="Times New Roman" w:hAnsi="Times New Roman"/>
          <w:sz w:val="24"/>
          <w:szCs w:val="24"/>
        </w:rPr>
        <w:t xml:space="preserve"> funcionamento do aplicativo. A avaliação cingiu-se nos aspectos como o nível de interesse dos alunos em relação ao </w:t>
      </w:r>
      <w:r w:rsidR="008A54E8">
        <w:rPr>
          <w:rFonts w:ascii="Times New Roman" w:hAnsi="Times New Roman"/>
          <w:sz w:val="24"/>
          <w:szCs w:val="24"/>
        </w:rPr>
        <w:lastRenderedPageBreak/>
        <w:t>aplicativo, acesso e funcionamen</w:t>
      </w:r>
      <w:r w:rsidR="00302C78">
        <w:rPr>
          <w:rFonts w:ascii="Times New Roman" w:hAnsi="Times New Roman"/>
          <w:sz w:val="24"/>
          <w:szCs w:val="24"/>
        </w:rPr>
        <w:t>to no sistema operativo android e domínio das Tecnologias de Informação e Comunicação, parte dos gestores escolares, tendo</w:t>
      </w:r>
      <w:r w:rsidR="008A54E8">
        <w:rPr>
          <w:rFonts w:ascii="Times New Roman" w:hAnsi="Times New Roman"/>
          <w:sz w:val="24"/>
          <w:szCs w:val="24"/>
        </w:rPr>
        <w:t xml:space="preserve">-se constatado que o funcionamento normal do aplicativo, mas com problemas relacionados com a língua de sinais, uma vez que o aplicativo faz a tradução da língua portuguesa para a Língua Brasileira de Sinais (LIBRAS). O problema está relacionado com vocábulos </w:t>
      </w:r>
      <w:r w:rsidR="007E1759">
        <w:rPr>
          <w:rFonts w:ascii="Times New Roman" w:hAnsi="Times New Roman"/>
          <w:sz w:val="24"/>
          <w:szCs w:val="24"/>
        </w:rPr>
        <w:t>do português brasileiros que</w:t>
      </w:r>
      <w:r w:rsidR="00CB53BD">
        <w:rPr>
          <w:rFonts w:ascii="Times New Roman" w:hAnsi="Times New Roman"/>
          <w:sz w:val="24"/>
          <w:szCs w:val="24"/>
        </w:rPr>
        <w:t xml:space="preserve"> são</w:t>
      </w:r>
      <w:r w:rsidR="007E1759">
        <w:rPr>
          <w:rFonts w:ascii="Times New Roman" w:hAnsi="Times New Roman"/>
          <w:sz w:val="24"/>
          <w:szCs w:val="24"/>
        </w:rPr>
        <w:t xml:space="preserve"> diferentes dos nossos</w:t>
      </w:r>
      <w:r w:rsidR="00302C78">
        <w:rPr>
          <w:rFonts w:ascii="Times New Roman" w:hAnsi="Times New Roman"/>
          <w:sz w:val="24"/>
          <w:szCs w:val="24"/>
        </w:rPr>
        <w:t xml:space="preserve"> e não menos importante o domínio das TICs por parte dos professores</w:t>
      </w:r>
      <w:r w:rsidR="007E1759">
        <w:rPr>
          <w:rFonts w:ascii="Times New Roman" w:hAnsi="Times New Roman"/>
          <w:sz w:val="24"/>
          <w:szCs w:val="24"/>
        </w:rPr>
        <w:t xml:space="preserve">. </w:t>
      </w:r>
      <w:r w:rsidR="008A54E8">
        <w:rPr>
          <w:rFonts w:ascii="Times New Roman" w:hAnsi="Times New Roman"/>
          <w:sz w:val="24"/>
          <w:szCs w:val="24"/>
        </w:rPr>
        <w:t xml:space="preserve"> </w:t>
      </w:r>
    </w:p>
    <w:p w14:paraId="2270FF06" w14:textId="441A0C90" w:rsidR="002D0F4F" w:rsidRPr="00A04F89" w:rsidRDefault="007E1759" w:rsidP="00AD1539">
      <w:pPr>
        <w:spacing w:line="360" w:lineRule="auto"/>
        <w:jc w:val="both"/>
        <w:rPr>
          <w:rFonts w:ascii="Times New Roman" w:hAnsi="Times New Roman"/>
          <w:sz w:val="24"/>
          <w:szCs w:val="24"/>
        </w:rPr>
      </w:pPr>
      <w:r>
        <w:rPr>
          <w:rFonts w:ascii="Times New Roman" w:hAnsi="Times New Roman"/>
          <w:sz w:val="24"/>
          <w:szCs w:val="24"/>
        </w:rPr>
        <w:t>O quinto e último dia foi reservado ao encontro com a direcção da Escola, para juntos destes, apresentar oficialmente o aplicativo, com o respectivo balanço das actividades no âmbito deste aplicativo. Como para implementação definitiva do aplicativo, deve-se observar certos requisitos, como a legislação (direitos autorais) com a legislação moçambicana, decidiu-se que o proponente da ideia deve procurar e observar estes aspectos legais sobre o uso do aplicativo</w:t>
      </w:r>
      <w:r w:rsidR="00CB53BD">
        <w:rPr>
          <w:rFonts w:ascii="Times New Roman" w:hAnsi="Times New Roman"/>
          <w:sz w:val="24"/>
          <w:szCs w:val="24"/>
        </w:rPr>
        <w:t xml:space="preserve"> no país para posterior aplicação.</w:t>
      </w:r>
    </w:p>
    <w:p w14:paraId="0C36C5F8" w14:textId="5E2DC0C6" w:rsidR="00AD1539" w:rsidRDefault="00AD1539" w:rsidP="00194FF2">
      <w:pPr>
        <w:autoSpaceDE w:val="0"/>
        <w:autoSpaceDN w:val="0"/>
        <w:adjustRightInd w:val="0"/>
        <w:spacing w:after="0" w:line="360" w:lineRule="auto"/>
        <w:jc w:val="both"/>
        <w:rPr>
          <w:rFonts w:ascii="Times New Roman" w:hAnsi="Times New Roman"/>
          <w:sz w:val="24"/>
          <w:szCs w:val="24"/>
        </w:rPr>
      </w:pPr>
    </w:p>
    <w:p w14:paraId="1C4953B5" w14:textId="67A0D4FB" w:rsidR="00A0385C" w:rsidRDefault="00A0385C" w:rsidP="00194FF2">
      <w:pPr>
        <w:autoSpaceDE w:val="0"/>
        <w:autoSpaceDN w:val="0"/>
        <w:adjustRightInd w:val="0"/>
        <w:spacing w:after="0" w:line="360" w:lineRule="auto"/>
        <w:jc w:val="both"/>
        <w:rPr>
          <w:rFonts w:ascii="Times New Roman" w:hAnsi="Times New Roman"/>
          <w:sz w:val="24"/>
          <w:szCs w:val="24"/>
        </w:rPr>
      </w:pPr>
    </w:p>
    <w:p w14:paraId="20178537" w14:textId="4BCA35F0" w:rsidR="00A0385C" w:rsidRDefault="00A0385C" w:rsidP="00194FF2">
      <w:pPr>
        <w:autoSpaceDE w:val="0"/>
        <w:autoSpaceDN w:val="0"/>
        <w:adjustRightInd w:val="0"/>
        <w:spacing w:after="0" w:line="360" w:lineRule="auto"/>
        <w:jc w:val="both"/>
        <w:rPr>
          <w:rFonts w:ascii="Times New Roman" w:hAnsi="Times New Roman"/>
          <w:sz w:val="24"/>
          <w:szCs w:val="24"/>
        </w:rPr>
      </w:pPr>
    </w:p>
    <w:p w14:paraId="2784261C" w14:textId="42ADD47C" w:rsidR="00A0385C" w:rsidRDefault="00A0385C" w:rsidP="00194FF2">
      <w:pPr>
        <w:autoSpaceDE w:val="0"/>
        <w:autoSpaceDN w:val="0"/>
        <w:adjustRightInd w:val="0"/>
        <w:spacing w:after="0" w:line="360" w:lineRule="auto"/>
        <w:jc w:val="both"/>
        <w:rPr>
          <w:rFonts w:ascii="Times New Roman" w:hAnsi="Times New Roman"/>
          <w:sz w:val="24"/>
          <w:szCs w:val="24"/>
        </w:rPr>
      </w:pPr>
    </w:p>
    <w:p w14:paraId="21BD8432" w14:textId="2F1FAC29" w:rsidR="00A0385C" w:rsidRDefault="00A0385C" w:rsidP="00194FF2">
      <w:pPr>
        <w:autoSpaceDE w:val="0"/>
        <w:autoSpaceDN w:val="0"/>
        <w:adjustRightInd w:val="0"/>
        <w:spacing w:after="0" w:line="360" w:lineRule="auto"/>
        <w:jc w:val="both"/>
        <w:rPr>
          <w:rFonts w:ascii="Times New Roman" w:hAnsi="Times New Roman"/>
          <w:sz w:val="24"/>
          <w:szCs w:val="24"/>
        </w:rPr>
      </w:pPr>
    </w:p>
    <w:p w14:paraId="6D1C7EC7" w14:textId="495B59CE" w:rsidR="00A0385C" w:rsidRDefault="00A0385C" w:rsidP="00194FF2">
      <w:pPr>
        <w:autoSpaceDE w:val="0"/>
        <w:autoSpaceDN w:val="0"/>
        <w:adjustRightInd w:val="0"/>
        <w:spacing w:after="0" w:line="360" w:lineRule="auto"/>
        <w:jc w:val="both"/>
        <w:rPr>
          <w:rFonts w:ascii="Times New Roman" w:hAnsi="Times New Roman"/>
          <w:sz w:val="24"/>
          <w:szCs w:val="24"/>
        </w:rPr>
      </w:pPr>
    </w:p>
    <w:p w14:paraId="50911385" w14:textId="5A9F82DB" w:rsidR="00A0385C" w:rsidRDefault="00A0385C" w:rsidP="00194FF2">
      <w:pPr>
        <w:autoSpaceDE w:val="0"/>
        <w:autoSpaceDN w:val="0"/>
        <w:adjustRightInd w:val="0"/>
        <w:spacing w:after="0" w:line="360" w:lineRule="auto"/>
        <w:jc w:val="both"/>
        <w:rPr>
          <w:rFonts w:ascii="Times New Roman" w:hAnsi="Times New Roman"/>
          <w:sz w:val="24"/>
          <w:szCs w:val="24"/>
        </w:rPr>
      </w:pPr>
    </w:p>
    <w:p w14:paraId="346BFE20" w14:textId="46E23B4D" w:rsidR="00A0385C" w:rsidRDefault="00A0385C" w:rsidP="00194FF2">
      <w:pPr>
        <w:autoSpaceDE w:val="0"/>
        <w:autoSpaceDN w:val="0"/>
        <w:adjustRightInd w:val="0"/>
        <w:spacing w:after="0" w:line="360" w:lineRule="auto"/>
        <w:jc w:val="both"/>
        <w:rPr>
          <w:rFonts w:ascii="Times New Roman" w:hAnsi="Times New Roman"/>
          <w:sz w:val="24"/>
          <w:szCs w:val="24"/>
        </w:rPr>
      </w:pPr>
    </w:p>
    <w:p w14:paraId="7009D5F5" w14:textId="47719961" w:rsidR="00A0385C" w:rsidRDefault="00A0385C" w:rsidP="00194FF2">
      <w:pPr>
        <w:autoSpaceDE w:val="0"/>
        <w:autoSpaceDN w:val="0"/>
        <w:adjustRightInd w:val="0"/>
        <w:spacing w:after="0" w:line="360" w:lineRule="auto"/>
        <w:jc w:val="both"/>
        <w:rPr>
          <w:rFonts w:ascii="Times New Roman" w:hAnsi="Times New Roman"/>
          <w:sz w:val="24"/>
          <w:szCs w:val="24"/>
        </w:rPr>
      </w:pPr>
    </w:p>
    <w:p w14:paraId="6C15F8D3" w14:textId="3B9E445F" w:rsidR="00A0385C" w:rsidRDefault="00A0385C" w:rsidP="00194FF2">
      <w:pPr>
        <w:autoSpaceDE w:val="0"/>
        <w:autoSpaceDN w:val="0"/>
        <w:adjustRightInd w:val="0"/>
        <w:spacing w:after="0" w:line="360" w:lineRule="auto"/>
        <w:jc w:val="both"/>
        <w:rPr>
          <w:rFonts w:ascii="Times New Roman" w:hAnsi="Times New Roman"/>
          <w:sz w:val="24"/>
          <w:szCs w:val="24"/>
        </w:rPr>
      </w:pPr>
    </w:p>
    <w:p w14:paraId="41B1D3B8" w14:textId="7CA90DA0" w:rsidR="00A0385C" w:rsidRDefault="00A0385C" w:rsidP="00194FF2">
      <w:pPr>
        <w:autoSpaceDE w:val="0"/>
        <w:autoSpaceDN w:val="0"/>
        <w:adjustRightInd w:val="0"/>
        <w:spacing w:after="0" w:line="360" w:lineRule="auto"/>
        <w:jc w:val="both"/>
        <w:rPr>
          <w:rFonts w:ascii="Times New Roman" w:hAnsi="Times New Roman"/>
          <w:sz w:val="24"/>
          <w:szCs w:val="24"/>
        </w:rPr>
      </w:pPr>
    </w:p>
    <w:p w14:paraId="7C7CBE6A" w14:textId="67691486" w:rsidR="00A0385C" w:rsidRDefault="00A0385C" w:rsidP="00194FF2">
      <w:pPr>
        <w:autoSpaceDE w:val="0"/>
        <w:autoSpaceDN w:val="0"/>
        <w:adjustRightInd w:val="0"/>
        <w:spacing w:after="0" w:line="360" w:lineRule="auto"/>
        <w:jc w:val="both"/>
        <w:rPr>
          <w:rFonts w:ascii="Times New Roman" w:hAnsi="Times New Roman"/>
          <w:sz w:val="24"/>
          <w:szCs w:val="24"/>
        </w:rPr>
      </w:pPr>
    </w:p>
    <w:p w14:paraId="45454C4B" w14:textId="6366755F" w:rsidR="00A0385C" w:rsidRDefault="00A0385C" w:rsidP="00194FF2">
      <w:pPr>
        <w:autoSpaceDE w:val="0"/>
        <w:autoSpaceDN w:val="0"/>
        <w:adjustRightInd w:val="0"/>
        <w:spacing w:after="0" w:line="360" w:lineRule="auto"/>
        <w:jc w:val="both"/>
        <w:rPr>
          <w:rFonts w:ascii="Times New Roman" w:hAnsi="Times New Roman"/>
          <w:sz w:val="24"/>
          <w:szCs w:val="24"/>
        </w:rPr>
      </w:pPr>
    </w:p>
    <w:p w14:paraId="6CB1A62F" w14:textId="647D21A1" w:rsidR="00A0385C" w:rsidRDefault="00A0385C" w:rsidP="00194FF2">
      <w:pPr>
        <w:autoSpaceDE w:val="0"/>
        <w:autoSpaceDN w:val="0"/>
        <w:adjustRightInd w:val="0"/>
        <w:spacing w:after="0" w:line="360" w:lineRule="auto"/>
        <w:jc w:val="both"/>
        <w:rPr>
          <w:rFonts w:ascii="Times New Roman" w:hAnsi="Times New Roman"/>
          <w:sz w:val="24"/>
          <w:szCs w:val="24"/>
        </w:rPr>
      </w:pPr>
    </w:p>
    <w:p w14:paraId="2F80196C" w14:textId="4FB4D142" w:rsidR="00A0385C" w:rsidRDefault="00A0385C" w:rsidP="00194FF2">
      <w:pPr>
        <w:autoSpaceDE w:val="0"/>
        <w:autoSpaceDN w:val="0"/>
        <w:adjustRightInd w:val="0"/>
        <w:spacing w:after="0" w:line="360" w:lineRule="auto"/>
        <w:jc w:val="both"/>
        <w:rPr>
          <w:rFonts w:ascii="Times New Roman" w:hAnsi="Times New Roman"/>
          <w:sz w:val="24"/>
          <w:szCs w:val="24"/>
        </w:rPr>
      </w:pPr>
    </w:p>
    <w:p w14:paraId="66CCBA40" w14:textId="6FE09B65" w:rsidR="00A0385C" w:rsidRDefault="00A0385C" w:rsidP="00194FF2">
      <w:pPr>
        <w:autoSpaceDE w:val="0"/>
        <w:autoSpaceDN w:val="0"/>
        <w:adjustRightInd w:val="0"/>
        <w:spacing w:after="0" w:line="360" w:lineRule="auto"/>
        <w:jc w:val="both"/>
        <w:rPr>
          <w:rFonts w:ascii="Times New Roman" w:hAnsi="Times New Roman"/>
          <w:sz w:val="24"/>
          <w:szCs w:val="24"/>
        </w:rPr>
      </w:pPr>
    </w:p>
    <w:p w14:paraId="16B6635C" w14:textId="17AFB588" w:rsidR="00A0385C" w:rsidRDefault="00A0385C" w:rsidP="00194FF2">
      <w:pPr>
        <w:autoSpaceDE w:val="0"/>
        <w:autoSpaceDN w:val="0"/>
        <w:adjustRightInd w:val="0"/>
        <w:spacing w:after="0" w:line="360" w:lineRule="auto"/>
        <w:jc w:val="both"/>
        <w:rPr>
          <w:rFonts w:ascii="Times New Roman" w:hAnsi="Times New Roman"/>
          <w:sz w:val="24"/>
          <w:szCs w:val="24"/>
        </w:rPr>
      </w:pPr>
    </w:p>
    <w:p w14:paraId="4AD3DC8D" w14:textId="6B590DAE" w:rsidR="00A0385C" w:rsidRDefault="00A0385C" w:rsidP="00194FF2">
      <w:pPr>
        <w:autoSpaceDE w:val="0"/>
        <w:autoSpaceDN w:val="0"/>
        <w:adjustRightInd w:val="0"/>
        <w:spacing w:after="0" w:line="360" w:lineRule="auto"/>
        <w:jc w:val="both"/>
        <w:rPr>
          <w:rFonts w:ascii="Times New Roman" w:hAnsi="Times New Roman"/>
          <w:sz w:val="24"/>
          <w:szCs w:val="24"/>
        </w:rPr>
      </w:pPr>
    </w:p>
    <w:p w14:paraId="31B5C12C" w14:textId="3ED692E1" w:rsidR="001F12AD" w:rsidRPr="004F3FA3" w:rsidDel="008F1239" w:rsidRDefault="004379F5" w:rsidP="004F3FA3">
      <w:pPr>
        <w:pStyle w:val="Cabealho1"/>
        <w:rPr>
          <w:del w:id="891" w:author="Sousa" w:date="2019-08-03T09:44:00Z"/>
          <w:rFonts w:ascii="Times New Roman" w:hAnsi="Times New Roman" w:cs="Times New Roman"/>
          <w:b/>
          <w:color w:val="auto"/>
          <w:sz w:val="24"/>
          <w:szCs w:val="24"/>
        </w:rPr>
      </w:pPr>
      <w:bookmarkStart w:id="892" w:name="_Toc20314000"/>
      <w:bookmarkStart w:id="893" w:name="_Toc20364404"/>
      <w:bookmarkStart w:id="894" w:name="_Toc20366979"/>
      <w:r w:rsidRPr="004F3FA3">
        <w:rPr>
          <w:rFonts w:ascii="Times New Roman" w:hAnsi="Times New Roman" w:cs="Times New Roman"/>
          <w:b/>
          <w:color w:val="auto"/>
          <w:sz w:val="24"/>
          <w:szCs w:val="24"/>
        </w:rPr>
        <w:lastRenderedPageBreak/>
        <w:t>5.</w:t>
      </w:r>
      <w:bookmarkEnd w:id="892"/>
      <w:bookmarkEnd w:id="893"/>
      <w:bookmarkEnd w:id="894"/>
      <w:r w:rsidRPr="004F3FA3">
        <w:rPr>
          <w:rFonts w:ascii="Times New Roman" w:hAnsi="Times New Roman" w:cs="Times New Roman"/>
          <w:b/>
          <w:color w:val="auto"/>
          <w:sz w:val="24"/>
          <w:szCs w:val="24"/>
        </w:rPr>
        <w:t xml:space="preserve"> </w:t>
      </w:r>
    </w:p>
    <w:p w14:paraId="2EDFD32E" w14:textId="4EFE59BA" w:rsidR="001F12AD" w:rsidRPr="004F3FA3" w:rsidDel="008F1239" w:rsidRDefault="00811A3B" w:rsidP="004F3FA3">
      <w:pPr>
        <w:pStyle w:val="Cabealho1"/>
        <w:rPr>
          <w:del w:id="895" w:author="Sousa" w:date="2019-08-03T09:44:00Z"/>
          <w:rFonts w:ascii="Times New Roman" w:hAnsi="Times New Roman" w:cs="Times New Roman"/>
          <w:b/>
          <w:color w:val="auto"/>
          <w:sz w:val="24"/>
          <w:szCs w:val="24"/>
        </w:rPr>
      </w:pPr>
      <w:del w:id="896" w:author="Sousa" w:date="2019-08-03T09:44:00Z">
        <w:r w:rsidRPr="004F3FA3" w:rsidDel="008F1239">
          <w:rPr>
            <w:rFonts w:ascii="Times New Roman" w:hAnsi="Times New Roman" w:cs="Times New Roman"/>
            <w:b/>
            <w:color w:val="auto"/>
            <w:sz w:val="24"/>
            <w:szCs w:val="24"/>
          </w:rPr>
          <w:delText xml:space="preserve">CAPÍTULO V- PROPOSTA DE UM APLICATIVO PARA ENSINO DE ALUNOS PORTADORES DE DEFICIENCIA AUDITIVA </w:delText>
        </w:r>
      </w:del>
    </w:p>
    <w:p w14:paraId="242EA16D" w14:textId="0EC51D66" w:rsidR="008920DE" w:rsidRPr="004F3FA3" w:rsidDel="008F1239" w:rsidRDefault="008920DE" w:rsidP="004F3FA3">
      <w:pPr>
        <w:pStyle w:val="Cabealho1"/>
        <w:rPr>
          <w:del w:id="897" w:author="Sousa" w:date="2019-08-03T09:44:00Z"/>
          <w:rFonts w:ascii="Times New Roman" w:hAnsi="Times New Roman" w:cs="Times New Roman"/>
          <w:b/>
          <w:color w:val="auto"/>
          <w:sz w:val="24"/>
          <w:szCs w:val="24"/>
          <w:rPrChange w:id="898" w:author="Sousa" w:date="2019-08-04T19:07:00Z">
            <w:rPr>
              <w:del w:id="899" w:author="Sousa" w:date="2019-08-03T09:44:00Z"/>
              <w:b/>
            </w:rPr>
          </w:rPrChange>
        </w:rPr>
      </w:pPr>
      <w:commentRangeStart w:id="900"/>
    </w:p>
    <w:p w14:paraId="18274E5B" w14:textId="73723434" w:rsidR="00E855C5" w:rsidRPr="004F3FA3" w:rsidDel="00006CA8" w:rsidRDefault="00E855C5" w:rsidP="004F3FA3">
      <w:pPr>
        <w:pStyle w:val="Cabealho1"/>
        <w:rPr>
          <w:del w:id="901" w:author="Sousa" w:date="2019-07-26T14:08:00Z"/>
          <w:rFonts w:ascii="Times New Roman" w:hAnsi="Times New Roman" w:cs="Times New Roman"/>
          <w:b/>
          <w:color w:val="auto"/>
          <w:sz w:val="24"/>
          <w:szCs w:val="24"/>
        </w:rPr>
      </w:pPr>
      <w:del w:id="902" w:author="Sousa" w:date="2019-08-03T09:44:00Z">
        <w:r w:rsidRPr="004F3FA3" w:rsidDel="008F1239">
          <w:rPr>
            <w:rFonts w:ascii="Times New Roman" w:hAnsi="Times New Roman" w:cs="Times New Roman"/>
            <w:b/>
            <w:color w:val="auto"/>
            <w:sz w:val="24"/>
            <w:szCs w:val="24"/>
          </w:rPr>
          <w:delText xml:space="preserve">Neste capítulo apresentamos a proposta de uso de um aplicativo móvel para dinamização e melhoramento do ensino e aprendizagem da pessoa/aluno portadora de deficiência </w:delText>
        </w:r>
        <w:r w:rsidR="00FA1367" w:rsidRPr="004F3FA3" w:rsidDel="008F1239">
          <w:rPr>
            <w:rFonts w:ascii="Times New Roman" w:hAnsi="Times New Roman" w:cs="Times New Roman"/>
            <w:b/>
            <w:color w:val="auto"/>
            <w:sz w:val="24"/>
            <w:szCs w:val="24"/>
          </w:rPr>
          <w:delText xml:space="preserve">auditiva. </w:delText>
        </w:r>
      </w:del>
      <w:del w:id="903" w:author="Sousa" w:date="2019-07-26T14:08:00Z">
        <w:r w:rsidR="00FA1367" w:rsidRPr="004F3FA3" w:rsidDel="00006CA8">
          <w:rPr>
            <w:rFonts w:ascii="Times New Roman" w:hAnsi="Times New Roman" w:cs="Times New Roman"/>
            <w:b/>
            <w:color w:val="auto"/>
            <w:sz w:val="24"/>
            <w:szCs w:val="24"/>
          </w:rPr>
          <w:delText>O</w:delText>
        </w:r>
        <w:r w:rsidR="008D4F50" w:rsidRPr="004F3FA3" w:rsidDel="00006CA8">
          <w:rPr>
            <w:rFonts w:ascii="Times New Roman" w:hAnsi="Times New Roman" w:cs="Times New Roman"/>
            <w:b/>
            <w:color w:val="auto"/>
            <w:sz w:val="24"/>
            <w:szCs w:val="24"/>
          </w:rPr>
          <w:delText>s</w:delText>
        </w:r>
        <w:r w:rsidR="00FA1367" w:rsidRPr="004F3FA3" w:rsidDel="00006CA8">
          <w:rPr>
            <w:rFonts w:ascii="Times New Roman" w:hAnsi="Times New Roman" w:cs="Times New Roman"/>
            <w:b/>
            <w:color w:val="auto"/>
            <w:sz w:val="24"/>
            <w:szCs w:val="24"/>
          </w:rPr>
          <w:delText xml:space="preserve"> critério</w:delText>
        </w:r>
        <w:r w:rsidR="008D4F50" w:rsidRPr="004F3FA3" w:rsidDel="00006CA8">
          <w:rPr>
            <w:rFonts w:ascii="Times New Roman" w:hAnsi="Times New Roman" w:cs="Times New Roman"/>
            <w:b/>
            <w:color w:val="auto"/>
            <w:sz w:val="24"/>
            <w:szCs w:val="24"/>
          </w:rPr>
          <w:delText>s</w:delText>
        </w:r>
        <w:r w:rsidR="00FA1367" w:rsidRPr="004F3FA3" w:rsidDel="00006CA8">
          <w:rPr>
            <w:rFonts w:ascii="Times New Roman" w:hAnsi="Times New Roman" w:cs="Times New Roman"/>
            <w:b/>
            <w:color w:val="auto"/>
            <w:sz w:val="24"/>
            <w:szCs w:val="24"/>
          </w:rPr>
          <w:delText xml:space="preserve"> para a escolha do aplicativo foram: acessibilidade, funcionalidade e inclusão</w:delText>
        </w:r>
        <w:r w:rsidR="00417D17" w:rsidRPr="004F3FA3" w:rsidDel="00006CA8">
          <w:rPr>
            <w:rFonts w:ascii="Times New Roman" w:hAnsi="Times New Roman" w:cs="Times New Roman"/>
            <w:b/>
            <w:color w:val="auto"/>
            <w:sz w:val="24"/>
            <w:szCs w:val="24"/>
          </w:rPr>
          <w:delText xml:space="preserve"> e a acreditamos que o aplicativo Hand talk reúne </w:delText>
        </w:r>
        <w:r w:rsidR="00B11893" w:rsidRPr="004F3FA3" w:rsidDel="00006CA8">
          <w:rPr>
            <w:rFonts w:ascii="Times New Roman" w:hAnsi="Times New Roman" w:cs="Times New Roman"/>
            <w:b/>
            <w:color w:val="auto"/>
            <w:sz w:val="24"/>
            <w:szCs w:val="24"/>
          </w:rPr>
          <w:delText>melhor esses critérios, em relação aos outros dois, nomeadamente: RYBENÁ, PRODEAF, que apesar de serem importantes para educação da pessoa portadora de deficiência auditiva, apresentam limitações em relação aos critérios acima mencionados.</w:delText>
        </w:r>
      </w:del>
    </w:p>
    <w:p w14:paraId="69755B1B" w14:textId="53DA2EC7" w:rsidR="00271C7A" w:rsidRPr="004F3FA3" w:rsidDel="00006CA8" w:rsidRDefault="00271C7A">
      <w:pPr>
        <w:pStyle w:val="Cabealho1"/>
        <w:rPr>
          <w:del w:id="904" w:author="Sousa" w:date="2019-07-26T14:08:00Z"/>
          <w:rFonts w:ascii="Times New Roman" w:hAnsi="Times New Roman"/>
          <w:b/>
          <w:color w:val="auto"/>
          <w:sz w:val="24"/>
          <w:szCs w:val="24"/>
        </w:rPr>
        <w:pPrChange w:id="905" w:author="Sousa" w:date="2019-07-26T14:08:00Z">
          <w:pPr>
            <w:pStyle w:val="Legenda"/>
            <w:jc w:val="center"/>
          </w:pPr>
        </w:pPrChange>
      </w:pPr>
      <w:del w:id="906" w:author="Sousa" w:date="2019-07-26T14:08:00Z">
        <w:r w:rsidRPr="004F3FA3" w:rsidDel="00006CA8">
          <w:rPr>
            <w:rFonts w:ascii="Times New Roman" w:hAnsi="Times New Roman"/>
            <w:b/>
            <w:i/>
            <w:color w:val="auto"/>
            <w:sz w:val="24"/>
            <w:szCs w:val="24"/>
            <w:rPrChange w:id="907" w:author="Sousa" w:date="2019-08-04T19:07:00Z">
              <w:rPr>
                <w:rFonts w:ascii="Times New Roman" w:hAnsi="Times New Roman"/>
                <w:b/>
              </w:rPr>
            </w:rPrChange>
          </w:rPr>
          <w:delText>Fonte: sayscentrodeensino.wordpress.com</w:delText>
        </w:r>
      </w:del>
    </w:p>
    <w:p w14:paraId="1366C89A" w14:textId="74416547" w:rsidR="00271C7A" w:rsidRPr="004F3FA3" w:rsidDel="00006CA8" w:rsidRDefault="00271C7A" w:rsidP="004F3FA3">
      <w:pPr>
        <w:pStyle w:val="Cabealho1"/>
        <w:rPr>
          <w:del w:id="908" w:author="Sousa" w:date="2019-07-26T14:08:00Z"/>
          <w:rFonts w:ascii="Times New Roman" w:hAnsi="Times New Roman" w:cs="Times New Roman"/>
          <w:b/>
          <w:color w:val="auto"/>
          <w:sz w:val="24"/>
          <w:szCs w:val="24"/>
        </w:rPr>
      </w:pPr>
    </w:p>
    <w:p w14:paraId="00AB3F74" w14:textId="0BD73E98" w:rsidR="00271C7A" w:rsidRPr="004F3FA3" w:rsidDel="00006CA8" w:rsidRDefault="00271C7A" w:rsidP="004F3FA3">
      <w:pPr>
        <w:pStyle w:val="Cabealho1"/>
        <w:rPr>
          <w:del w:id="909" w:author="Sousa" w:date="2019-07-26T14:08:00Z"/>
          <w:rFonts w:ascii="Times New Roman" w:hAnsi="Times New Roman" w:cs="Times New Roman"/>
          <w:b/>
          <w:color w:val="auto"/>
          <w:sz w:val="24"/>
          <w:szCs w:val="24"/>
        </w:rPr>
      </w:pPr>
    </w:p>
    <w:p w14:paraId="31F4420F" w14:textId="34A9DEC8" w:rsidR="00271C7A" w:rsidRPr="004F3FA3" w:rsidDel="00006CA8" w:rsidRDefault="00271C7A" w:rsidP="004F3FA3">
      <w:pPr>
        <w:pStyle w:val="Cabealho1"/>
        <w:rPr>
          <w:del w:id="910" w:author="Sousa" w:date="2019-07-26T14:08:00Z"/>
          <w:rFonts w:ascii="Times New Roman" w:hAnsi="Times New Roman" w:cs="Times New Roman"/>
          <w:b/>
          <w:color w:val="auto"/>
          <w:sz w:val="24"/>
          <w:szCs w:val="24"/>
        </w:rPr>
      </w:pPr>
      <w:del w:id="911" w:author="Sousa" w:date="2019-07-26T14:08:00Z">
        <w:r w:rsidRPr="004F3FA3" w:rsidDel="00006CA8">
          <w:rPr>
            <w:rFonts w:ascii="Times New Roman" w:hAnsi="Times New Roman" w:cs="Times New Roman"/>
            <w:b/>
            <w:noProof/>
            <w:color w:val="auto"/>
            <w:sz w:val="24"/>
            <w:szCs w:val="24"/>
            <w:lang w:eastAsia="pt-PT"/>
            <w:rPrChange w:id="912" w:author="Unknown">
              <w:rPr>
                <w:i/>
                <w:iCs/>
                <w:noProof/>
                <w:color w:val="44546A" w:themeColor="text2"/>
                <w:sz w:val="18"/>
                <w:szCs w:val="18"/>
                <w:lang w:eastAsia="pt-PT"/>
              </w:rPr>
            </w:rPrChange>
          </w:rPr>
          <w:drawing>
            <wp:anchor distT="0" distB="0" distL="114300" distR="114300" simplePos="0" relativeHeight="251648512" behindDoc="1" locked="0" layoutInCell="1" allowOverlap="1" wp14:anchorId="3E0D0E29" wp14:editId="76CA7148">
              <wp:simplePos x="0" y="0"/>
              <wp:positionH relativeFrom="margin">
                <wp:align>center</wp:align>
              </wp:positionH>
              <wp:positionV relativeFrom="paragraph">
                <wp:posOffset>49022</wp:posOffset>
              </wp:positionV>
              <wp:extent cx="3011805" cy="2468880"/>
              <wp:effectExtent l="0" t="0" r="0" b="7620"/>
              <wp:wrapTight wrapText="bothSides">
                <wp:wrapPolygon edited="0">
                  <wp:start x="0" y="0"/>
                  <wp:lineTo x="0" y="21500"/>
                  <wp:lineTo x="21450" y="21500"/>
                  <wp:lineTo x="21450" y="0"/>
                  <wp:lineTo x="0" y="0"/>
                </wp:wrapPolygon>
              </wp:wrapTight>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11805" cy="2468880"/>
                      </a:xfrm>
                      <a:prstGeom prst="rect">
                        <a:avLst/>
                      </a:prstGeom>
                      <a:noFill/>
                    </pic:spPr>
                  </pic:pic>
                </a:graphicData>
              </a:graphic>
              <wp14:sizeRelH relativeFrom="page">
                <wp14:pctWidth>0</wp14:pctWidth>
              </wp14:sizeRelH>
              <wp14:sizeRelV relativeFrom="page">
                <wp14:pctHeight>0</wp14:pctHeight>
              </wp14:sizeRelV>
            </wp:anchor>
          </w:drawing>
        </w:r>
      </w:del>
    </w:p>
    <w:p w14:paraId="710D0DD4" w14:textId="7105DF77" w:rsidR="00271C7A" w:rsidRPr="004F3FA3" w:rsidDel="00006CA8" w:rsidRDefault="00271C7A" w:rsidP="004F3FA3">
      <w:pPr>
        <w:pStyle w:val="Cabealho1"/>
        <w:rPr>
          <w:del w:id="913" w:author="Sousa" w:date="2019-07-26T14:08:00Z"/>
          <w:rFonts w:ascii="Times New Roman" w:hAnsi="Times New Roman" w:cs="Times New Roman"/>
          <w:b/>
          <w:color w:val="auto"/>
          <w:sz w:val="24"/>
          <w:szCs w:val="24"/>
        </w:rPr>
      </w:pPr>
    </w:p>
    <w:p w14:paraId="74D32395" w14:textId="095ABAFD" w:rsidR="00271C7A" w:rsidRPr="004F3FA3" w:rsidDel="00006CA8" w:rsidRDefault="00271C7A" w:rsidP="004F3FA3">
      <w:pPr>
        <w:pStyle w:val="Cabealho1"/>
        <w:rPr>
          <w:del w:id="914" w:author="Sousa" w:date="2019-07-26T14:08:00Z"/>
          <w:rFonts w:ascii="Times New Roman" w:hAnsi="Times New Roman" w:cs="Times New Roman"/>
          <w:b/>
          <w:color w:val="auto"/>
          <w:sz w:val="24"/>
          <w:szCs w:val="24"/>
        </w:rPr>
      </w:pPr>
    </w:p>
    <w:p w14:paraId="63FD0015" w14:textId="78C43EF8" w:rsidR="00271C7A" w:rsidRPr="004F3FA3" w:rsidDel="00006CA8" w:rsidRDefault="00271C7A" w:rsidP="004F3FA3">
      <w:pPr>
        <w:pStyle w:val="Cabealho1"/>
        <w:rPr>
          <w:del w:id="915" w:author="Sousa" w:date="2019-07-26T14:08:00Z"/>
          <w:rFonts w:ascii="Times New Roman" w:hAnsi="Times New Roman" w:cs="Times New Roman"/>
          <w:b/>
          <w:color w:val="auto"/>
          <w:sz w:val="24"/>
          <w:szCs w:val="24"/>
        </w:rPr>
      </w:pPr>
    </w:p>
    <w:p w14:paraId="222C98EF" w14:textId="1BB09FBD" w:rsidR="00271C7A" w:rsidRPr="004F3FA3" w:rsidDel="00006CA8" w:rsidRDefault="00271C7A" w:rsidP="004F3FA3">
      <w:pPr>
        <w:pStyle w:val="Cabealho1"/>
        <w:rPr>
          <w:del w:id="916" w:author="Sousa" w:date="2019-07-26T14:08:00Z"/>
          <w:rFonts w:ascii="Times New Roman" w:hAnsi="Times New Roman" w:cs="Times New Roman"/>
          <w:b/>
          <w:color w:val="auto"/>
          <w:sz w:val="24"/>
          <w:szCs w:val="24"/>
        </w:rPr>
      </w:pPr>
    </w:p>
    <w:p w14:paraId="31B09DD5" w14:textId="61ECE203" w:rsidR="00271C7A" w:rsidRPr="004F3FA3" w:rsidDel="00006CA8" w:rsidRDefault="00271C7A" w:rsidP="004F3FA3">
      <w:pPr>
        <w:pStyle w:val="Cabealho1"/>
        <w:rPr>
          <w:del w:id="917" w:author="Sousa" w:date="2019-07-26T14:08:00Z"/>
          <w:rFonts w:ascii="Times New Roman" w:hAnsi="Times New Roman" w:cs="Times New Roman"/>
          <w:b/>
          <w:color w:val="auto"/>
          <w:sz w:val="24"/>
          <w:szCs w:val="24"/>
        </w:rPr>
      </w:pPr>
    </w:p>
    <w:p w14:paraId="6F1FC256" w14:textId="57A76A73" w:rsidR="00271C7A" w:rsidRPr="004F3FA3" w:rsidDel="00006CA8" w:rsidRDefault="00271C7A">
      <w:pPr>
        <w:pStyle w:val="Cabealho1"/>
        <w:rPr>
          <w:del w:id="918" w:author="Sousa" w:date="2019-07-26T14:08:00Z"/>
          <w:rFonts w:ascii="Times New Roman" w:hAnsi="Times New Roman"/>
          <w:b/>
          <w:color w:val="auto"/>
          <w:sz w:val="24"/>
          <w:szCs w:val="24"/>
          <w:rPrChange w:id="919" w:author="Sousa" w:date="2019-08-04T19:07:00Z">
            <w:rPr>
              <w:del w:id="920" w:author="Sousa" w:date="2019-07-26T14:08:00Z"/>
              <w:rFonts w:ascii="Times New Roman" w:hAnsi="Times New Roman"/>
              <w:b/>
            </w:rPr>
          </w:rPrChange>
        </w:rPr>
        <w:pPrChange w:id="921" w:author="Sousa" w:date="2019-07-26T14:08:00Z">
          <w:pPr>
            <w:pStyle w:val="Legenda"/>
            <w:jc w:val="center"/>
          </w:pPr>
        </w:pPrChange>
      </w:pPr>
    </w:p>
    <w:p w14:paraId="1CD5D1CA" w14:textId="6FC18499" w:rsidR="00271C7A" w:rsidRPr="004F3FA3" w:rsidDel="00006CA8" w:rsidRDefault="00271C7A">
      <w:pPr>
        <w:pStyle w:val="Cabealho1"/>
        <w:rPr>
          <w:del w:id="922" w:author="Sousa" w:date="2019-07-26T14:08:00Z"/>
          <w:rFonts w:ascii="Times New Roman" w:hAnsi="Times New Roman"/>
          <w:b/>
          <w:color w:val="auto"/>
          <w:sz w:val="24"/>
          <w:szCs w:val="24"/>
        </w:rPr>
        <w:pPrChange w:id="923" w:author="Sousa" w:date="2019-07-26T14:08:00Z">
          <w:pPr>
            <w:pStyle w:val="Legenda"/>
            <w:jc w:val="center"/>
          </w:pPr>
        </w:pPrChange>
      </w:pPr>
      <w:del w:id="924" w:author="Sousa" w:date="2019-07-26T14:08:00Z">
        <w:r w:rsidRPr="004F3FA3" w:rsidDel="00006CA8">
          <w:rPr>
            <w:rFonts w:ascii="Times New Roman" w:hAnsi="Times New Roman"/>
            <w:b/>
            <w:i/>
            <w:color w:val="auto"/>
            <w:sz w:val="24"/>
            <w:szCs w:val="24"/>
            <w:rPrChange w:id="925" w:author="Sousa" w:date="2019-08-04T19:07:00Z">
              <w:rPr>
                <w:rFonts w:ascii="Times New Roman" w:hAnsi="Times New Roman"/>
                <w:b/>
              </w:rPr>
            </w:rPrChange>
          </w:rPr>
          <w:delText>Fonte: sayscentrodeensino.wordpress.com</w:delText>
        </w:r>
      </w:del>
    </w:p>
    <w:p w14:paraId="58AAE97D" w14:textId="230C21FD" w:rsidR="00E855C5" w:rsidRPr="004F3FA3" w:rsidDel="00006CA8" w:rsidRDefault="00E855C5" w:rsidP="004F3FA3">
      <w:pPr>
        <w:pStyle w:val="Cabealho1"/>
        <w:rPr>
          <w:del w:id="926" w:author="Sousa" w:date="2019-07-26T14:08:00Z"/>
          <w:rFonts w:ascii="Times New Roman" w:hAnsi="Times New Roman" w:cs="Times New Roman"/>
          <w:b/>
          <w:color w:val="auto"/>
          <w:sz w:val="24"/>
          <w:szCs w:val="24"/>
        </w:rPr>
      </w:pPr>
      <w:del w:id="927" w:author="Sousa" w:date="2019-07-26T14:08:00Z">
        <w:r w:rsidRPr="004F3FA3" w:rsidDel="00006CA8">
          <w:rPr>
            <w:rFonts w:ascii="Times New Roman" w:hAnsi="Times New Roman" w:cs="Times New Roman"/>
            <w:b/>
            <w:color w:val="auto"/>
            <w:sz w:val="24"/>
            <w:szCs w:val="24"/>
          </w:rPr>
          <w:delText xml:space="preserve">Hand Talk: Mãos que Falam. É um aplicativo para dispositivos móveis que converte textos, imagens e áudio. Ele é composto de um </w:delText>
        </w:r>
        <w:r w:rsidRPr="004F3FA3" w:rsidDel="00006CA8">
          <w:rPr>
            <w:rFonts w:ascii="Times New Roman" w:hAnsi="Times New Roman" w:cs="Times New Roman"/>
            <w:b/>
            <w:i/>
            <w:iCs/>
            <w:color w:val="auto"/>
            <w:sz w:val="24"/>
            <w:szCs w:val="24"/>
          </w:rPr>
          <w:delText xml:space="preserve">avatar </w:delText>
        </w:r>
        <w:r w:rsidRPr="004F3FA3" w:rsidDel="00006CA8">
          <w:rPr>
            <w:rFonts w:ascii="Times New Roman" w:hAnsi="Times New Roman" w:cs="Times New Roman"/>
            <w:b/>
            <w:iCs/>
            <w:color w:val="auto"/>
            <w:sz w:val="24"/>
            <w:szCs w:val="24"/>
          </w:rPr>
          <w:delText>denominado Hugo</w:delText>
        </w:r>
        <w:r w:rsidRPr="004F3FA3" w:rsidDel="00006CA8">
          <w:rPr>
            <w:rFonts w:ascii="Times New Roman" w:hAnsi="Times New Roman" w:cs="Times New Roman"/>
            <w:b/>
            <w:i/>
            <w:iCs/>
            <w:color w:val="auto"/>
            <w:sz w:val="24"/>
            <w:szCs w:val="24"/>
          </w:rPr>
          <w:delText xml:space="preserve"> </w:delText>
        </w:r>
        <w:r w:rsidRPr="004F3FA3" w:rsidDel="00006CA8">
          <w:rPr>
            <w:rFonts w:ascii="Times New Roman" w:hAnsi="Times New Roman" w:cs="Times New Roman"/>
            <w:b/>
            <w:color w:val="auto"/>
            <w:sz w:val="24"/>
            <w:szCs w:val="24"/>
          </w:rPr>
          <w:delText xml:space="preserve">e por meio de texto, voz ou foto faz </w:delText>
        </w:r>
        <w:r w:rsidRPr="004F3FA3" w:rsidDel="00006CA8">
          <w:rPr>
            <w:rFonts w:ascii="Times New Roman" w:eastAsia="Lucida Sans Unicode" w:hAnsi="Times New Roman" w:cs="Times New Roman"/>
            <w:b/>
            <w:color w:val="auto"/>
            <w:kern w:val="1"/>
            <w:sz w:val="24"/>
            <w:szCs w:val="24"/>
            <w:lang w:val="pt-BR" w:eastAsia="ar-SA"/>
          </w:rPr>
          <w:delText xml:space="preserve">gratuitamente a tradução automática </w:delText>
        </w:r>
        <w:r w:rsidRPr="004F3FA3" w:rsidDel="00006CA8">
          <w:rPr>
            <w:rFonts w:ascii="Times New Roman" w:hAnsi="Times New Roman" w:cs="Times New Roman"/>
            <w:b/>
            <w:color w:val="auto"/>
            <w:sz w:val="24"/>
            <w:szCs w:val="24"/>
          </w:rPr>
          <w:delText xml:space="preserve">da língua portuguesa para Língua Brasileira de Sinais (HAND TALK, 2014). Disponível para as plataformas móveis Andróid e iOS, é gratuito. O aplicativo, que tem o objectivo de levar inclusão social a deficientes auditivos. Desenvolvida em Alagoas, no Brasil a proposta ganhou </w:delText>
        </w:r>
        <w:r w:rsidRPr="004F3FA3" w:rsidDel="00006CA8">
          <w:rPr>
            <w:rFonts w:ascii="Times New Roman" w:hAnsi="Times New Roman" w:cs="Times New Roman"/>
            <w:b/>
            <w:i/>
            <w:color w:val="auto"/>
            <w:sz w:val="24"/>
            <w:szCs w:val="24"/>
          </w:rPr>
          <w:delText>o World Summit Award Mobile</w:delText>
        </w:r>
        <w:r w:rsidRPr="004F3FA3" w:rsidDel="00006CA8">
          <w:rPr>
            <w:rFonts w:ascii="Times New Roman" w:hAnsi="Times New Roman" w:cs="Times New Roman"/>
            <w:b/>
            <w:color w:val="auto"/>
            <w:sz w:val="24"/>
            <w:szCs w:val="24"/>
          </w:rPr>
          <w:delText>, uma competição bianual promovida pela ONU, em 2013, que reconhece aplicativos de relevância para toda a humanidade</w:delText>
        </w:r>
        <w:r w:rsidRPr="004F3FA3" w:rsidDel="00006CA8">
          <w:rPr>
            <w:rFonts w:ascii="Times New Roman" w:hAnsi="Times New Roman" w:cs="Times New Roman"/>
            <w:b/>
            <w:color w:val="auto"/>
            <w:sz w:val="24"/>
            <w:szCs w:val="24"/>
            <w:rPrChange w:id="928" w:author="Sousa" w:date="2019-08-04T19:07:00Z">
              <w:rPr>
                <w:i/>
                <w:iCs/>
                <w:color w:val="44546A" w:themeColor="text2"/>
                <w:sz w:val="18"/>
                <w:szCs w:val="18"/>
              </w:rPr>
            </w:rPrChange>
          </w:rPr>
          <w:delText xml:space="preserve"> </w:delText>
        </w:r>
        <w:r w:rsidRPr="004F3FA3" w:rsidDel="00006CA8">
          <w:rPr>
            <w:rFonts w:ascii="Times New Roman" w:hAnsi="Times New Roman" w:cs="Times New Roman"/>
            <w:b/>
            <w:color w:val="auto"/>
            <w:sz w:val="24"/>
            <w:szCs w:val="24"/>
          </w:rPr>
          <w:delText xml:space="preserve">em Abu Dhabi, nos Emirados Árabes. </w:delText>
        </w:r>
      </w:del>
    </w:p>
    <w:p w14:paraId="2FCC58E5" w14:textId="68DA980A" w:rsidR="00E855C5" w:rsidRPr="004F3FA3" w:rsidDel="00006CA8" w:rsidRDefault="00E855C5" w:rsidP="004F3FA3">
      <w:pPr>
        <w:pStyle w:val="Cabealho1"/>
        <w:rPr>
          <w:del w:id="929" w:author="Sousa" w:date="2019-07-26T14:08:00Z"/>
          <w:rFonts w:ascii="Times New Roman" w:hAnsi="Times New Roman" w:cs="Times New Roman"/>
          <w:b/>
          <w:color w:val="auto"/>
          <w:sz w:val="24"/>
          <w:szCs w:val="24"/>
        </w:rPr>
      </w:pPr>
      <w:del w:id="930" w:author="Sousa" w:date="2019-07-26T14:08:00Z">
        <w:r w:rsidRPr="004F3FA3" w:rsidDel="00006CA8">
          <w:rPr>
            <w:rFonts w:ascii="Times New Roman" w:hAnsi="Times New Roman" w:cs="Times New Roman"/>
            <w:b/>
            <w:color w:val="auto"/>
            <w:sz w:val="24"/>
            <w:szCs w:val="24"/>
          </w:rPr>
          <w:delText xml:space="preserve">Segundo os criadores do </w:delText>
        </w:r>
        <w:r w:rsidRPr="004F3FA3" w:rsidDel="00006CA8">
          <w:rPr>
            <w:rFonts w:ascii="Times New Roman" w:hAnsi="Times New Roman" w:cs="Times New Roman"/>
            <w:b/>
            <w:i/>
            <w:color w:val="auto"/>
            <w:sz w:val="24"/>
            <w:szCs w:val="24"/>
          </w:rPr>
          <w:delText>Hand Talk</w:delText>
        </w:r>
        <w:r w:rsidRPr="004F3FA3" w:rsidDel="00006CA8">
          <w:rPr>
            <w:rFonts w:ascii="Times New Roman" w:hAnsi="Times New Roman" w:cs="Times New Roman"/>
            <w:b/>
            <w:color w:val="auto"/>
            <w:sz w:val="24"/>
            <w:szCs w:val="24"/>
          </w:rPr>
          <w:delText>, o sistema tem potencial de ser uma ferramenta de grande contribuição na aprendizagem, principalmente de crianças surdas, podendo possibilitar a integração dessas nas escolas tradicionais e ajudar no aprendizado cognitivo.</w:delText>
        </w:r>
      </w:del>
    </w:p>
    <w:p w14:paraId="4D7B2607" w14:textId="0276EB44" w:rsidR="00E855C5" w:rsidRPr="004F3FA3" w:rsidDel="00006CA8" w:rsidRDefault="00E855C5">
      <w:pPr>
        <w:pStyle w:val="Cabealho1"/>
        <w:rPr>
          <w:del w:id="931" w:author="Sousa" w:date="2019-07-26T14:08:00Z"/>
          <w:rFonts w:ascii="Times New Roman" w:hAnsi="Times New Roman"/>
          <w:b/>
          <w:sz w:val="24"/>
          <w:szCs w:val="24"/>
        </w:rPr>
        <w:pPrChange w:id="932" w:author="Sousa" w:date="2019-07-26T14:08:00Z">
          <w:pPr>
            <w:pStyle w:val="SemEspaamento"/>
            <w:spacing w:line="360" w:lineRule="auto"/>
            <w:jc w:val="both"/>
          </w:pPr>
        </w:pPrChange>
      </w:pPr>
      <w:del w:id="933" w:author="Sousa" w:date="2019-07-26T14:08:00Z">
        <w:r w:rsidRPr="004F3FA3" w:rsidDel="00006CA8">
          <w:rPr>
            <w:rFonts w:ascii="Times New Roman" w:hAnsi="Times New Roman" w:cs="Times New Roman"/>
            <w:b/>
            <w:color w:val="auto"/>
            <w:sz w:val="24"/>
            <w:szCs w:val="24"/>
          </w:rPr>
          <w:delText xml:space="preserve">O personagem virtual/intérprete é um tradutor dinâmico dos sinais, podendo ser visualizado em 3D. O usuário pode escolher a posição do personagem e melhor ângulo de visualização do sinal executado. No que se refere à interface, o personagem virtual Hugo se apresenta com uma roupa clara da mesma cor do fundo, bem como a cor da pele. Apesar da elegância, a visibilidade do sinal é dificultada, por não apresentar contraste de cor entre tom de pele, roupa e fundo da interface. </w:delText>
        </w:r>
      </w:del>
    </w:p>
    <w:p w14:paraId="086EB669" w14:textId="272C53BD" w:rsidR="00E855C5" w:rsidRPr="004F3FA3" w:rsidDel="00006CA8" w:rsidRDefault="00E855C5">
      <w:pPr>
        <w:pStyle w:val="Cabealho1"/>
        <w:rPr>
          <w:del w:id="934" w:author="Sousa" w:date="2019-07-26T14:08:00Z"/>
          <w:rFonts w:ascii="Times New Roman" w:hAnsi="Times New Roman"/>
          <w:b/>
          <w:sz w:val="24"/>
          <w:szCs w:val="24"/>
          <w:rPrChange w:id="935" w:author="Sousa" w:date="2019-08-04T19:07:00Z">
            <w:rPr>
              <w:del w:id="936" w:author="Sousa" w:date="2019-07-26T14:08:00Z"/>
            </w:rPr>
          </w:rPrChange>
        </w:rPr>
        <w:pPrChange w:id="937" w:author="Sousa" w:date="2019-07-26T14:08:00Z">
          <w:pPr>
            <w:pStyle w:val="SemEspaamento"/>
          </w:pPr>
        </w:pPrChange>
      </w:pPr>
    </w:p>
    <w:p w14:paraId="1A5881C9" w14:textId="7D49C2D4" w:rsidR="00E855C5" w:rsidRPr="004F3FA3" w:rsidDel="00006CA8" w:rsidRDefault="00E855C5">
      <w:pPr>
        <w:pStyle w:val="Cabealho1"/>
        <w:rPr>
          <w:del w:id="938" w:author="Sousa" w:date="2019-07-26T14:08:00Z"/>
          <w:rFonts w:ascii="Times New Roman" w:hAnsi="Times New Roman"/>
          <w:b/>
          <w:sz w:val="24"/>
          <w:szCs w:val="24"/>
        </w:rPr>
        <w:pPrChange w:id="939" w:author="Sousa" w:date="2019-07-26T14:08:00Z">
          <w:pPr>
            <w:pStyle w:val="SemEspaamento"/>
            <w:spacing w:line="360" w:lineRule="auto"/>
            <w:jc w:val="both"/>
          </w:pPr>
        </w:pPrChange>
      </w:pPr>
      <w:del w:id="940" w:author="Sousa" w:date="2019-07-26T14:08:00Z">
        <w:r w:rsidRPr="004F3FA3" w:rsidDel="00006CA8">
          <w:rPr>
            <w:rFonts w:ascii="Times New Roman" w:hAnsi="Times New Roman" w:cs="Times New Roman"/>
            <w:b/>
            <w:color w:val="auto"/>
            <w:sz w:val="24"/>
            <w:szCs w:val="24"/>
          </w:rPr>
          <w:delText xml:space="preserve">Na barra de funcionalidade, constam alguns ícones: no primeiro ícone, aparece o histórico das palavras e frases recentes acessadas; na sequência, no ícone “lápis”, escreve-se o texto a ser traduzido; no ícone “microfone”, grava-se a voz/áudio e processa-se para o item “editar”, aparecendo na tela em forma de texto, clica-se em “enviar” e a interpretação é realizada. </w:delText>
        </w:r>
      </w:del>
    </w:p>
    <w:p w14:paraId="5077B2DE" w14:textId="11C4309C" w:rsidR="00E855C5" w:rsidRPr="004F3FA3" w:rsidDel="00006CA8" w:rsidRDefault="00E855C5">
      <w:pPr>
        <w:pStyle w:val="Cabealho1"/>
        <w:rPr>
          <w:del w:id="941" w:author="Sousa" w:date="2019-07-26T14:08:00Z"/>
          <w:rFonts w:ascii="Times New Roman" w:hAnsi="Times New Roman"/>
          <w:b/>
          <w:sz w:val="24"/>
          <w:szCs w:val="24"/>
        </w:rPr>
        <w:pPrChange w:id="942" w:author="Sousa" w:date="2019-07-26T14:08:00Z">
          <w:pPr>
            <w:pStyle w:val="SemEspaamento"/>
            <w:jc w:val="both"/>
          </w:pPr>
        </w:pPrChange>
      </w:pPr>
    </w:p>
    <w:p w14:paraId="1B15C6FE" w14:textId="386D2028" w:rsidR="00E855C5" w:rsidRPr="004F3FA3" w:rsidDel="00006CA8" w:rsidRDefault="00E855C5">
      <w:pPr>
        <w:pStyle w:val="Cabealho1"/>
        <w:rPr>
          <w:del w:id="943" w:author="Sousa" w:date="2019-07-26T14:08:00Z"/>
          <w:rFonts w:ascii="Times New Roman" w:hAnsi="Times New Roman"/>
          <w:b/>
          <w:sz w:val="24"/>
          <w:szCs w:val="24"/>
        </w:rPr>
        <w:pPrChange w:id="944" w:author="Sousa" w:date="2019-07-26T14:08:00Z">
          <w:pPr>
            <w:pStyle w:val="SemEspaamento"/>
            <w:spacing w:line="360" w:lineRule="auto"/>
            <w:jc w:val="both"/>
          </w:pPr>
        </w:pPrChange>
      </w:pPr>
      <w:del w:id="945" w:author="Sousa" w:date="2019-07-26T14:08:00Z">
        <w:r w:rsidRPr="004F3FA3" w:rsidDel="00006CA8">
          <w:rPr>
            <w:rFonts w:ascii="Times New Roman" w:hAnsi="Times New Roman" w:cs="Times New Roman"/>
            <w:b/>
            <w:color w:val="auto"/>
            <w:sz w:val="24"/>
            <w:szCs w:val="24"/>
          </w:rPr>
          <w:delText xml:space="preserve">Com relação ao ícone “máquina”, pode-se fotografar o sinal e enviar a foto, no entanto, quando se enviou a foto, para testar o aplicativo, só apareceu símbolo desconexo com a informação enviada. Ao clicar em “enviar” essas informações passadas para texto, é feita a tradução, embora apareçam informações diferentes da foto enviada. </w:delText>
        </w:r>
      </w:del>
    </w:p>
    <w:p w14:paraId="2D7FB7AC" w14:textId="4D776689" w:rsidR="00E855C5" w:rsidRPr="004F3FA3" w:rsidDel="00006CA8" w:rsidRDefault="00E855C5">
      <w:pPr>
        <w:pStyle w:val="Cabealho1"/>
        <w:rPr>
          <w:del w:id="946" w:author="Sousa" w:date="2019-07-26T14:08:00Z"/>
          <w:rFonts w:ascii="Times New Roman" w:hAnsi="Times New Roman"/>
          <w:b/>
          <w:sz w:val="24"/>
          <w:szCs w:val="24"/>
        </w:rPr>
        <w:pPrChange w:id="947" w:author="Sousa" w:date="2019-07-26T14:08:00Z">
          <w:pPr>
            <w:pStyle w:val="SemEspaamento"/>
            <w:jc w:val="both"/>
          </w:pPr>
        </w:pPrChange>
      </w:pPr>
    </w:p>
    <w:p w14:paraId="17B5FA35" w14:textId="235F712E" w:rsidR="00E855C5" w:rsidRPr="004F3FA3" w:rsidDel="00006CA8" w:rsidRDefault="00E855C5">
      <w:pPr>
        <w:pStyle w:val="Cabealho1"/>
        <w:rPr>
          <w:del w:id="948" w:author="Sousa" w:date="2019-07-26T14:08:00Z"/>
          <w:rFonts w:ascii="Times New Roman" w:hAnsi="Times New Roman"/>
          <w:b/>
          <w:sz w:val="24"/>
          <w:szCs w:val="24"/>
        </w:rPr>
        <w:pPrChange w:id="949" w:author="Sousa" w:date="2019-07-26T14:08:00Z">
          <w:pPr>
            <w:pStyle w:val="SemEspaamento"/>
            <w:spacing w:line="360" w:lineRule="auto"/>
            <w:jc w:val="both"/>
          </w:pPr>
        </w:pPrChange>
      </w:pPr>
      <w:del w:id="950" w:author="Sousa" w:date="2019-07-26T14:08:00Z">
        <w:r w:rsidRPr="004F3FA3" w:rsidDel="00006CA8">
          <w:rPr>
            <w:rFonts w:ascii="Times New Roman" w:hAnsi="Times New Roman" w:cs="Times New Roman"/>
            <w:b/>
            <w:color w:val="auto"/>
            <w:sz w:val="24"/>
            <w:szCs w:val="24"/>
          </w:rPr>
          <w:delText>Salienta-se que, no ícone “texto”, é disponibilizado um teclado para ser digitado o texto a ser enviado para tradução. No último item, é possível acessar os ícones “ajustes”, “sugestões”, “</w:delText>
        </w:r>
        <w:r w:rsidRPr="004F3FA3" w:rsidDel="00006CA8">
          <w:rPr>
            <w:rFonts w:ascii="Times New Roman" w:hAnsi="Times New Roman" w:cs="Times New Roman"/>
            <w:b/>
            <w:i/>
            <w:iCs/>
            <w:color w:val="auto"/>
            <w:sz w:val="24"/>
            <w:szCs w:val="24"/>
          </w:rPr>
          <w:delText>facebook”</w:delText>
        </w:r>
        <w:r w:rsidRPr="004F3FA3" w:rsidDel="00006CA8">
          <w:rPr>
            <w:rFonts w:ascii="Times New Roman" w:hAnsi="Times New Roman" w:cs="Times New Roman"/>
            <w:b/>
            <w:color w:val="auto"/>
            <w:sz w:val="24"/>
            <w:szCs w:val="24"/>
          </w:rPr>
          <w:delText>, “</w:delText>
        </w:r>
        <w:r w:rsidRPr="004F3FA3" w:rsidDel="00006CA8">
          <w:rPr>
            <w:rFonts w:ascii="Times New Roman" w:hAnsi="Times New Roman" w:cs="Times New Roman"/>
            <w:b/>
            <w:i/>
            <w:iCs/>
            <w:color w:val="auto"/>
            <w:sz w:val="24"/>
            <w:szCs w:val="24"/>
          </w:rPr>
          <w:delText xml:space="preserve">Faq” </w:delText>
        </w:r>
        <w:r w:rsidRPr="004F3FA3" w:rsidDel="00006CA8">
          <w:rPr>
            <w:rFonts w:ascii="Times New Roman" w:hAnsi="Times New Roman" w:cs="Times New Roman"/>
            <w:b/>
            <w:color w:val="auto"/>
            <w:sz w:val="24"/>
            <w:szCs w:val="24"/>
          </w:rPr>
          <w:delText xml:space="preserve">e “Dicas”. No ícone “ajustes”, abre-se uma tela com nome “configurações”, com opção “confirma texto falado” e outro “confirma texto fotografado”. </w:delText>
        </w:r>
      </w:del>
    </w:p>
    <w:p w14:paraId="3B4C89FD" w14:textId="1F85BB25" w:rsidR="00E855C5" w:rsidRPr="004F3FA3" w:rsidDel="00006CA8" w:rsidRDefault="00E855C5">
      <w:pPr>
        <w:pStyle w:val="Cabealho1"/>
        <w:rPr>
          <w:del w:id="951" w:author="Sousa" w:date="2019-07-26T14:08:00Z"/>
          <w:rFonts w:ascii="Times New Roman" w:hAnsi="Times New Roman"/>
          <w:b/>
          <w:sz w:val="24"/>
          <w:szCs w:val="24"/>
        </w:rPr>
        <w:pPrChange w:id="952" w:author="Sousa" w:date="2019-07-26T14:08:00Z">
          <w:pPr>
            <w:pStyle w:val="SemEspaamento"/>
            <w:jc w:val="both"/>
          </w:pPr>
        </w:pPrChange>
      </w:pPr>
    </w:p>
    <w:p w14:paraId="0256745F" w14:textId="46C71744" w:rsidR="00E855C5" w:rsidRPr="004F3FA3" w:rsidDel="00006CA8" w:rsidRDefault="00E855C5">
      <w:pPr>
        <w:pStyle w:val="Cabealho1"/>
        <w:rPr>
          <w:del w:id="953" w:author="Sousa" w:date="2019-07-26T14:08:00Z"/>
          <w:rFonts w:ascii="Times New Roman" w:hAnsi="Times New Roman"/>
          <w:b/>
          <w:sz w:val="24"/>
          <w:szCs w:val="24"/>
        </w:rPr>
        <w:pPrChange w:id="954" w:author="Sousa" w:date="2019-07-26T14:08:00Z">
          <w:pPr>
            <w:pStyle w:val="SemEspaamento"/>
            <w:spacing w:line="360" w:lineRule="auto"/>
            <w:jc w:val="both"/>
          </w:pPr>
        </w:pPrChange>
      </w:pPr>
      <w:del w:id="955" w:author="Sousa" w:date="2019-07-26T14:08:00Z">
        <w:r w:rsidRPr="004F3FA3" w:rsidDel="00006CA8">
          <w:rPr>
            <w:rFonts w:ascii="Times New Roman" w:hAnsi="Times New Roman" w:cs="Times New Roman"/>
            <w:b/>
            <w:color w:val="auto"/>
            <w:sz w:val="24"/>
            <w:szCs w:val="24"/>
          </w:rPr>
          <w:delText xml:space="preserve">No item “sugestões”, consta acesso a nome, e-mail juntamente com a tela de acesso ao teclado para digitar palavras a ser enviadas pelo e-mail. No item </w:delText>
        </w:r>
        <w:r w:rsidRPr="004F3FA3" w:rsidDel="00006CA8">
          <w:rPr>
            <w:rFonts w:ascii="Times New Roman" w:hAnsi="Times New Roman" w:cs="Times New Roman"/>
            <w:b/>
            <w:i/>
            <w:iCs/>
            <w:color w:val="auto"/>
            <w:sz w:val="24"/>
            <w:szCs w:val="24"/>
          </w:rPr>
          <w:delText>Facebook</w:delText>
        </w:r>
        <w:r w:rsidRPr="004F3FA3" w:rsidDel="00006CA8">
          <w:rPr>
            <w:rFonts w:ascii="Times New Roman" w:hAnsi="Times New Roman" w:cs="Times New Roman"/>
            <w:b/>
            <w:color w:val="auto"/>
            <w:sz w:val="24"/>
            <w:szCs w:val="24"/>
          </w:rPr>
          <w:delText xml:space="preserve">, abre-se uma página do </w:delText>
        </w:r>
        <w:r w:rsidRPr="004F3FA3" w:rsidDel="00006CA8">
          <w:rPr>
            <w:rFonts w:ascii="Times New Roman" w:hAnsi="Times New Roman" w:cs="Times New Roman"/>
            <w:b/>
            <w:i/>
            <w:iCs/>
            <w:color w:val="auto"/>
            <w:sz w:val="24"/>
            <w:szCs w:val="24"/>
          </w:rPr>
          <w:delText xml:space="preserve">Hand Talk </w:delText>
        </w:r>
        <w:r w:rsidRPr="004F3FA3" w:rsidDel="00006CA8">
          <w:rPr>
            <w:rFonts w:ascii="Times New Roman" w:hAnsi="Times New Roman" w:cs="Times New Roman"/>
            <w:b/>
            <w:color w:val="auto"/>
            <w:sz w:val="24"/>
            <w:szCs w:val="24"/>
          </w:rPr>
          <w:delText>no facebook, com possibilidade de baixar o aplicativo com explicações detalhadas.</w:delText>
        </w:r>
      </w:del>
    </w:p>
    <w:p w14:paraId="49BB2299" w14:textId="5ED454AF" w:rsidR="00E855C5" w:rsidRPr="004F3FA3" w:rsidDel="00006CA8" w:rsidRDefault="00E855C5">
      <w:pPr>
        <w:pStyle w:val="Cabealho1"/>
        <w:rPr>
          <w:del w:id="956" w:author="Sousa" w:date="2019-07-26T14:08:00Z"/>
          <w:rFonts w:ascii="Times New Roman" w:hAnsi="Times New Roman"/>
          <w:b/>
          <w:sz w:val="24"/>
          <w:szCs w:val="24"/>
        </w:rPr>
        <w:pPrChange w:id="957" w:author="Sousa" w:date="2019-07-26T14:08:00Z">
          <w:pPr>
            <w:pStyle w:val="SemEspaamento"/>
            <w:jc w:val="both"/>
          </w:pPr>
        </w:pPrChange>
      </w:pPr>
    </w:p>
    <w:p w14:paraId="2B2B295E" w14:textId="2C18D828" w:rsidR="00E855C5" w:rsidRPr="004F3FA3" w:rsidDel="00006CA8" w:rsidRDefault="00E855C5">
      <w:pPr>
        <w:pStyle w:val="Cabealho1"/>
        <w:rPr>
          <w:del w:id="958" w:author="Sousa" w:date="2019-07-26T14:08:00Z"/>
          <w:rFonts w:ascii="Times New Roman" w:hAnsi="Times New Roman"/>
          <w:b/>
          <w:sz w:val="24"/>
          <w:szCs w:val="24"/>
        </w:rPr>
        <w:pPrChange w:id="959" w:author="Sousa" w:date="2019-07-26T14:08:00Z">
          <w:pPr>
            <w:pStyle w:val="SemEspaamento"/>
            <w:spacing w:line="360" w:lineRule="auto"/>
            <w:jc w:val="both"/>
          </w:pPr>
        </w:pPrChange>
      </w:pPr>
      <w:del w:id="960" w:author="Sousa" w:date="2019-07-26T14:08:00Z">
        <w:r w:rsidRPr="004F3FA3" w:rsidDel="00006CA8">
          <w:rPr>
            <w:rFonts w:ascii="Times New Roman" w:hAnsi="Times New Roman" w:cs="Times New Roman"/>
            <w:b/>
            <w:color w:val="auto"/>
            <w:sz w:val="24"/>
            <w:szCs w:val="24"/>
          </w:rPr>
          <w:delText xml:space="preserve">No FAQ, vêm as explicações sobre o que é o aplicativo </w:delText>
        </w:r>
        <w:r w:rsidRPr="004F3FA3" w:rsidDel="00006CA8">
          <w:rPr>
            <w:rFonts w:ascii="Times New Roman" w:hAnsi="Times New Roman" w:cs="Times New Roman"/>
            <w:b/>
            <w:i/>
            <w:iCs/>
            <w:color w:val="auto"/>
            <w:sz w:val="24"/>
            <w:szCs w:val="24"/>
          </w:rPr>
          <w:delText xml:space="preserve">Hand Talk </w:delText>
        </w:r>
        <w:r w:rsidRPr="004F3FA3" w:rsidDel="00006CA8">
          <w:rPr>
            <w:rFonts w:ascii="Times New Roman" w:hAnsi="Times New Roman" w:cs="Times New Roman"/>
            <w:b/>
            <w:color w:val="auto"/>
            <w:sz w:val="24"/>
            <w:szCs w:val="24"/>
          </w:rPr>
          <w:delText>com questões sobre ele, com suas respectivas respostas. Por exemplo: o aplicativo traduz conteúdos de outras línguas; resposta: Ainda não! Atualmente, a tradução é feita do português para a LIBRAS, a língua brasileira de sinais. Entende-se que o FAQ é uma espécie de tutorial do aplicativo.</w:delText>
        </w:r>
      </w:del>
    </w:p>
    <w:p w14:paraId="31DEC734" w14:textId="50293CE3" w:rsidR="00E855C5" w:rsidRPr="004F3FA3" w:rsidDel="00006CA8" w:rsidRDefault="00E855C5">
      <w:pPr>
        <w:pStyle w:val="Cabealho1"/>
        <w:rPr>
          <w:del w:id="961" w:author="Sousa" w:date="2019-07-26T14:08:00Z"/>
          <w:rFonts w:ascii="Times New Roman" w:hAnsi="Times New Roman"/>
          <w:b/>
          <w:sz w:val="24"/>
          <w:szCs w:val="24"/>
        </w:rPr>
        <w:pPrChange w:id="962" w:author="Sousa" w:date="2019-07-26T14:08:00Z">
          <w:pPr>
            <w:pStyle w:val="SemEspaamento"/>
            <w:jc w:val="both"/>
          </w:pPr>
        </w:pPrChange>
      </w:pPr>
    </w:p>
    <w:p w14:paraId="4A8CD761" w14:textId="196A6952" w:rsidR="00E855C5" w:rsidRPr="004F3FA3" w:rsidDel="00006CA8" w:rsidRDefault="00E855C5">
      <w:pPr>
        <w:pStyle w:val="Cabealho1"/>
        <w:rPr>
          <w:del w:id="963" w:author="Sousa" w:date="2019-07-26T14:08:00Z"/>
          <w:rFonts w:ascii="Times New Roman" w:hAnsi="Times New Roman"/>
          <w:b/>
          <w:sz w:val="24"/>
          <w:szCs w:val="24"/>
        </w:rPr>
        <w:pPrChange w:id="964" w:author="Sousa" w:date="2019-07-26T14:08:00Z">
          <w:pPr>
            <w:pStyle w:val="SemEspaamento"/>
            <w:spacing w:line="360" w:lineRule="auto"/>
            <w:jc w:val="both"/>
          </w:pPr>
        </w:pPrChange>
      </w:pPr>
      <w:del w:id="965" w:author="Sousa" w:date="2019-07-26T14:08:00Z">
        <w:r w:rsidRPr="004F3FA3" w:rsidDel="00006CA8">
          <w:rPr>
            <w:rFonts w:ascii="Times New Roman" w:hAnsi="Times New Roman"/>
            <w:b/>
            <w:sz w:val="24"/>
            <w:szCs w:val="24"/>
            <w:rPrChange w:id="966" w:author="Sousa" w:date="2019-08-04T19:07:00Z">
              <w:rPr>
                <w:sz w:val="23"/>
                <w:szCs w:val="23"/>
              </w:rPr>
            </w:rPrChange>
          </w:rPr>
          <w:delText xml:space="preserve">É </w:delText>
        </w:r>
        <w:r w:rsidRPr="004F3FA3" w:rsidDel="00006CA8">
          <w:rPr>
            <w:rFonts w:ascii="Times New Roman" w:hAnsi="Times New Roman" w:cs="Times New Roman"/>
            <w:b/>
            <w:color w:val="auto"/>
            <w:sz w:val="24"/>
            <w:szCs w:val="24"/>
          </w:rPr>
          <w:delText>interessante informar que, para repetir o sinal, clicam-se duas vezes no Hugo (o intérprete virtual); para parar, clica-se uma vez na tela e ele para a tradução. Para aumentar ou diminuir a velocidade dos sinais, clica-se em “ajustes”, e escolhe-se a velocidade desejada, o que facilita a aprendizagem, permitindo que os sinais sejam melhor compreendidos em uma velocidade menor.</w:delText>
        </w:r>
      </w:del>
    </w:p>
    <w:p w14:paraId="61CB265F" w14:textId="22572D48" w:rsidR="00556E32" w:rsidRPr="004F3FA3" w:rsidDel="00006CA8" w:rsidRDefault="00556E32">
      <w:pPr>
        <w:pStyle w:val="Cabealho1"/>
        <w:rPr>
          <w:del w:id="967" w:author="Sousa" w:date="2019-07-26T14:08:00Z"/>
          <w:rFonts w:ascii="Times New Roman" w:hAnsi="Times New Roman"/>
          <w:b/>
          <w:sz w:val="24"/>
          <w:szCs w:val="24"/>
          <w:rPrChange w:id="968" w:author="Sousa" w:date="2019-08-04T19:07:00Z">
            <w:rPr>
              <w:del w:id="969" w:author="Sousa" w:date="2019-07-26T14:08:00Z"/>
            </w:rPr>
          </w:rPrChange>
        </w:rPr>
        <w:pPrChange w:id="970" w:author="Sousa" w:date="2019-07-26T14:08:00Z">
          <w:pPr>
            <w:pStyle w:val="SemEspaamento"/>
          </w:pPr>
        </w:pPrChange>
      </w:pPr>
    </w:p>
    <w:p w14:paraId="2C94E34F" w14:textId="0570E95E" w:rsidR="00556E32" w:rsidRPr="004F3FA3" w:rsidDel="00006CA8" w:rsidRDefault="00556E32">
      <w:pPr>
        <w:pStyle w:val="Cabealho1"/>
        <w:rPr>
          <w:del w:id="971" w:author="Sousa" w:date="2019-07-26T14:08:00Z"/>
          <w:rFonts w:ascii="Times New Roman" w:hAnsi="Times New Roman"/>
          <w:b/>
          <w:sz w:val="24"/>
          <w:szCs w:val="24"/>
        </w:rPr>
        <w:pPrChange w:id="972" w:author="Sousa" w:date="2019-07-26T14:08:00Z">
          <w:pPr>
            <w:pStyle w:val="SemEspaamento"/>
            <w:spacing w:line="360" w:lineRule="auto"/>
            <w:jc w:val="both"/>
          </w:pPr>
        </w:pPrChange>
      </w:pPr>
      <w:del w:id="973" w:author="Sousa" w:date="2019-07-26T14:08:00Z">
        <w:r w:rsidRPr="004F3FA3" w:rsidDel="00006CA8">
          <w:rPr>
            <w:rFonts w:ascii="Times New Roman" w:hAnsi="Times New Roman" w:cs="Times New Roman"/>
            <w:b/>
            <w:color w:val="auto"/>
            <w:sz w:val="24"/>
            <w:szCs w:val="24"/>
          </w:rPr>
          <w:delText xml:space="preserve">Instalação </w:delText>
        </w:r>
      </w:del>
    </w:p>
    <w:p w14:paraId="60F5773D" w14:textId="74F58F6D" w:rsidR="00F459EF" w:rsidRPr="004F3FA3" w:rsidDel="00006CA8" w:rsidRDefault="00127EB7">
      <w:pPr>
        <w:pStyle w:val="Cabealho1"/>
        <w:rPr>
          <w:del w:id="974" w:author="Sousa" w:date="2019-07-26T14:08:00Z"/>
          <w:rFonts w:ascii="Times New Roman" w:hAnsi="Times New Roman"/>
          <w:b/>
          <w:sz w:val="24"/>
          <w:szCs w:val="24"/>
        </w:rPr>
        <w:pPrChange w:id="975" w:author="Sousa" w:date="2019-07-26T14:08:00Z">
          <w:pPr>
            <w:pStyle w:val="SemEspaamento"/>
            <w:spacing w:line="360" w:lineRule="auto"/>
            <w:jc w:val="both"/>
          </w:pPr>
        </w:pPrChange>
      </w:pPr>
      <w:del w:id="976" w:author="Sousa" w:date="2019-07-26T14:08:00Z">
        <w:r w:rsidRPr="004F3FA3" w:rsidDel="00006CA8">
          <w:rPr>
            <w:rFonts w:ascii="Times New Roman" w:hAnsi="Times New Roman" w:cs="Times New Roman"/>
            <w:b/>
            <w:color w:val="auto"/>
            <w:sz w:val="24"/>
            <w:szCs w:val="24"/>
          </w:rPr>
          <w:delText>A instalação do aplicativo Hand Talk é fácil</w:delText>
        </w:r>
        <w:r w:rsidR="006B5674" w:rsidRPr="004F3FA3" w:rsidDel="00006CA8">
          <w:rPr>
            <w:rFonts w:ascii="Times New Roman" w:hAnsi="Times New Roman" w:cs="Times New Roman"/>
            <w:b/>
            <w:color w:val="auto"/>
            <w:sz w:val="24"/>
            <w:szCs w:val="24"/>
          </w:rPr>
          <w:delText xml:space="preserve"> de ser instalado e utilizado</w:delText>
        </w:r>
        <w:r w:rsidRPr="004F3FA3" w:rsidDel="00006CA8">
          <w:rPr>
            <w:rFonts w:ascii="Times New Roman" w:hAnsi="Times New Roman" w:cs="Times New Roman"/>
            <w:b/>
            <w:color w:val="auto"/>
            <w:sz w:val="24"/>
            <w:szCs w:val="24"/>
          </w:rPr>
          <w:delText>. Comece por aceder as lojas</w:delText>
        </w:r>
        <w:r w:rsidR="00A77510" w:rsidRPr="004F3FA3" w:rsidDel="00006CA8">
          <w:rPr>
            <w:rFonts w:ascii="Times New Roman" w:hAnsi="Times New Roman" w:cs="Times New Roman"/>
            <w:b/>
            <w:color w:val="auto"/>
            <w:sz w:val="24"/>
            <w:szCs w:val="24"/>
          </w:rPr>
          <w:delText xml:space="preserve"> de aplicativos</w:delText>
        </w:r>
        <w:r w:rsidRPr="004F3FA3" w:rsidDel="00006CA8">
          <w:rPr>
            <w:rFonts w:ascii="Times New Roman" w:hAnsi="Times New Roman" w:cs="Times New Roman"/>
            <w:b/>
            <w:color w:val="auto"/>
            <w:sz w:val="24"/>
            <w:szCs w:val="24"/>
          </w:rPr>
          <w:delText xml:space="preserve"> através dos dispositivos </w:delText>
        </w:r>
        <w:r w:rsidR="001E3FD5" w:rsidRPr="004F3FA3" w:rsidDel="00006CA8">
          <w:rPr>
            <w:rFonts w:ascii="Times New Roman" w:hAnsi="Times New Roman" w:cs="Times New Roman"/>
            <w:b/>
            <w:color w:val="auto"/>
            <w:sz w:val="24"/>
            <w:szCs w:val="24"/>
          </w:rPr>
          <w:delText>mó</w:delText>
        </w:r>
        <w:r w:rsidR="00A77510" w:rsidRPr="004F3FA3" w:rsidDel="00006CA8">
          <w:rPr>
            <w:rFonts w:ascii="Times New Roman" w:hAnsi="Times New Roman" w:cs="Times New Roman"/>
            <w:b/>
            <w:color w:val="auto"/>
            <w:sz w:val="24"/>
            <w:szCs w:val="24"/>
          </w:rPr>
          <w:delText xml:space="preserve">veis, como </w:delText>
        </w:r>
        <w:r w:rsidR="00A77510" w:rsidRPr="004F3FA3" w:rsidDel="00006CA8">
          <w:rPr>
            <w:rFonts w:ascii="Times New Roman" w:hAnsi="Times New Roman" w:cs="Times New Roman"/>
            <w:b/>
            <w:i/>
            <w:color w:val="auto"/>
            <w:sz w:val="24"/>
            <w:szCs w:val="24"/>
          </w:rPr>
          <w:delText xml:space="preserve">tablets </w:delText>
        </w:r>
        <w:r w:rsidR="00A77510" w:rsidRPr="004F3FA3" w:rsidDel="00006CA8">
          <w:rPr>
            <w:rFonts w:ascii="Times New Roman" w:hAnsi="Times New Roman" w:cs="Times New Roman"/>
            <w:b/>
            <w:color w:val="auto"/>
            <w:sz w:val="24"/>
            <w:szCs w:val="24"/>
          </w:rPr>
          <w:delText>e</w:delText>
        </w:r>
        <w:r w:rsidR="00A77510" w:rsidRPr="004F3FA3" w:rsidDel="00006CA8">
          <w:rPr>
            <w:rFonts w:ascii="Times New Roman" w:hAnsi="Times New Roman" w:cs="Times New Roman"/>
            <w:b/>
            <w:i/>
            <w:color w:val="auto"/>
            <w:sz w:val="24"/>
            <w:szCs w:val="24"/>
          </w:rPr>
          <w:delText xml:space="preserve"> smartphones</w:delText>
        </w:r>
        <w:r w:rsidR="005D04AD" w:rsidRPr="004F3FA3" w:rsidDel="00006CA8">
          <w:rPr>
            <w:rFonts w:ascii="Times New Roman" w:hAnsi="Times New Roman" w:cs="Times New Roman"/>
            <w:b/>
            <w:color w:val="auto"/>
            <w:sz w:val="24"/>
            <w:szCs w:val="24"/>
          </w:rPr>
          <w:delText xml:space="preserve">. Depois de encontrar o aplicativo, </w:delText>
        </w:r>
        <w:r w:rsidR="007F31AE" w:rsidRPr="004F3FA3" w:rsidDel="00006CA8">
          <w:rPr>
            <w:rFonts w:ascii="Times New Roman" w:hAnsi="Times New Roman" w:cs="Times New Roman"/>
            <w:b/>
            <w:color w:val="auto"/>
            <w:sz w:val="24"/>
            <w:szCs w:val="24"/>
          </w:rPr>
          <w:delText>e clique em instalar</w:delText>
        </w:r>
        <w:r w:rsidR="008742F9" w:rsidRPr="004F3FA3" w:rsidDel="00006CA8">
          <w:rPr>
            <w:rFonts w:ascii="Times New Roman" w:hAnsi="Times New Roman" w:cs="Times New Roman"/>
            <w:b/>
            <w:color w:val="auto"/>
            <w:sz w:val="24"/>
            <w:szCs w:val="24"/>
          </w:rPr>
          <w:delText>, na play store para</w:delText>
        </w:r>
        <w:r w:rsidR="00115232" w:rsidRPr="004F3FA3" w:rsidDel="00006CA8">
          <w:rPr>
            <w:rFonts w:ascii="Times New Roman" w:hAnsi="Times New Roman" w:cs="Times New Roman"/>
            <w:b/>
            <w:color w:val="auto"/>
            <w:sz w:val="24"/>
            <w:szCs w:val="24"/>
          </w:rPr>
          <w:delText xml:space="preserve"> sistema</w:delText>
        </w:r>
        <w:r w:rsidR="00B152B9" w:rsidRPr="004F3FA3" w:rsidDel="00006CA8">
          <w:rPr>
            <w:rFonts w:ascii="Times New Roman" w:hAnsi="Times New Roman" w:cs="Times New Roman"/>
            <w:b/>
            <w:color w:val="auto"/>
            <w:sz w:val="24"/>
            <w:szCs w:val="24"/>
          </w:rPr>
          <w:delText xml:space="preserve"> android ou na</w:delText>
        </w:r>
        <w:r w:rsidR="008742F9" w:rsidRPr="004F3FA3" w:rsidDel="00006CA8">
          <w:rPr>
            <w:rFonts w:ascii="Times New Roman" w:hAnsi="Times New Roman" w:cs="Times New Roman"/>
            <w:b/>
            <w:color w:val="auto"/>
            <w:sz w:val="24"/>
            <w:szCs w:val="24"/>
          </w:rPr>
          <w:delText xml:space="preserve"> app store</w:delText>
        </w:r>
        <w:r w:rsidR="00115232" w:rsidRPr="004F3FA3" w:rsidDel="00006CA8">
          <w:rPr>
            <w:rFonts w:ascii="Times New Roman" w:hAnsi="Times New Roman" w:cs="Times New Roman"/>
            <w:b/>
            <w:color w:val="auto"/>
            <w:sz w:val="24"/>
            <w:szCs w:val="24"/>
          </w:rPr>
          <w:delText xml:space="preserve"> para IOS</w:delText>
        </w:r>
        <w:r w:rsidR="008742F9" w:rsidRPr="004F3FA3" w:rsidDel="00006CA8">
          <w:rPr>
            <w:rFonts w:ascii="Times New Roman" w:hAnsi="Times New Roman" w:cs="Times New Roman"/>
            <w:b/>
            <w:color w:val="auto"/>
            <w:sz w:val="24"/>
            <w:szCs w:val="24"/>
          </w:rPr>
          <w:delText>.</w:delText>
        </w:r>
      </w:del>
    </w:p>
    <w:p w14:paraId="1B8971D4" w14:textId="20AF0830" w:rsidR="00991898" w:rsidRPr="004F3FA3" w:rsidDel="00006CA8" w:rsidRDefault="009E4236">
      <w:pPr>
        <w:pStyle w:val="Cabealho1"/>
        <w:rPr>
          <w:del w:id="977" w:author="Sousa" w:date="2019-07-26T14:08:00Z"/>
          <w:rFonts w:ascii="Times New Roman" w:hAnsi="Times New Roman"/>
          <w:b/>
          <w:sz w:val="24"/>
          <w:szCs w:val="24"/>
        </w:rPr>
        <w:pPrChange w:id="978" w:author="Sousa" w:date="2019-07-26T14:08:00Z">
          <w:pPr>
            <w:pStyle w:val="SemEspaamento"/>
            <w:spacing w:line="360" w:lineRule="auto"/>
            <w:jc w:val="both"/>
          </w:pPr>
        </w:pPrChange>
      </w:pPr>
      <w:del w:id="979" w:author="Sousa" w:date="2019-07-26T14:08:00Z">
        <w:r w:rsidRPr="004F3FA3" w:rsidDel="00006CA8">
          <w:rPr>
            <w:rFonts w:ascii="Times New Roman" w:hAnsi="Times New Roman"/>
            <w:b/>
            <w:noProof/>
            <w:sz w:val="24"/>
            <w:szCs w:val="24"/>
            <w:lang w:eastAsia="pt-PT"/>
            <w:rPrChange w:id="980" w:author="Unknown">
              <w:rPr>
                <w:noProof/>
                <w:lang w:eastAsia="pt-PT"/>
              </w:rPr>
            </w:rPrChange>
          </w:rPr>
          <w:drawing>
            <wp:anchor distT="0" distB="0" distL="114300" distR="114300" simplePos="0" relativeHeight="251649536" behindDoc="1" locked="0" layoutInCell="1" allowOverlap="1" wp14:anchorId="38953F83" wp14:editId="4F68DDCD">
              <wp:simplePos x="0" y="0"/>
              <wp:positionH relativeFrom="margin">
                <wp:align>center</wp:align>
              </wp:positionH>
              <wp:positionV relativeFrom="paragraph">
                <wp:posOffset>212446</wp:posOffset>
              </wp:positionV>
              <wp:extent cx="2157730" cy="3449320"/>
              <wp:effectExtent l="0" t="0" r="0" b="0"/>
              <wp:wrapTight wrapText="bothSides">
                <wp:wrapPolygon edited="0">
                  <wp:start x="0" y="0"/>
                  <wp:lineTo x="0" y="21473"/>
                  <wp:lineTo x="21358" y="21473"/>
                  <wp:lineTo x="21358"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57730" cy="3449320"/>
                      </a:xfrm>
                      <a:prstGeom prst="rect">
                        <a:avLst/>
                      </a:prstGeom>
                      <a:noFill/>
                      <a:ln>
                        <a:noFill/>
                      </a:ln>
                    </pic:spPr>
                  </pic:pic>
                </a:graphicData>
              </a:graphic>
              <wp14:sizeRelH relativeFrom="page">
                <wp14:pctWidth>0</wp14:pctWidth>
              </wp14:sizeRelH>
              <wp14:sizeRelV relativeFrom="page">
                <wp14:pctHeight>0</wp14:pctHeight>
              </wp14:sizeRelV>
            </wp:anchor>
          </w:drawing>
        </w:r>
        <w:r w:rsidR="00991898" w:rsidRPr="004F3FA3" w:rsidDel="00006CA8">
          <w:rPr>
            <w:rFonts w:ascii="Times New Roman" w:hAnsi="Times New Roman" w:cs="Times New Roman"/>
            <w:b/>
            <w:color w:val="auto"/>
            <w:sz w:val="24"/>
            <w:szCs w:val="24"/>
          </w:rPr>
          <w:delText xml:space="preserve"> </w:delText>
        </w:r>
      </w:del>
    </w:p>
    <w:p w14:paraId="48F32F51" w14:textId="69B1EA0C" w:rsidR="00831195" w:rsidRPr="004F3FA3" w:rsidDel="00006CA8" w:rsidRDefault="00831195">
      <w:pPr>
        <w:pStyle w:val="Cabealho1"/>
        <w:rPr>
          <w:del w:id="981" w:author="Sousa" w:date="2019-07-26T14:08:00Z"/>
          <w:rFonts w:ascii="Times New Roman" w:hAnsi="Times New Roman"/>
          <w:b/>
          <w:sz w:val="24"/>
          <w:szCs w:val="24"/>
        </w:rPr>
        <w:pPrChange w:id="982" w:author="Sousa" w:date="2019-07-26T14:08:00Z">
          <w:pPr>
            <w:pStyle w:val="SemEspaamento"/>
            <w:spacing w:line="360" w:lineRule="auto"/>
            <w:jc w:val="both"/>
          </w:pPr>
        </w:pPrChange>
      </w:pPr>
    </w:p>
    <w:p w14:paraId="55BBB36F" w14:textId="696CBC80" w:rsidR="00831195" w:rsidRPr="004F3FA3" w:rsidDel="00006CA8" w:rsidRDefault="00831195">
      <w:pPr>
        <w:pStyle w:val="Cabealho1"/>
        <w:rPr>
          <w:del w:id="983" w:author="Sousa" w:date="2019-07-26T14:08:00Z"/>
          <w:rFonts w:ascii="Times New Roman" w:hAnsi="Times New Roman"/>
          <w:b/>
          <w:sz w:val="24"/>
          <w:szCs w:val="24"/>
        </w:rPr>
        <w:pPrChange w:id="984" w:author="Sousa" w:date="2019-07-26T14:08:00Z">
          <w:pPr>
            <w:pStyle w:val="SemEspaamento"/>
            <w:spacing w:line="360" w:lineRule="auto"/>
            <w:jc w:val="both"/>
          </w:pPr>
        </w:pPrChange>
      </w:pPr>
    </w:p>
    <w:p w14:paraId="7994CEA9" w14:textId="0B887B28" w:rsidR="00831195" w:rsidRPr="004F3FA3" w:rsidDel="00006CA8" w:rsidRDefault="00831195">
      <w:pPr>
        <w:pStyle w:val="Cabealho1"/>
        <w:rPr>
          <w:del w:id="985" w:author="Sousa" w:date="2019-07-26T14:08:00Z"/>
          <w:rFonts w:ascii="Times New Roman" w:hAnsi="Times New Roman"/>
          <w:b/>
          <w:sz w:val="24"/>
          <w:szCs w:val="24"/>
        </w:rPr>
        <w:pPrChange w:id="986" w:author="Sousa" w:date="2019-07-26T14:08:00Z">
          <w:pPr>
            <w:pStyle w:val="SemEspaamento"/>
            <w:spacing w:line="360" w:lineRule="auto"/>
            <w:jc w:val="both"/>
          </w:pPr>
        </w:pPrChange>
      </w:pPr>
    </w:p>
    <w:p w14:paraId="3D78ED65" w14:textId="0DE95C4A" w:rsidR="00831195" w:rsidRPr="004F3FA3" w:rsidDel="00006CA8" w:rsidRDefault="00831195">
      <w:pPr>
        <w:pStyle w:val="Cabealho1"/>
        <w:rPr>
          <w:del w:id="987" w:author="Sousa" w:date="2019-07-26T14:08:00Z"/>
          <w:rFonts w:ascii="Times New Roman" w:hAnsi="Times New Roman"/>
          <w:b/>
          <w:sz w:val="24"/>
          <w:szCs w:val="24"/>
        </w:rPr>
        <w:pPrChange w:id="988" w:author="Sousa" w:date="2019-07-26T14:08:00Z">
          <w:pPr>
            <w:pStyle w:val="SemEspaamento"/>
            <w:spacing w:line="360" w:lineRule="auto"/>
            <w:jc w:val="both"/>
          </w:pPr>
        </w:pPrChange>
      </w:pPr>
    </w:p>
    <w:p w14:paraId="00F34D15" w14:textId="4C86438C" w:rsidR="00831195" w:rsidRPr="004F3FA3" w:rsidDel="00006CA8" w:rsidRDefault="00831195">
      <w:pPr>
        <w:pStyle w:val="Cabealho1"/>
        <w:rPr>
          <w:del w:id="989" w:author="Sousa" w:date="2019-07-26T14:08:00Z"/>
          <w:rFonts w:ascii="Times New Roman" w:hAnsi="Times New Roman"/>
          <w:b/>
          <w:sz w:val="24"/>
          <w:szCs w:val="24"/>
        </w:rPr>
        <w:pPrChange w:id="990" w:author="Sousa" w:date="2019-07-26T14:08:00Z">
          <w:pPr>
            <w:pStyle w:val="SemEspaamento"/>
            <w:spacing w:line="360" w:lineRule="auto"/>
            <w:jc w:val="both"/>
          </w:pPr>
        </w:pPrChange>
      </w:pPr>
    </w:p>
    <w:p w14:paraId="4453F50E" w14:textId="55DA2255" w:rsidR="00831195" w:rsidRPr="004F3FA3" w:rsidDel="00006CA8" w:rsidRDefault="00831195">
      <w:pPr>
        <w:pStyle w:val="Cabealho1"/>
        <w:rPr>
          <w:del w:id="991" w:author="Sousa" w:date="2019-07-26T14:08:00Z"/>
          <w:rFonts w:ascii="Times New Roman" w:hAnsi="Times New Roman"/>
          <w:b/>
          <w:sz w:val="24"/>
          <w:szCs w:val="24"/>
        </w:rPr>
        <w:pPrChange w:id="992" w:author="Sousa" w:date="2019-07-26T14:08:00Z">
          <w:pPr>
            <w:pStyle w:val="SemEspaamento"/>
            <w:spacing w:line="360" w:lineRule="auto"/>
            <w:jc w:val="both"/>
          </w:pPr>
        </w:pPrChange>
      </w:pPr>
    </w:p>
    <w:p w14:paraId="5D737E0A" w14:textId="2C63F3DE" w:rsidR="00831195" w:rsidRPr="004F3FA3" w:rsidDel="00006CA8" w:rsidRDefault="00831195">
      <w:pPr>
        <w:pStyle w:val="Cabealho1"/>
        <w:rPr>
          <w:del w:id="993" w:author="Sousa" w:date="2019-07-26T14:08:00Z"/>
          <w:rFonts w:ascii="Times New Roman" w:hAnsi="Times New Roman"/>
          <w:b/>
          <w:sz w:val="24"/>
          <w:szCs w:val="24"/>
        </w:rPr>
        <w:pPrChange w:id="994" w:author="Sousa" w:date="2019-07-26T14:08:00Z">
          <w:pPr>
            <w:pStyle w:val="SemEspaamento"/>
            <w:spacing w:line="360" w:lineRule="auto"/>
            <w:jc w:val="both"/>
          </w:pPr>
        </w:pPrChange>
      </w:pPr>
    </w:p>
    <w:p w14:paraId="523517EA" w14:textId="118F4F16" w:rsidR="00831195" w:rsidRPr="004F3FA3" w:rsidDel="00006CA8" w:rsidRDefault="00831195">
      <w:pPr>
        <w:pStyle w:val="Cabealho1"/>
        <w:rPr>
          <w:del w:id="995" w:author="Sousa" w:date="2019-07-26T14:08:00Z"/>
          <w:rFonts w:ascii="Times New Roman" w:hAnsi="Times New Roman"/>
          <w:b/>
          <w:sz w:val="24"/>
          <w:szCs w:val="24"/>
        </w:rPr>
        <w:pPrChange w:id="996" w:author="Sousa" w:date="2019-07-26T14:08:00Z">
          <w:pPr>
            <w:pStyle w:val="SemEspaamento"/>
            <w:spacing w:line="360" w:lineRule="auto"/>
            <w:jc w:val="both"/>
          </w:pPr>
        </w:pPrChange>
      </w:pPr>
    </w:p>
    <w:p w14:paraId="7204411E" w14:textId="41D9C4C0" w:rsidR="00831195" w:rsidRPr="004F3FA3" w:rsidDel="00006CA8" w:rsidRDefault="00831195">
      <w:pPr>
        <w:pStyle w:val="Cabealho1"/>
        <w:rPr>
          <w:del w:id="997" w:author="Sousa" w:date="2019-07-26T14:08:00Z"/>
          <w:rFonts w:ascii="Times New Roman" w:hAnsi="Times New Roman"/>
          <w:b/>
          <w:sz w:val="24"/>
          <w:szCs w:val="24"/>
        </w:rPr>
        <w:pPrChange w:id="998" w:author="Sousa" w:date="2019-07-26T14:08:00Z">
          <w:pPr>
            <w:pStyle w:val="SemEspaamento"/>
            <w:spacing w:line="360" w:lineRule="auto"/>
            <w:jc w:val="both"/>
          </w:pPr>
        </w:pPrChange>
      </w:pPr>
    </w:p>
    <w:p w14:paraId="48B4AC83" w14:textId="5A5DD7B5" w:rsidR="00991898" w:rsidRPr="004F3FA3" w:rsidDel="00006CA8" w:rsidRDefault="00991898">
      <w:pPr>
        <w:pStyle w:val="Cabealho1"/>
        <w:rPr>
          <w:del w:id="999" w:author="Sousa" w:date="2019-07-26T14:08:00Z"/>
          <w:rFonts w:ascii="Times New Roman" w:hAnsi="Times New Roman"/>
          <w:b/>
          <w:sz w:val="24"/>
          <w:szCs w:val="24"/>
        </w:rPr>
        <w:pPrChange w:id="1000" w:author="Sousa" w:date="2019-07-26T14:08:00Z">
          <w:pPr>
            <w:pStyle w:val="SemEspaamento"/>
            <w:spacing w:line="360" w:lineRule="auto"/>
            <w:jc w:val="both"/>
          </w:pPr>
        </w:pPrChange>
      </w:pPr>
    </w:p>
    <w:p w14:paraId="28B7240F" w14:textId="5D29326A" w:rsidR="00991898" w:rsidRPr="004F3FA3" w:rsidDel="00006CA8" w:rsidRDefault="00991898">
      <w:pPr>
        <w:pStyle w:val="Cabealho1"/>
        <w:rPr>
          <w:del w:id="1001" w:author="Sousa" w:date="2019-07-26T14:08:00Z"/>
          <w:rFonts w:ascii="Times New Roman" w:hAnsi="Times New Roman"/>
          <w:b/>
          <w:sz w:val="24"/>
          <w:szCs w:val="24"/>
        </w:rPr>
        <w:pPrChange w:id="1002" w:author="Sousa" w:date="2019-07-26T14:08:00Z">
          <w:pPr>
            <w:pStyle w:val="SemEspaamento"/>
            <w:spacing w:line="360" w:lineRule="auto"/>
            <w:jc w:val="both"/>
          </w:pPr>
        </w:pPrChange>
      </w:pPr>
    </w:p>
    <w:p w14:paraId="2538B2C7" w14:textId="107FE96C" w:rsidR="00991898" w:rsidRPr="004F3FA3" w:rsidDel="00006CA8" w:rsidRDefault="00991898">
      <w:pPr>
        <w:pStyle w:val="Cabealho1"/>
        <w:rPr>
          <w:del w:id="1003" w:author="Sousa" w:date="2019-07-26T14:08:00Z"/>
          <w:rFonts w:ascii="Times New Roman" w:hAnsi="Times New Roman"/>
          <w:b/>
          <w:sz w:val="24"/>
          <w:szCs w:val="24"/>
        </w:rPr>
        <w:pPrChange w:id="1004" w:author="Sousa" w:date="2019-07-26T14:08:00Z">
          <w:pPr>
            <w:pStyle w:val="SemEspaamento"/>
            <w:spacing w:line="360" w:lineRule="auto"/>
            <w:jc w:val="both"/>
          </w:pPr>
        </w:pPrChange>
      </w:pPr>
    </w:p>
    <w:p w14:paraId="43816276" w14:textId="162A90B4" w:rsidR="009E4236" w:rsidRPr="004F3FA3" w:rsidDel="00006CA8" w:rsidRDefault="009E4236">
      <w:pPr>
        <w:pStyle w:val="Cabealho1"/>
        <w:rPr>
          <w:del w:id="1005" w:author="Sousa" w:date="2019-07-26T14:08:00Z"/>
          <w:rFonts w:ascii="Times New Roman" w:hAnsi="Times New Roman"/>
          <w:b/>
          <w:sz w:val="24"/>
          <w:szCs w:val="24"/>
        </w:rPr>
        <w:pPrChange w:id="1006" w:author="Sousa" w:date="2019-07-26T14:08:00Z">
          <w:pPr>
            <w:pStyle w:val="SemEspaamento"/>
            <w:spacing w:line="360" w:lineRule="auto"/>
            <w:jc w:val="center"/>
          </w:pPr>
        </w:pPrChange>
      </w:pPr>
    </w:p>
    <w:p w14:paraId="11BC95FA" w14:textId="79FE1344" w:rsidR="00991898" w:rsidRPr="004F3FA3" w:rsidDel="00006CA8" w:rsidRDefault="00991898">
      <w:pPr>
        <w:pStyle w:val="Cabealho1"/>
        <w:rPr>
          <w:del w:id="1007" w:author="Sousa" w:date="2019-07-26T14:08:00Z"/>
          <w:rFonts w:ascii="Times New Roman" w:hAnsi="Times New Roman"/>
          <w:b/>
          <w:sz w:val="24"/>
          <w:szCs w:val="24"/>
          <w:rPrChange w:id="1008" w:author="Sousa" w:date="2019-08-04T19:07:00Z">
            <w:rPr>
              <w:del w:id="1009" w:author="Sousa" w:date="2019-07-26T14:08:00Z"/>
              <w:rFonts w:ascii="Times New Roman" w:hAnsi="Times New Roman"/>
              <w:b/>
              <w:sz w:val="20"/>
              <w:szCs w:val="20"/>
            </w:rPr>
          </w:rPrChange>
        </w:rPr>
        <w:pPrChange w:id="1010" w:author="Sousa" w:date="2019-07-26T14:08:00Z">
          <w:pPr>
            <w:pStyle w:val="SemEspaamento"/>
            <w:spacing w:line="360" w:lineRule="auto"/>
            <w:jc w:val="center"/>
          </w:pPr>
        </w:pPrChange>
      </w:pPr>
      <w:del w:id="1011" w:author="Sousa" w:date="2019-07-26T14:08:00Z">
        <w:r w:rsidRPr="004F3FA3" w:rsidDel="00006CA8">
          <w:rPr>
            <w:rFonts w:ascii="Times New Roman" w:hAnsi="Times New Roman"/>
            <w:b/>
            <w:sz w:val="24"/>
            <w:szCs w:val="24"/>
            <w:rPrChange w:id="1012" w:author="Sousa" w:date="2019-08-04T19:07:00Z">
              <w:rPr>
                <w:rFonts w:ascii="Times New Roman" w:hAnsi="Times New Roman"/>
                <w:b/>
                <w:sz w:val="20"/>
                <w:szCs w:val="20"/>
              </w:rPr>
            </w:rPrChange>
          </w:rPr>
          <w:delText>Fonte: Faculdade de Ciências Medicas da Santa Casa de São Paulo</w:delText>
        </w:r>
      </w:del>
    </w:p>
    <w:p w14:paraId="33B0C62D" w14:textId="23361BA7" w:rsidR="00B75204" w:rsidRPr="004F3FA3" w:rsidDel="00006CA8" w:rsidRDefault="00B75204">
      <w:pPr>
        <w:pStyle w:val="Cabealho1"/>
        <w:rPr>
          <w:del w:id="1013" w:author="Sousa" w:date="2019-07-26T14:08:00Z"/>
          <w:rFonts w:ascii="Times New Roman" w:hAnsi="Times New Roman"/>
          <w:b/>
          <w:sz w:val="24"/>
          <w:szCs w:val="24"/>
        </w:rPr>
        <w:pPrChange w:id="1014" w:author="Sousa" w:date="2019-07-26T14:08:00Z">
          <w:pPr>
            <w:pStyle w:val="SemEspaamento"/>
            <w:spacing w:line="360" w:lineRule="auto"/>
            <w:jc w:val="both"/>
          </w:pPr>
        </w:pPrChange>
      </w:pPr>
    </w:p>
    <w:p w14:paraId="1D6700FA" w14:textId="0F29C3A5" w:rsidR="00B75204" w:rsidRPr="004F3FA3" w:rsidDel="00135A07" w:rsidRDefault="00B75204">
      <w:pPr>
        <w:pStyle w:val="Cabealho1"/>
        <w:rPr>
          <w:del w:id="1015" w:author="Sousa" w:date="2019-07-26T13:54:00Z"/>
          <w:rFonts w:ascii="Times New Roman" w:hAnsi="Times New Roman"/>
          <w:b/>
          <w:sz w:val="24"/>
          <w:szCs w:val="24"/>
        </w:rPr>
        <w:pPrChange w:id="1016" w:author="Sousa" w:date="2019-07-26T14:08:00Z">
          <w:pPr>
            <w:pStyle w:val="SemEspaamento"/>
            <w:spacing w:line="360" w:lineRule="auto"/>
            <w:jc w:val="both"/>
          </w:pPr>
        </w:pPrChange>
      </w:pPr>
    </w:p>
    <w:p w14:paraId="5F4FD556" w14:textId="69DC3144" w:rsidR="00B75204" w:rsidRPr="004F3FA3" w:rsidDel="00135A07" w:rsidRDefault="00B75204">
      <w:pPr>
        <w:pStyle w:val="Cabealho1"/>
        <w:rPr>
          <w:del w:id="1017" w:author="Sousa" w:date="2019-07-26T13:54:00Z"/>
          <w:rFonts w:ascii="Times New Roman" w:hAnsi="Times New Roman"/>
          <w:b/>
          <w:sz w:val="24"/>
          <w:szCs w:val="24"/>
        </w:rPr>
        <w:pPrChange w:id="1018" w:author="Sousa" w:date="2019-07-26T14:08:00Z">
          <w:pPr>
            <w:pStyle w:val="SemEspaamento"/>
            <w:spacing w:line="360" w:lineRule="auto"/>
            <w:jc w:val="both"/>
          </w:pPr>
        </w:pPrChange>
      </w:pPr>
    </w:p>
    <w:p w14:paraId="087709D6" w14:textId="4950F8D6" w:rsidR="00B75204" w:rsidRPr="004F3FA3" w:rsidDel="00135A07" w:rsidRDefault="00B75204">
      <w:pPr>
        <w:pStyle w:val="Cabealho1"/>
        <w:rPr>
          <w:del w:id="1019" w:author="Sousa" w:date="2019-07-26T13:54:00Z"/>
          <w:rFonts w:ascii="Times New Roman" w:hAnsi="Times New Roman"/>
          <w:b/>
          <w:sz w:val="24"/>
          <w:szCs w:val="24"/>
        </w:rPr>
        <w:pPrChange w:id="1020" w:author="Sousa" w:date="2019-07-26T14:08:00Z">
          <w:pPr>
            <w:pStyle w:val="SemEspaamento"/>
            <w:spacing w:line="360" w:lineRule="auto"/>
            <w:jc w:val="both"/>
          </w:pPr>
        </w:pPrChange>
      </w:pPr>
    </w:p>
    <w:p w14:paraId="27BAB2DA" w14:textId="72129130" w:rsidR="00B75204" w:rsidRPr="004F3FA3" w:rsidDel="00135A07" w:rsidRDefault="00B75204">
      <w:pPr>
        <w:pStyle w:val="Cabealho1"/>
        <w:rPr>
          <w:del w:id="1021" w:author="Sousa" w:date="2019-07-26T13:54:00Z"/>
          <w:rFonts w:ascii="Times New Roman" w:hAnsi="Times New Roman"/>
          <w:b/>
          <w:sz w:val="24"/>
          <w:szCs w:val="24"/>
        </w:rPr>
        <w:pPrChange w:id="1022" w:author="Sousa" w:date="2019-07-26T14:08:00Z">
          <w:pPr>
            <w:pStyle w:val="SemEspaamento"/>
            <w:spacing w:line="360" w:lineRule="auto"/>
            <w:jc w:val="both"/>
          </w:pPr>
        </w:pPrChange>
      </w:pPr>
    </w:p>
    <w:p w14:paraId="170FC948" w14:textId="639A1CFD" w:rsidR="00B75204" w:rsidRPr="004F3FA3" w:rsidDel="00135A07" w:rsidRDefault="00B75204">
      <w:pPr>
        <w:pStyle w:val="Cabealho1"/>
        <w:rPr>
          <w:del w:id="1023" w:author="Sousa" w:date="2019-07-26T13:54:00Z"/>
          <w:rFonts w:ascii="Times New Roman" w:hAnsi="Times New Roman"/>
          <w:b/>
          <w:sz w:val="24"/>
          <w:szCs w:val="24"/>
        </w:rPr>
        <w:pPrChange w:id="1024" w:author="Sousa" w:date="2019-07-26T14:08:00Z">
          <w:pPr>
            <w:pStyle w:val="SemEspaamento"/>
            <w:spacing w:line="360" w:lineRule="auto"/>
            <w:jc w:val="both"/>
          </w:pPr>
        </w:pPrChange>
      </w:pPr>
    </w:p>
    <w:p w14:paraId="01C77559" w14:textId="1EFCFFF5" w:rsidR="00B75204" w:rsidRPr="004F3FA3" w:rsidDel="00135A07" w:rsidRDefault="00B75204">
      <w:pPr>
        <w:pStyle w:val="Cabealho1"/>
        <w:rPr>
          <w:del w:id="1025" w:author="Sousa" w:date="2019-07-26T13:54:00Z"/>
          <w:rFonts w:ascii="Times New Roman" w:hAnsi="Times New Roman"/>
          <w:b/>
          <w:sz w:val="24"/>
          <w:szCs w:val="24"/>
        </w:rPr>
        <w:pPrChange w:id="1026" w:author="Sousa" w:date="2019-07-26T14:08:00Z">
          <w:pPr>
            <w:pStyle w:val="SemEspaamento"/>
            <w:spacing w:line="360" w:lineRule="auto"/>
            <w:jc w:val="both"/>
          </w:pPr>
        </w:pPrChange>
      </w:pPr>
    </w:p>
    <w:p w14:paraId="6C6BBFC1" w14:textId="33D2B6E4" w:rsidR="00B75204" w:rsidRPr="004F3FA3" w:rsidDel="00135A07" w:rsidRDefault="00B75204">
      <w:pPr>
        <w:pStyle w:val="Cabealho1"/>
        <w:rPr>
          <w:del w:id="1027" w:author="Sousa" w:date="2019-07-26T13:54:00Z"/>
          <w:rFonts w:ascii="Times New Roman" w:hAnsi="Times New Roman"/>
          <w:b/>
          <w:sz w:val="24"/>
          <w:szCs w:val="24"/>
        </w:rPr>
        <w:pPrChange w:id="1028" w:author="Sousa" w:date="2019-07-26T14:08:00Z">
          <w:pPr>
            <w:pStyle w:val="SemEspaamento"/>
            <w:spacing w:line="360" w:lineRule="auto"/>
            <w:jc w:val="both"/>
          </w:pPr>
        </w:pPrChange>
      </w:pPr>
    </w:p>
    <w:p w14:paraId="143D93D4" w14:textId="52CF286F" w:rsidR="00996324" w:rsidRPr="004F3FA3" w:rsidDel="00006CA8" w:rsidRDefault="00996324">
      <w:pPr>
        <w:pStyle w:val="Cabealho1"/>
        <w:rPr>
          <w:del w:id="1029" w:author="Sousa" w:date="2019-07-26T14:08:00Z"/>
          <w:rFonts w:ascii="Times New Roman" w:hAnsi="Times New Roman"/>
          <w:b/>
          <w:sz w:val="24"/>
          <w:szCs w:val="24"/>
        </w:rPr>
        <w:pPrChange w:id="1030" w:author="Sousa" w:date="2019-07-26T14:08:00Z">
          <w:pPr>
            <w:pStyle w:val="SemEspaamento"/>
            <w:spacing w:line="360" w:lineRule="auto"/>
            <w:jc w:val="both"/>
          </w:pPr>
        </w:pPrChange>
      </w:pPr>
      <w:del w:id="1031" w:author="Sousa" w:date="2019-07-26T14:08:00Z">
        <w:r w:rsidRPr="004F3FA3" w:rsidDel="00006CA8">
          <w:rPr>
            <w:rFonts w:ascii="Times New Roman" w:hAnsi="Times New Roman" w:cs="Times New Roman"/>
            <w:b/>
            <w:color w:val="auto"/>
            <w:sz w:val="24"/>
            <w:szCs w:val="24"/>
          </w:rPr>
          <w:delText>Acessibilidade</w:delText>
        </w:r>
      </w:del>
    </w:p>
    <w:p w14:paraId="2E72E65B" w14:textId="0B721589" w:rsidR="00996324" w:rsidRPr="004F3FA3" w:rsidDel="00006CA8" w:rsidRDefault="00996324">
      <w:pPr>
        <w:pStyle w:val="Cabealho1"/>
        <w:rPr>
          <w:del w:id="1032" w:author="Sousa" w:date="2019-07-26T14:08:00Z"/>
          <w:rFonts w:ascii="Times New Roman" w:hAnsi="Times New Roman"/>
          <w:b/>
          <w:sz w:val="24"/>
          <w:szCs w:val="24"/>
        </w:rPr>
        <w:pPrChange w:id="1033" w:author="Sousa" w:date="2019-07-26T14:08:00Z">
          <w:pPr>
            <w:pStyle w:val="SemEspaamento"/>
            <w:spacing w:line="360" w:lineRule="auto"/>
            <w:jc w:val="both"/>
          </w:pPr>
        </w:pPrChange>
      </w:pPr>
      <w:del w:id="1034" w:author="Sousa" w:date="2019-07-26T14:08:00Z">
        <w:r w:rsidRPr="004F3FA3" w:rsidDel="00006CA8">
          <w:rPr>
            <w:rFonts w:ascii="Times New Roman" w:hAnsi="Times New Roman" w:cs="Times New Roman"/>
            <w:b/>
            <w:color w:val="auto"/>
            <w:sz w:val="24"/>
            <w:szCs w:val="24"/>
          </w:rPr>
          <w:delText xml:space="preserve">Logo após efectuar a instalação, aplicação estará pronta a ser usada, auxiliada pelo personagem denominado </w:delText>
        </w:r>
        <w:r w:rsidR="00831195" w:rsidRPr="004F3FA3" w:rsidDel="00006CA8">
          <w:rPr>
            <w:rFonts w:ascii="Times New Roman" w:hAnsi="Times New Roman" w:cs="Times New Roman"/>
            <w:b/>
            <w:color w:val="auto"/>
            <w:sz w:val="24"/>
            <w:szCs w:val="24"/>
          </w:rPr>
          <w:delText>"Hugo"</w:delText>
        </w:r>
        <w:r w:rsidR="00E24E2A" w:rsidRPr="004F3FA3" w:rsidDel="00006CA8">
          <w:rPr>
            <w:rFonts w:ascii="Times New Roman" w:hAnsi="Times New Roman" w:cs="Times New Roman"/>
            <w:b/>
            <w:color w:val="auto"/>
            <w:sz w:val="24"/>
            <w:szCs w:val="24"/>
          </w:rPr>
          <w:delText xml:space="preserve"> que vai lhe ajudar a traduzir o texto</w:delText>
        </w:r>
        <w:r w:rsidR="00831195" w:rsidRPr="004F3FA3" w:rsidDel="00006CA8">
          <w:rPr>
            <w:rFonts w:ascii="Times New Roman" w:hAnsi="Times New Roman" w:cs="Times New Roman"/>
            <w:b/>
            <w:color w:val="auto"/>
            <w:sz w:val="24"/>
            <w:szCs w:val="24"/>
          </w:rPr>
          <w:delText>.</w:delText>
        </w:r>
      </w:del>
    </w:p>
    <w:p w14:paraId="7DE53CB1" w14:textId="4F935481" w:rsidR="00831195" w:rsidRPr="004F3FA3" w:rsidDel="0056329A" w:rsidRDefault="00831195">
      <w:pPr>
        <w:pStyle w:val="Cabealho1"/>
        <w:rPr>
          <w:del w:id="1035" w:author="Sousa" w:date="2019-07-26T13:58:00Z"/>
          <w:rFonts w:ascii="Times New Roman" w:hAnsi="Times New Roman"/>
          <w:b/>
          <w:sz w:val="24"/>
          <w:szCs w:val="24"/>
        </w:rPr>
        <w:pPrChange w:id="1036" w:author="Sousa" w:date="2019-07-26T14:08:00Z">
          <w:pPr>
            <w:pStyle w:val="SemEspaamento"/>
            <w:spacing w:line="360" w:lineRule="auto"/>
            <w:jc w:val="both"/>
          </w:pPr>
        </w:pPrChange>
      </w:pPr>
    </w:p>
    <w:p w14:paraId="3A24CED2" w14:textId="32B0D38E" w:rsidR="00996324" w:rsidRPr="004F3FA3" w:rsidDel="0056329A" w:rsidRDefault="00991898">
      <w:pPr>
        <w:pStyle w:val="Cabealho1"/>
        <w:rPr>
          <w:del w:id="1037" w:author="Sousa" w:date="2019-07-26T13:58:00Z"/>
          <w:rFonts w:ascii="Times New Roman" w:hAnsi="Times New Roman"/>
          <w:b/>
          <w:sz w:val="24"/>
          <w:szCs w:val="24"/>
        </w:rPr>
        <w:pPrChange w:id="1038" w:author="Sousa" w:date="2019-07-26T14:08:00Z">
          <w:pPr>
            <w:pStyle w:val="SemEspaamento"/>
            <w:spacing w:line="360" w:lineRule="auto"/>
            <w:jc w:val="both"/>
          </w:pPr>
        </w:pPrChange>
      </w:pPr>
      <w:del w:id="1039" w:author="Sousa" w:date="2019-07-26T14:08:00Z">
        <w:r w:rsidRPr="004F3FA3" w:rsidDel="00006CA8">
          <w:rPr>
            <w:rFonts w:ascii="Times New Roman" w:hAnsi="Times New Roman"/>
            <w:b/>
            <w:noProof/>
            <w:sz w:val="24"/>
            <w:szCs w:val="24"/>
            <w:lang w:eastAsia="pt-PT"/>
            <w:rPrChange w:id="1040" w:author="Unknown">
              <w:rPr>
                <w:noProof/>
                <w:lang w:eastAsia="pt-PT"/>
              </w:rPr>
            </w:rPrChange>
          </w:rPr>
          <w:drawing>
            <wp:anchor distT="0" distB="0" distL="114300" distR="114300" simplePos="0" relativeHeight="251650560" behindDoc="1" locked="0" layoutInCell="1" allowOverlap="1" wp14:anchorId="510D77C9" wp14:editId="0511EB0D">
              <wp:simplePos x="0" y="0"/>
              <wp:positionH relativeFrom="margin">
                <wp:align>center</wp:align>
              </wp:positionH>
              <wp:positionV relativeFrom="paragraph">
                <wp:posOffset>110643</wp:posOffset>
              </wp:positionV>
              <wp:extent cx="2018665" cy="3591560"/>
              <wp:effectExtent l="0" t="0" r="635" b="8890"/>
              <wp:wrapTight wrapText="bothSides">
                <wp:wrapPolygon edited="0">
                  <wp:start x="0" y="0"/>
                  <wp:lineTo x="0" y="21539"/>
                  <wp:lineTo x="21403" y="21539"/>
                  <wp:lineTo x="21403" y="0"/>
                  <wp:lineTo x="0" y="0"/>
                </wp:wrapPolygon>
              </wp:wrapTight>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18665" cy="3591560"/>
                      </a:xfrm>
                      <a:prstGeom prst="rect">
                        <a:avLst/>
                      </a:prstGeom>
                      <a:noFill/>
                      <a:ln>
                        <a:noFill/>
                      </a:ln>
                    </pic:spPr>
                  </pic:pic>
                </a:graphicData>
              </a:graphic>
              <wp14:sizeRelH relativeFrom="page">
                <wp14:pctWidth>0</wp14:pctWidth>
              </wp14:sizeRelH>
              <wp14:sizeRelV relativeFrom="page">
                <wp14:pctHeight>0</wp14:pctHeight>
              </wp14:sizeRelV>
            </wp:anchor>
          </w:drawing>
        </w:r>
      </w:del>
    </w:p>
    <w:p w14:paraId="0992F59D" w14:textId="4DCEF546" w:rsidR="00AE1A14" w:rsidRPr="004F3FA3" w:rsidDel="0056329A" w:rsidRDefault="00AE1A14">
      <w:pPr>
        <w:pStyle w:val="Cabealho1"/>
        <w:rPr>
          <w:del w:id="1041" w:author="Sousa" w:date="2019-07-26T13:58:00Z"/>
          <w:rFonts w:ascii="Times New Roman" w:hAnsi="Times New Roman"/>
          <w:b/>
          <w:sz w:val="24"/>
          <w:szCs w:val="24"/>
        </w:rPr>
        <w:pPrChange w:id="1042" w:author="Sousa" w:date="2019-07-26T14:08:00Z">
          <w:pPr>
            <w:pStyle w:val="SemEspaamento"/>
            <w:spacing w:line="360" w:lineRule="auto"/>
            <w:jc w:val="both"/>
          </w:pPr>
        </w:pPrChange>
      </w:pPr>
    </w:p>
    <w:p w14:paraId="67FFA384" w14:textId="44B0BD8F" w:rsidR="00AE1A14" w:rsidRPr="004F3FA3" w:rsidDel="00006CA8" w:rsidRDefault="00AE1A14">
      <w:pPr>
        <w:pStyle w:val="Cabealho1"/>
        <w:rPr>
          <w:del w:id="1043" w:author="Sousa" w:date="2019-07-26T14:08:00Z"/>
          <w:rFonts w:ascii="Times New Roman" w:hAnsi="Times New Roman"/>
          <w:b/>
          <w:sz w:val="24"/>
          <w:szCs w:val="24"/>
        </w:rPr>
        <w:pPrChange w:id="1044" w:author="Sousa" w:date="2019-07-26T14:08:00Z">
          <w:pPr>
            <w:pStyle w:val="SemEspaamento"/>
            <w:spacing w:line="360" w:lineRule="auto"/>
            <w:jc w:val="both"/>
          </w:pPr>
        </w:pPrChange>
      </w:pPr>
    </w:p>
    <w:p w14:paraId="5F926473" w14:textId="2D62885A" w:rsidR="005E6E89" w:rsidRPr="004F3FA3" w:rsidDel="00006CA8" w:rsidRDefault="005E6E89">
      <w:pPr>
        <w:pStyle w:val="Cabealho1"/>
        <w:rPr>
          <w:del w:id="1045" w:author="Sousa" w:date="2019-07-26T14:08:00Z"/>
          <w:rFonts w:ascii="Times New Roman" w:hAnsi="Times New Roman"/>
          <w:b/>
          <w:sz w:val="24"/>
          <w:szCs w:val="24"/>
        </w:rPr>
        <w:pPrChange w:id="1046" w:author="Sousa" w:date="2019-07-26T14:08:00Z">
          <w:pPr>
            <w:pStyle w:val="SemEspaamento"/>
            <w:spacing w:line="360" w:lineRule="auto"/>
            <w:jc w:val="both"/>
          </w:pPr>
        </w:pPrChange>
      </w:pPr>
    </w:p>
    <w:p w14:paraId="2E1743F7" w14:textId="3815BE63" w:rsidR="0003771B" w:rsidRPr="004F3FA3" w:rsidDel="00006CA8" w:rsidRDefault="0003771B" w:rsidP="004F3FA3">
      <w:pPr>
        <w:pStyle w:val="Cabealho1"/>
        <w:rPr>
          <w:del w:id="1047" w:author="Sousa" w:date="2019-07-26T14:08:00Z"/>
          <w:rFonts w:ascii="Times New Roman" w:hAnsi="Times New Roman" w:cs="Times New Roman"/>
          <w:b/>
          <w:color w:val="auto"/>
          <w:sz w:val="24"/>
          <w:szCs w:val="24"/>
        </w:rPr>
      </w:pPr>
    </w:p>
    <w:p w14:paraId="71031ECB" w14:textId="35359FB3" w:rsidR="0003771B" w:rsidRPr="004F3FA3" w:rsidDel="00006CA8" w:rsidRDefault="0003771B" w:rsidP="004F3FA3">
      <w:pPr>
        <w:pStyle w:val="Cabealho1"/>
        <w:rPr>
          <w:del w:id="1048" w:author="Sousa" w:date="2019-07-26T14:08:00Z"/>
          <w:rFonts w:ascii="Times New Roman" w:hAnsi="Times New Roman" w:cs="Times New Roman"/>
          <w:b/>
          <w:color w:val="auto"/>
          <w:sz w:val="24"/>
          <w:szCs w:val="24"/>
        </w:rPr>
      </w:pPr>
    </w:p>
    <w:p w14:paraId="5ED46776" w14:textId="653C77A8" w:rsidR="0003771B" w:rsidRPr="004F3FA3" w:rsidDel="00006CA8" w:rsidRDefault="0003771B" w:rsidP="004F3FA3">
      <w:pPr>
        <w:pStyle w:val="Cabealho1"/>
        <w:rPr>
          <w:del w:id="1049" w:author="Sousa" w:date="2019-07-26T14:08:00Z"/>
          <w:rFonts w:ascii="Times New Roman" w:hAnsi="Times New Roman" w:cs="Times New Roman"/>
          <w:b/>
          <w:color w:val="auto"/>
          <w:sz w:val="24"/>
          <w:szCs w:val="24"/>
        </w:rPr>
      </w:pPr>
    </w:p>
    <w:p w14:paraId="42597206" w14:textId="5BC75BDE" w:rsidR="00242B44" w:rsidRPr="004F3FA3" w:rsidDel="00006CA8" w:rsidRDefault="00242B44" w:rsidP="004F3FA3">
      <w:pPr>
        <w:pStyle w:val="Cabealho1"/>
        <w:rPr>
          <w:del w:id="1050" w:author="Sousa" w:date="2019-07-26T14:08:00Z"/>
          <w:rFonts w:ascii="Times New Roman" w:hAnsi="Times New Roman" w:cs="Times New Roman"/>
          <w:b/>
          <w:color w:val="auto"/>
          <w:sz w:val="24"/>
          <w:szCs w:val="24"/>
        </w:rPr>
      </w:pPr>
    </w:p>
    <w:p w14:paraId="71CA3CBD" w14:textId="0A1C4CD0" w:rsidR="00713FB4" w:rsidRPr="004F3FA3" w:rsidDel="00006CA8" w:rsidRDefault="00713FB4" w:rsidP="004F3FA3">
      <w:pPr>
        <w:pStyle w:val="Cabealho1"/>
        <w:rPr>
          <w:del w:id="1051" w:author="Sousa" w:date="2019-07-26T14:08:00Z"/>
          <w:rFonts w:ascii="Times New Roman" w:hAnsi="Times New Roman" w:cs="Times New Roman"/>
          <w:b/>
          <w:color w:val="auto"/>
          <w:sz w:val="24"/>
          <w:szCs w:val="24"/>
        </w:rPr>
      </w:pPr>
    </w:p>
    <w:p w14:paraId="0A3767F5" w14:textId="7ABB7005" w:rsidR="00713FB4" w:rsidRPr="004F3FA3" w:rsidDel="00006CA8" w:rsidRDefault="00713FB4" w:rsidP="004F3FA3">
      <w:pPr>
        <w:pStyle w:val="Cabealho1"/>
        <w:rPr>
          <w:del w:id="1052" w:author="Sousa" w:date="2019-07-26T14:08:00Z"/>
          <w:rFonts w:ascii="Times New Roman" w:hAnsi="Times New Roman" w:cs="Times New Roman"/>
          <w:b/>
          <w:color w:val="auto"/>
          <w:sz w:val="24"/>
          <w:szCs w:val="24"/>
        </w:rPr>
      </w:pPr>
    </w:p>
    <w:p w14:paraId="333FFDFF" w14:textId="03C57352" w:rsidR="00991898" w:rsidRPr="004F3FA3" w:rsidDel="00006CA8" w:rsidRDefault="00991898" w:rsidP="004F3FA3">
      <w:pPr>
        <w:pStyle w:val="Cabealho1"/>
        <w:rPr>
          <w:del w:id="1053" w:author="Sousa" w:date="2019-07-26T14:08:00Z"/>
          <w:rFonts w:ascii="Times New Roman" w:hAnsi="Times New Roman" w:cs="Times New Roman"/>
          <w:b/>
          <w:color w:val="auto"/>
          <w:sz w:val="24"/>
          <w:szCs w:val="24"/>
        </w:rPr>
      </w:pPr>
    </w:p>
    <w:p w14:paraId="4B1331FE" w14:textId="380F8683" w:rsidR="006144D3" w:rsidRPr="004F3FA3" w:rsidDel="00006CA8" w:rsidRDefault="00A324FF">
      <w:pPr>
        <w:pStyle w:val="Cabealho1"/>
        <w:rPr>
          <w:del w:id="1054" w:author="Sousa" w:date="2019-07-26T14:08:00Z"/>
          <w:rFonts w:ascii="Times New Roman" w:hAnsi="Times New Roman"/>
          <w:b/>
          <w:sz w:val="24"/>
          <w:szCs w:val="24"/>
          <w:rPrChange w:id="1055" w:author="Sousa" w:date="2019-08-04T19:07:00Z">
            <w:rPr>
              <w:del w:id="1056" w:author="Sousa" w:date="2019-07-26T14:08:00Z"/>
              <w:rFonts w:ascii="Times New Roman" w:hAnsi="Times New Roman"/>
              <w:b/>
              <w:sz w:val="20"/>
              <w:szCs w:val="20"/>
            </w:rPr>
          </w:rPrChange>
        </w:rPr>
        <w:pPrChange w:id="1057" w:author="Sousa" w:date="2019-07-26T14:08:00Z">
          <w:pPr>
            <w:spacing w:line="360" w:lineRule="auto"/>
            <w:jc w:val="center"/>
          </w:pPr>
        </w:pPrChange>
      </w:pPr>
      <w:del w:id="1058" w:author="Sousa" w:date="2019-07-26T14:08:00Z">
        <w:r w:rsidRPr="004F3FA3" w:rsidDel="00006CA8">
          <w:rPr>
            <w:rFonts w:ascii="Times New Roman" w:hAnsi="Times New Roman"/>
            <w:b/>
            <w:sz w:val="24"/>
            <w:szCs w:val="24"/>
            <w:rPrChange w:id="1059" w:author="Sousa" w:date="2019-08-04T19:07:00Z">
              <w:rPr>
                <w:rFonts w:ascii="Times New Roman" w:hAnsi="Times New Roman"/>
                <w:b/>
                <w:sz w:val="20"/>
                <w:szCs w:val="20"/>
              </w:rPr>
            </w:rPrChange>
          </w:rPr>
          <w:delText xml:space="preserve">Fonte: </w:delText>
        </w:r>
        <w:r w:rsidR="00991898" w:rsidRPr="004F3FA3" w:rsidDel="00006CA8">
          <w:rPr>
            <w:rFonts w:ascii="Times New Roman" w:hAnsi="Times New Roman"/>
            <w:b/>
            <w:sz w:val="24"/>
            <w:szCs w:val="24"/>
            <w:rPrChange w:id="1060" w:author="Sousa" w:date="2019-08-04T19:07:00Z">
              <w:rPr>
                <w:rFonts w:ascii="Times New Roman" w:hAnsi="Times New Roman"/>
                <w:b/>
                <w:sz w:val="20"/>
                <w:szCs w:val="20"/>
              </w:rPr>
            </w:rPrChange>
          </w:rPr>
          <w:delText>Faculdade de ciências medicas de Santa casa de São</w:delText>
        </w:r>
      </w:del>
    </w:p>
    <w:p w14:paraId="030795AD" w14:textId="46A81A38" w:rsidR="00575477" w:rsidRPr="004F3FA3" w:rsidDel="00006CA8" w:rsidRDefault="00575477" w:rsidP="004F3FA3">
      <w:pPr>
        <w:pStyle w:val="Cabealho1"/>
        <w:rPr>
          <w:del w:id="1061" w:author="Sousa" w:date="2019-07-26T14:08:00Z"/>
          <w:rFonts w:ascii="Times New Roman" w:hAnsi="Times New Roman" w:cs="Times New Roman"/>
          <w:b/>
          <w:color w:val="auto"/>
          <w:sz w:val="24"/>
          <w:szCs w:val="24"/>
        </w:rPr>
      </w:pPr>
    </w:p>
    <w:p w14:paraId="7E57DE96" w14:textId="77777777" w:rsidR="00575477" w:rsidRPr="004F3FA3" w:rsidDel="00135A07" w:rsidRDefault="00575477" w:rsidP="004F3FA3">
      <w:pPr>
        <w:pStyle w:val="Cabealho1"/>
        <w:rPr>
          <w:del w:id="1062" w:author="Sousa" w:date="2019-07-26T13:55:00Z"/>
          <w:rFonts w:ascii="Times New Roman" w:hAnsi="Times New Roman" w:cs="Times New Roman"/>
          <w:b/>
          <w:color w:val="auto"/>
          <w:sz w:val="24"/>
          <w:szCs w:val="24"/>
        </w:rPr>
      </w:pPr>
    </w:p>
    <w:p w14:paraId="6280C009" w14:textId="6B25E941" w:rsidR="00575477" w:rsidRPr="004F3FA3" w:rsidDel="00135A07" w:rsidRDefault="00575477" w:rsidP="004F3FA3">
      <w:pPr>
        <w:pStyle w:val="Cabealho1"/>
        <w:rPr>
          <w:del w:id="1063" w:author="Sousa" w:date="2019-07-26T13:55:00Z"/>
          <w:rFonts w:ascii="Times New Roman" w:hAnsi="Times New Roman" w:cs="Times New Roman"/>
          <w:b/>
          <w:color w:val="auto"/>
          <w:sz w:val="24"/>
          <w:szCs w:val="24"/>
        </w:rPr>
      </w:pPr>
    </w:p>
    <w:p w14:paraId="04DB0162" w14:textId="0B2C65BD" w:rsidR="00575477" w:rsidRPr="004F3FA3" w:rsidDel="00135A07" w:rsidRDefault="00575477" w:rsidP="004F3FA3">
      <w:pPr>
        <w:pStyle w:val="Cabealho1"/>
        <w:rPr>
          <w:del w:id="1064" w:author="Sousa" w:date="2019-07-26T13:55:00Z"/>
          <w:rFonts w:ascii="Times New Roman" w:hAnsi="Times New Roman" w:cs="Times New Roman"/>
          <w:b/>
          <w:color w:val="auto"/>
          <w:sz w:val="24"/>
          <w:szCs w:val="24"/>
        </w:rPr>
      </w:pPr>
    </w:p>
    <w:p w14:paraId="459015D0" w14:textId="26E67E66" w:rsidR="00575477" w:rsidRPr="004F3FA3" w:rsidDel="00135A07" w:rsidRDefault="00575477" w:rsidP="004F3FA3">
      <w:pPr>
        <w:pStyle w:val="Cabealho1"/>
        <w:rPr>
          <w:del w:id="1065" w:author="Sousa" w:date="2019-07-26T13:55:00Z"/>
          <w:rFonts w:ascii="Times New Roman" w:hAnsi="Times New Roman" w:cs="Times New Roman"/>
          <w:b/>
          <w:color w:val="auto"/>
          <w:sz w:val="24"/>
          <w:szCs w:val="24"/>
        </w:rPr>
      </w:pPr>
    </w:p>
    <w:p w14:paraId="6766BDA6" w14:textId="6FFD2EA9" w:rsidR="00575477" w:rsidRPr="004F3FA3" w:rsidDel="00135A07" w:rsidRDefault="00575477" w:rsidP="004F3FA3">
      <w:pPr>
        <w:pStyle w:val="Cabealho1"/>
        <w:rPr>
          <w:del w:id="1066" w:author="Sousa" w:date="2019-07-26T13:55:00Z"/>
          <w:rFonts w:ascii="Times New Roman" w:hAnsi="Times New Roman" w:cs="Times New Roman"/>
          <w:b/>
          <w:color w:val="auto"/>
          <w:sz w:val="24"/>
          <w:szCs w:val="24"/>
        </w:rPr>
      </w:pPr>
    </w:p>
    <w:p w14:paraId="2F584FA0" w14:textId="7AE17D74" w:rsidR="0076511A" w:rsidRPr="004F3FA3" w:rsidDel="00135A07" w:rsidRDefault="0076511A" w:rsidP="004F3FA3">
      <w:pPr>
        <w:pStyle w:val="Cabealho1"/>
        <w:rPr>
          <w:del w:id="1067" w:author="Sousa" w:date="2019-07-26T13:55:00Z"/>
          <w:rFonts w:ascii="Times New Roman" w:hAnsi="Times New Roman" w:cs="Times New Roman"/>
          <w:b/>
          <w:color w:val="auto"/>
          <w:sz w:val="24"/>
          <w:szCs w:val="24"/>
        </w:rPr>
      </w:pPr>
    </w:p>
    <w:p w14:paraId="6A4C6982" w14:textId="13AF5270" w:rsidR="006144D3" w:rsidRPr="004F3FA3" w:rsidDel="00006CA8" w:rsidRDefault="005D04AD" w:rsidP="004F3FA3">
      <w:pPr>
        <w:pStyle w:val="Cabealho1"/>
        <w:rPr>
          <w:del w:id="1068" w:author="Sousa" w:date="2019-07-26T14:08:00Z"/>
          <w:rFonts w:ascii="Times New Roman" w:hAnsi="Times New Roman" w:cs="Times New Roman"/>
          <w:b/>
          <w:color w:val="auto"/>
          <w:sz w:val="24"/>
          <w:szCs w:val="24"/>
        </w:rPr>
      </w:pPr>
      <w:del w:id="1069" w:author="Sousa" w:date="2019-07-26T14:08:00Z">
        <w:r w:rsidRPr="004F3FA3" w:rsidDel="00006CA8">
          <w:rPr>
            <w:rFonts w:ascii="Times New Roman" w:hAnsi="Times New Roman" w:cs="Times New Roman"/>
            <w:b/>
            <w:color w:val="auto"/>
            <w:sz w:val="24"/>
            <w:szCs w:val="24"/>
          </w:rPr>
          <w:delText xml:space="preserve">USO </w:delText>
        </w:r>
      </w:del>
    </w:p>
    <w:p w14:paraId="6301F305" w14:textId="02E58A15" w:rsidR="006144D3" w:rsidRPr="004F3FA3" w:rsidDel="00006CA8" w:rsidRDefault="00575477" w:rsidP="004F3FA3">
      <w:pPr>
        <w:pStyle w:val="Cabealho1"/>
        <w:rPr>
          <w:del w:id="1070" w:author="Sousa" w:date="2019-07-26T14:08:00Z"/>
          <w:rFonts w:ascii="Times New Roman" w:hAnsi="Times New Roman" w:cs="Times New Roman"/>
          <w:b/>
          <w:color w:val="auto"/>
          <w:sz w:val="24"/>
          <w:szCs w:val="24"/>
        </w:rPr>
      </w:pPr>
      <w:del w:id="1071" w:author="Sousa" w:date="2019-07-26T14:08:00Z">
        <w:r w:rsidRPr="004F3FA3" w:rsidDel="00006CA8">
          <w:rPr>
            <w:rFonts w:ascii="Times New Roman" w:hAnsi="Times New Roman" w:cs="Times New Roman"/>
            <w:b/>
            <w:noProof/>
            <w:color w:val="auto"/>
            <w:sz w:val="24"/>
            <w:szCs w:val="24"/>
            <w:lang w:eastAsia="pt-PT"/>
            <w:rPrChange w:id="1072" w:author="Unknown">
              <w:rPr>
                <w:noProof/>
                <w:lang w:eastAsia="pt-PT"/>
              </w:rPr>
            </w:rPrChange>
          </w:rPr>
          <w:drawing>
            <wp:anchor distT="0" distB="0" distL="114300" distR="114300" simplePos="0" relativeHeight="251651584" behindDoc="1" locked="0" layoutInCell="1" allowOverlap="1" wp14:anchorId="4F71411F" wp14:editId="1B730294">
              <wp:simplePos x="0" y="0"/>
              <wp:positionH relativeFrom="margin">
                <wp:align>center</wp:align>
              </wp:positionH>
              <wp:positionV relativeFrom="paragraph">
                <wp:posOffset>472694</wp:posOffset>
              </wp:positionV>
              <wp:extent cx="1996440" cy="3649345"/>
              <wp:effectExtent l="0" t="0" r="3810" b="8255"/>
              <wp:wrapTight wrapText="bothSides">
                <wp:wrapPolygon edited="0">
                  <wp:start x="0" y="0"/>
                  <wp:lineTo x="0" y="21536"/>
                  <wp:lineTo x="21435" y="21536"/>
                  <wp:lineTo x="21435" y="0"/>
                  <wp:lineTo x="0" y="0"/>
                </wp:wrapPolygon>
              </wp:wrapTight>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96440" cy="36493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F3FA3" w:rsidDel="00006CA8">
          <w:rPr>
            <w:rFonts w:ascii="Times New Roman" w:hAnsi="Times New Roman" w:cs="Times New Roman"/>
            <w:b/>
            <w:color w:val="auto"/>
            <w:sz w:val="24"/>
            <w:szCs w:val="24"/>
          </w:rPr>
          <w:delText>No</w:delText>
        </w:r>
        <w:r w:rsidR="005D04AD" w:rsidRPr="004F3FA3" w:rsidDel="00006CA8">
          <w:rPr>
            <w:rFonts w:ascii="Times New Roman" w:hAnsi="Times New Roman" w:cs="Times New Roman"/>
            <w:b/>
            <w:color w:val="auto"/>
            <w:sz w:val="24"/>
            <w:szCs w:val="24"/>
          </w:rPr>
          <w:delText xml:space="preserve"> terceiro pa</w:delText>
        </w:r>
        <w:r w:rsidR="006B5674" w:rsidRPr="004F3FA3" w:rsidDel="00006CA8">
          <w:rPr>
            <w:rFonts w:ascii="Times New Roman" w:hAnsi="Times New Roman" w:cs="Times New Roman"/>
            <w:b/>
            <w:color w:val="auto"/>
            <w:sz w:val="24"/>
            <w:szCs w:val="24"/>
          </w:rPr>
          <w:delText>sso, insira uma frase</w:delText>
        </w:r>
        <w:r w:rsidR="00AA4ACE" w:rsidRPr="004F3FA3" w:rsidDel="00006CA8">
          <w:rPr>
            <w:rFonts w:ascii="Times New Roman" w:hAnsi="Times New Roman" w:cs="Times New Roman"/>
            <w:b/>
            <w:color w:val="auto"/>
            <w:sz w:val="24"/>
            <w:szCs w:val="24"/>
          </w:rPr>
          <w:delText xml:space="preserve"> ou uma</w:delText>
        </w:r>
        <w:r w:rsidR="00BB77C2" w:rsidRPr="004F3FA3" w:rsidDel="00006CA8">
          <w:rPr>
            <w:rFonts w:ascii="Times New Roman" w:hAnsi="Times New Roman" w:cs="Times New Roman"/>
            <w:b/>
            <w:color w:val="auto"/>
            <w:sz w:val="24"/>
            <w:szCs w:val="24"/>
          </w:rPr>
          <w:delText xml:space="preserve"> simples palavra e o Hugo se encarrega de interpretá-la.</w:delText>
        </w:r>
        <w:r w:rsidRPr="004F3FA3" w:rsidDel="00006CA8">
          <w:rPr>
            <w:rFonts w:ascii="Times New Roman" w:hAnsi="Times New Roman" w:cs="Times New Roman"/>
            <w:b/>
            <w:color w:val="auto"/>
            <w:sz w:val="24"/>
            <w:szCs w:val="24"/>
          </w:rPr>
          <w:delText xml:space="preserve"> </w:delText>
        </w:r>
      </w:del>
    </w:p>
    <w:p w14:paraId="56B7332D" w14:textId="3AEEFE1A" w:rsidR="00575477" w:rsidRPr="004F3FA3" w:rsidDel="00006CA8" w:rsidRDefault="00575477" w:rsidP="004F3FA3">
      <w:pPr>
        <w:pStyle w:val="Cabealho1"/>
        <w:rPr>
          <w:del w:id="1073" w:author="Sousa" w:date="2019-07-26T14:08:00Z"/>
          <w:rFonts w:ascii="Times New Roman" w:hAnsi="Times New Roman" w:cs="Times New Roman"/>
          <w:b/>
          <w:color w:val="auto"/>
          <w:sz w:val="24"/>
          <w:szCs w:val="24"/>
        </w:rPr>
      </w:pPr>
    </w:p>
    <w:p w14:paraId="4D4966C8" w14:textId="7D97074E" w:rsidR="006144D3" w:rsidRPr="004F3FA3" w:rsidDel="00006CA8" w:rsidRDefault="006144D3" w:rsidP="004F3FA3">
      <w:pPr>
        <w:pStyle w:val="Cabealho1"/>
        <w:rPr>
          <w:del w:id="1074" w:author="Sousa" w:date="2019-07-26T14:08:00Z"/>
          <w:rFonts w:ascii="Times New Roman" w:hAnsi="Times New Roman" w:cs="Times New Roman"/>
          <w:b/>
          <w:color w:val="auto"/>
          <w:sz w:val="24"/>
          <w:szCs w:val="24"/>
        </w:rPr>
      </w:pPr>
    </w:p>
    <w:p w14:paraId="6EDE1FF4" w14:textId="260046B4" w:rsidR="00713FB4" w:rsidRPr="004F3FA3" w:rsidDel="00006CA8" w:rsidRDefault="00713FB4" w:rsidP="004F3FA3">
      <w:pPr>
        <w:pStyle w:val="Cabealho1"/>
        <w:rPr>
          <w:del w:id="1075" w:author="Sousa" w:date="2019-07-26T14:08:00Z"/>
          <w:rFonts w:ascii="Times New Roman" w:hAnsi="Times New Roman" w:cs="Times New Roman"/>
          <w:b/>
          <w:color w:val="auto"/>
          <w:sz w:val="24"/>
          <w:szCs w:val="24"/>
        </w:rPr>
      </w:pPr>
    </w:p>
    <w:p w14:paraId="65B98290" w14:textId="73A53B88" w:rsidR="00831195" w:rsidRPr="004F3FA3" w:rsidDel="00006CA8" w:rsidRDefault="00831195" w:rsidP="004F3FA3">
      <w:pPr>
        <w:pStyle w:val="Cabealho1"/>
        <w:rPr>
          <w:del w:id="1076" w:author="Sousa" w:date="2019-07-26T14:08:00Z"/>
          <w:rFonts w:ascii="Times New Roman" w:hAnsi="Times New Roman" w:cs="Times New Roman"/>
          <w:b/>
          <w:color w:val="auto"/>
          <w:sz w:val="24"/>
          <w:szCs w:val="24"/>
        </w:rPr>
      </w:pPr>
    </w:p>
    <w:p w14:paraId="49406197" w14:textId="24E9CFF0" w:rsidR="00831195" w:rsidRPr="004F3FA3" w:rsidDel="00006CA8" w:rsidRDefault="00831195" w:rsidP="004F3FA3">
      <w:pPr>
        <w:pStyle w:val="Cabealho1"/>
        <w:rPr>
          <w:del w:id="1077" w:author="Sousa" w:date="2019-07-26T14:08:00Z"/>
          <w:rFonts w:ascii="Times New Roman" w:hAnsi="Times New Roman" w:cs="Times New Roman"/>
          <w:b/>
          <w:color w:val="auto"/>
          <w:sz w:val="24"/>
          <w:szCs w:val="24"/>
        </w:rPr>
      </w:pPr>
    </w:p>
    <w:p w14:paraId="20464037" w14:textId="38DAE3A9" w:rsidR="00831195" w:rsidRPr="004F3FA3" w:rsidDel="00006CA8" w:rsidRDefault="00831195" w:rsidP="004F3FA3">
      <w:pPr>
        <w:pStyle w:val="Cabealho1"/>
        <w:rPr>
          <w:del w:id="1078" w:author="Sousa" w:date="2019-07-26T14:08:00Z"/>
          <w:rFonts w:ascii="Times New Roman" w:hAnsi="Times New Roman" w:cs="Times New Roman"/>
          <w:b/>
          <w:color w:val="auto"/>
          <w:sz w:val="24"/>
          <w:szCs w:val="24"/>
        </w:rPr>
      </w:pPr>
    </w:p>
    <w:p w14:paraId="604960C9" w14:textId="405C8A15" w:rsidR="00831195" w:rsidRPr="004F3FA3" w:rsidDel="00006CA8" w:rsidRDefault="00831195" w:rsidP="004F3FA3">
      <w:pPr>
        <w:pStyle w:val="Cabealho1"/>
        <w:rPr>
          <w:del w:id="1079" w:author="Sousa" w:date="2019-07-26T14:08:00Z"/>
          <w:rFonts w:ascii="Times New Roman" w:hAnsi="Times New Roman" w:cs="Times New Roman"/>
          <w:b/>
          <w:color w:val="auto"/>
          <w:sz w:val="24"/>
          <w:szCs w:val="24"/>
        </w:rPr>
      </w:pPr>
    </w:p>
    <w:p w14:paraId="1E508C9C" w14:textId="392A309B" w:rsidR="00831195" w:rsidRPr="004F3FA3" w:rsidDel="00006CA8" w:rsidRDefault="00831195" w:rsidP="004F3FA3">
      <w:pPr>
        <w:pStyle w:val="Cabealho1"/>
        <w:rPr>
          <w:del w:id="1080" w:author="Sousa" w:date="2019-07-26T14:08:00Z"/>
          <w:rFonts w:ascii="Times New Roman" w:hAnsi="Times New Roman" w:cs="Times New Roman"/>
          <w:b/>
          <w:color w:val="auto"/>
          <w:sz w:val="24"/>
          <w:szCs w:val="24"/>
        </w:rPr>
      </w:pPr>
    </w:p>
    <w:p w14:paraId="2C408CD2" w14:textId="22977025" w:rsidR="00831195" w:rsidRPr="004F3FA3" w:rsidDel="00006CA8" w:rsidRDefault="00831195" w:rsidP="004F3FA3">
      <w:pPr>
        <w:pStyle w:val="Cabealho1"/>
        <w:rPr>
          <w:del w:id="1081" w:author="Sousa" w:date="2019-07-26T14:08:00Z"/>
          <w:rFonts w:ascii="Times New Roman" w:hAnsi="Times New Roman" w:cs="Times New Roman"/>
          <w:b/>
          <w:color w:val="auto"/>
          <w:sz w:val="24"/>
          <w:szCs w:val="24"/>
        </w:rPr>
      </w:pPr>
    </w:p>
    <w:p w14:paraId="325D3A63" w14:textId="2E44EBE7" w:rsidR="00D308EB" w:rsidRPr="004F3FA3" w:rsidDel="00006CA8" w:rsidRDefault="00A324FF">
      <w:pPr>
        <w:pStyle w:val="Cabealho1"/>
        <w:rPr>
          <w:del w:id="1082" w:author="Sousa" w:date="2019-07-26T14:08:00Z"/>
          <w:rFonts w:ascii="Times New Roman" w:hAnsi="Times New Roman"/>
          <w:b/>
          <w:sz w:val="24"/>
          <w:szCs w:val="24"/>
          <w:rPrChange w:id="1083" w:author="Sousa" w:date="2019-08-04T19:07:00Z">
            <w:rPr>
              <w:del w:id="1084" w:author="Sousa" w:date="2019-07-26T14:08:00Z"/>
              <w:rFonts w:ascii="Times New Roman" w:hAnsi="Times New Roman"/>
              <w:b/>
              <w:sz w:val="20"/>
              <w:szCs w:val="20"/>
            </w:rPr>
          </w:rPrChange>
        </w:rPr>
        <w:pPrChange w:id="1085" w:author="Sousa" w:date="2019-07-26T14:08:00Z">
          <w:pPr>
            <w:spacing w:line="360" w:lineRule="auto"/>
            <w:ind w:left="2124" w:firstLine="708"/>
            <w:jc w:val="both"/>
          </w:pPr>
        </w:pPrChange>
      </w:pPr>
      <w:del w:id="1086" w:author="Sousa" w:date="2019-07-26T14:08:00Z">
        <w:r w:rsidRPr="004F3FA3" w:rsidDel="00006CA8">
          <w:rPr>
            <w:rFonts w:ascii="Times New Roman" w:hAnsi="Times New Roman"/>
            <w:b/>
            <w:sz w:val="24"/>
            <w:szCs w:val="24"/>
            <w:rPrChange w:id="1087" w:author="Sousa" w:date="2019-08-04T19:07:00Z">
              <w:rPr>
                <w:rFonts w:ascii="Times New Roman" w:hAnsi="Times New Roman"/>
                <w:b/>
                <w:sz w:val="20"/>
                <w:szCs w:val="20"/>
              </w:rPr>
            </w:rPrChange>
          </w:rPr>
          <w:delText>Fonte: Paschuini (2015, p.68)</w:delText>
        </w:r>
      </w:del>
    </w:p>
    <w:p w14:paraId="23CFE077" w14:textId="7F499337" w:rsidR="00D308EB" w:rsidRPr="004F3FA3" w:rsidDel="008F1239" w:rsidRDefault="00D308EB" w:rsidP="004F3FA3">
      <w:pPr>
        <w:pStyle w:val="Cabealho1"/>
        <w:rPr>
          <w:del w:id="1088" w:author="Sousa" w:date="2019-08-03T09:44:00Z"/>
          <w:rFonts w:ascii="Times New Roman" w:hAnsi="Times New Roman" w:cs="Times New Roman"/>
          <w:b/>
          <w:color w:val="auto"/>
          <w:sz w:val="24"/>
          <w:szCs w:val="24"/>
        </w:rPr>
      </w:pPr>
      <w:del w:id="1089" w:author="Sousa" w:date="2019-07-26T14:08:00Z">
        <w:r w:rsidRPr="004F3FA3" w:rsidDel="00006CA8">
          <w:rPr>
            <w:rFonts w:ascii="Times New Roman" w:hAnsi="Times New Roman" w:cs="Times New Roman"/>
            <w:b/>
            <w:color w:val="auto"/>
            <w:sz w:val="24"/>
            <w:szCs w:val="24"/>
          </w:rPr>
          <w:delText>Além dessas opções, o aplicativo também consegue converter fotografias. Basta capturar uma foto, por exemplo, de uma frase curta na capa de um livro, e a mensagem é interpretada simultaneamente para a Libras.</w:delText>
        </w:r>
      </w:del>
    </w:p>
    <w:commentRangeEnd w:id="900"/>
    <w:p w14:paraId="7916C0C3" w14:textId="098CBF57" w:rsidR="00831195" w:rsidRPr="004F3FA3" w:rsidDel="008F1239" w:rsidRDefault="009751D0" w:rsidP="004F3FA3">
      <w:pPr>
        <w:pStyle w:val="Cabealho1"/>
        <w:rPr>
          <w:del w:id="1090" w:author="Sousa" w:date="2019-08-03T09:44:00Z"/>
          <w:rFonts w:ascii="Times New Roman" w:hAnsi="Times New Roman" w:cs="Times New Roman"/>
          <w:b/>
          <w:color w:val="auto"/>
          <w:sz w:val="24"/>
          <w:szCs w:val="24"/>
        </w:rPr>
      </w:pPr>
      <w:del w:id="1091" w:author="Sousa" w:date="2019-08-03T09:44:00Z">
        <w:r w:rsidRPr="004F3FA3" w:rsidDel="008F1239">
          <w:rPr>
            <w:rStyle w:val="Refdecomentrio"/>
            <w:rFonts w:ascii="Times New Roman" w:hAnsi="Times New Roman" w:cs="Times New Roman"/>
            <w:b/>
            <w:color w:val="auto"/>
            <w:sz w:val="24"/>
            <w:szCs w:val="24"/>
            <w:rPrChange w:id="1092" w:author="Sousa" w:date="2019-08-04T19:07:00Z">
              <w:rPr>
                <w:rStyle w:val="Refdecomentrio"/>
              </w:rPr>
            </w:rPrChange>
          </w:rPr>
          <w:commentReference w:id="900"/>
        </w:r>
      </w:del>
    </w:p>
    <w:p w14:paraId="7D83E576" w14:textId="66594B99" w:rsidR="00135A07" w:rsidRPr="004F3FA3" w:rsidDel="008F1239" w:rsidRDefault="00135A07" w:rsidP="004F3FA3">
      <w:pPr>
        <w:pStyle w:val="Cabealho1"/>
        <w:rPr>
          <w:del w:id="1093" w:author="Sousa" w:date="2019-08-03T09:44:00Z"/>
          <w:rFonts w:ascii="Times New Roman" w:hAnsi="Times New Roman" w:cs="Times New Roman"/>
          <w:b/>
          <w:color w:val="auto"/>
          <w:sz w:val="24"/>
          <w:szCs w:val="24"/>
        </w:rPr>
      </w:pPr>
    </w:p>
    <w:p w14:paraId="0F767E91" w14:textId="49999ECD" w:rsidR="003A4E99" w:rsidRPr="004F3FA3" w:rsidDel="008F1239" w:rsidRDefault="003A4E99" w:rsidP="004F3FA3">
      <w:pPr>
        <w:pStyle w:val="Cabealho1"/>
        <w:rPr>
          <w:del w:id="1094" w:author="Sousa" w:date="2019-08-03T09:22:00Z"/>
          <w:rFonts w:ascii="Times New Roman" w:hAnsi="Times New Roman" w:cs="Times New Roman"/>
          <w:b/>
          <w:color w:val="auto"/>
          <w:sz w:val="24"/>
          <w:szCs w:val="24"/>
        </w:rPr>
      </w:pPr>
    </w:p>
    <w:p w14:paraId="49364C44" w14:textId="1F08423D" w:rsidR="003A4E99" w:rsidRPr="004F3FA3" w:rsidDel="00086254" w:rsidRDefault="003A4E99">
      <w:pPr>
        <w:pStyle w:val="Cabealho1"/>
        <w:rPr>
          <w:del w:id="1095" w:author="Sousa" w:date="2019-08-03T09:22:00Z"/>
          <w:rFonts w:ascii="Times New Roman" w:hAnsi="Times New Roman"/>
          <w:b/>
          <w:sz w:val="24"/>
          <w:szCs w:val="24"/>
          <w:rPrChange w:id="1096" w:author="Sousa" w:date="2019-08-04T19:27:00Z">
            <w:rPr>
              <w:del w:id="1097" w:author="Sousa" w:date="2019-08-03T09:22:00Z"/>
            </w:rPr>
          </w:rPrChange>
        </w:rPr>
        <w:pPrChange w:id="1098" w:author="Sousa" w:date="2019-08-04T18:41:00Z">
          <w:pPr>
            <w:spacing w:line="360" w:lineRule="auto"/>
            <w:jc w:val="both"/>
          </w:pPr>
        </w:pPrChange>
      </w:pPr>
    </w:p>
    <w:p w14:paraId="5AE85A68" w14:textId="05F4129F" w:rsidR="003A4E99" w:rsidRPr="004F3FA3" w:rsidDel="00135A07" w:rsidRDefault="003A4E99">
      <w:pPr>
        <w:pStyle w:val="Cabealho1"/>
        <w:rPr>
          <w:del w:id="1099" w:author="Sousa" w:date="2019-07-26T13:55:00Z"/>
          <w:rFonts w:ascii="Times New Roman" w:hAnsi="Times New Roman"/>
          <w:b/>
          <w:sz w:val="24"/>
          <w:szCs w:val="24"/>
          <w:rPrChange w:id="1100" w:author="Sousa" w:date="2019-08-04T19:27:00Z">
            <w:rPr>
              <w:del w:id="1101" w:author="Sousa" w:date="2019-07-26T13:55:00Z"/>
            </w:rPr>
          </w:rPrChange>
        </w:rPr>
        <w:pPrChange w:id="1102" w:author="Sousa" w:date="2019-08-04T18:41:00Z">
          <w:pPr>
            <w:spacing w:line="360" w:lineRule="auto"/>
            <w:jc w:val="both"/>
          </w:pPr>
        </w:pPrChange>
      </w:pPr>
    </w:p>
    <w:p w14:paraId="14665B45" w14:textId="251460FA" w:rsidR="003A4E99" w:rsidRPr="004F3FA3" w:rsidDel="00135A07" w:rsidRDefault="003A4E99">
      <w:pPr>
        <w:pStyle w:val="Cabealho1"/>
        <w:rPr>
          <w:del w:id="1103" w:author="Sousa" w:date="2019-07-26T13:55:00Z"/>
          <w:rFonts w:ascii="Times New Roman" w:hAnsi="Times New Roman"/>
          <w:b/>
          <w:sz w:val="24"/>
          <w:szCs w:val="24"/>
          <w:rPrChange w:id="1104" w:author="Sousa" w:date="2019-08-04T19:27:00Z">
            <w:rPr>
              <w:del w:id="1105" w:author="Sousa" w:date="2019-07-26T13:55:00Z"/>
            </w:rPr>
          </w:rPrChange>
        </w:rPr>
        <w:pPrChange w:id="1106" w:author="Sousa" w:date="2019-08-04T18:41:00Z">
          <w:pPr>
            <w:spacing w:line="360" w:lineRule="auto"/>
            <w:jc w:val="both"/>
          </w:pPr>
        </w:pPrChange>
      </w:pPr>
    </w:p>
    <w:p w14:paraId="129050E1" w14:textId="77777777" w:rsidR="00AC1CD6" w:rsidRPr="004F3FA3" w:rsidRDefault="00242B44">
      <w:pPr>
        <w:pStyle w:val="Cabealho1"/>
        <w:rPr>
          <w:ins w:id="1107" w:author="Sousa" w:date="2019-08-04T19:27:00Z"/>
          <w:rFonts w:ascii="Times New Roman" w:hAnsi="Times New Roman"/>
          <w:b/>
          <w:sz w:val="24"/>
          <w:szCs w:val="24"/>
          <w:rPrChange w:id="1108" w:author="Sousa" w:date="2019-08-04T19:27:00Z">
            <w:rPr>
              <w:ins w:id="1109" w:author="Sousa" w:date="2019-08-04T19:27:00Z"/>
              <w:rFonts w:ascii="Times New Roman" w:hAnsi="Times New Roman"/>
              <w:sz w:val="24"/>
              <w:szCs w:val="24"/>
            </w:rPr>
          </w:rPrChange>
        </w:rPr>
        <w:pPrChange w:id="1110" w:author="Sousa" w:date="2019-08-04T18:41:00Z">
          <w:pPr>
            <w:spacing w:line="360" w:lineRule="auto"/>
            <w:jc w:val="both"/>
          </w:pPr>
        </w:pPrChange>
      </w:pPr>
      <w:bookmarkStart w:id="1111" w:name="_Toc15836593"/>
      <w:bookmarkStart w:id="1112" w:name="_Toc20366980"/>
      <w:r w:rsidRPr="004F3FA3">
        <w:rPr>
          <w:rFonts w:ascii="Times New Roman" w:hAnsi="Times New Roman" w:cs="Times New Roman"/>
          <w:b/>
          <w:color w:val="auto"/>
          <w:sz w:val="24"/>
          <w:szCs w:val="24"/>
          <w:rPrChange w:id="1113" w:author="Sousa" w:date="2019-08-04T19:27:00Z">
            <w:rPr/>
          </w:rPrChange>
        </w:rPr>
        <w:t>CONCLUSÃO</w:t>
      </w:r>
      <w:bookmarkEnd w:id="1111"/>
      <w:bookmarkEnd w:id="1112"/>
    </w:p>
    <w:p w14:paraId="115E8DDB" w14:textId="2BA5CC03" w:rsidR="00541E4F" w:rsidRPr="00A04F89" w:rsidRDefault="0003771B">
      <w:pPr>
        <w:pStyle w:val="SemEspaamento"/>
        <w:pPrChange w:id="1114" w:author="Sousa" w:date="2019-08-04T19:27:00Z">
          <w:pPr>
            <w:spacing w:line="360" w:lineRule="auto"/>
            <w:jc w:val="both"/>
          </w:pPr>
        </w:pPrChange>
      </w:pPr>
      <w:r w:rsidRPr="00A04F89">
        <w:t xml:space="preserve"> </w:t>
      </w:r>
    </w:p>
    <w:p w14:paraId="758C8615" w14:textId="4CDD0133" w:rsidR="00713FB4" w:rsidRPr="00A04F89" w:rsidRDefault="0003771B" w:rsidP="0003771B">
      <w:pPr>
        <w:spacing w:line="360" w:lineRule="auto"/>
        <w:jc w:val="both"/>
        <w:rPr>
          <w:rFonts w:ascii="Times New Roman" w:hAnsi="Times New Roman"/>
          <w:sz w:val="24"/>
          <w:szCs w:val="24"/>
        </w:rPr>
      </w:pPr>
      <w:r w:rsidRPr="00276E99">
        <w:rPr>
          <w:rFonts w:ascii="Times New Roman" w:hAnsi="Times New Roman"/>
          <w:sz w:val="24"/>
          <w:szCs w:val="24"/>
        </w:rPr>
        <w:t>O direito à educação dos indivíduos Surdos é salvaguardado pela Constituição da República que, no Número dois do Artigo 125, estabelece que o Estado promove a criação</w:t>
      </w:r>
      <w:r w:rsidRPr="00AC1CD6">
        <w:rPr>
          <w:rFonts w:ascii="Times New Roman" w:hAnsi="Times New Roman"/>
          <w:sz w:val="24"/>
          <w:szCs w:val="24"/>
        </w:rPr>
        <w:t xml:space="preserve"> de condições necessárias para a aprendizagem da língua de sinais. Esta protecção da língua utilizada pelos Surdos é reflectida no Plano Estratégico da Educação (PEE) 2012-2016 do Ministério da Educação (MINED) que refere a igualdade de oportunidades, atra</w:t>
      </w:r>
      <w:r w:rsidRPr="00A04F89">
        <w:rPr>
          <w:rFonts w:ascii="Times New Roman" w:hAnsi="Times New Roman"/>
          <w:sz w:val="24"/>
          <w:szCs w:val="24"/>
        </w:rPr>
        <w:t>vés da promoção de uma participação inclusiva que se deve proporcionar a crianças jovens e adultos com necessidades educativas especiais em cada um dos níveis de ensino (Ministério da Educação, 2012).</w:t>
      </w:r>
    </w:p>
    <w:p w14:paraId="7486917F" w14:textId="77777777" w:rsidR="003A4E99" w:rsidRPr="00A04F89" w:rsidRDefault="003A4E99" w:rsidP="0003771B">
      <w:pPr>
        <w:spacing w:line="360" w:lineRule="auto"/>
        <w:jc w:val="both"/>
        <w:rPr>
          <w:rFonts w:ascii="Times New Roman" w:hAnsi="Times New Roman"/>
          <w:sz w:val="24"/>
          <w:szCs w:val="24"/>
        </w:rPr>
      </w:pPr>
      <w:r w:rsidRPr="00A04F89">
        <w:rPr>
          <w:rFonts w:ascii="Times New Roman" w:hAnsi="Times New Roman"/>
          <w:sz w:val="24"/>
          <w:szCs w:val="24"/>
        </w:rPr>
        <w:t>A estratégia de ensino e aprendizagem da pessoa portadora de deficiência auditiva, passa cada vez mais pelo uso de Tecnologia Assistiva, para não só dinamizar o próprio ensino, mas também promover a inclusão. Uso somente da língua de sinais, que se configuram como meios tradicionais no ensino e aprendizagem desta camada social, a fraca formação dos professores em Moçambique, estará cada vez mais a comprometer o alcance de qualquer objectivo de Educação Inclusiva em Moçambique.</w:t>
      </w:r>
    </w:p>
    <w:p w14:paraId="578099B5" w14:textId="0CF7A311" w:rsidR="0000342E" w:rsidRPr="00A04F89" w:rsidRDefault="005938B5" w:rsidP="0003771B">
      <w:pPr>
        <w:spacing w:line="360" w:lineRule="auto"/>
        <w:jc w:val="both"/>
        <w:rPr>
          <w:rFonts w:ascii="Times New Roman" w:hAnsi="Times New Roman"/>
          <w:sz w:val="24"/>
          <w:szCs w:val="24"/>
        </w:rPr>
      </w:pPr>
      <w:r w:rsidRPr="00A04F89">
        <w:rPr>
          <w:rFonts w:ascii="Times New Roman" w:hAnsi="Times New Roman"/>
          <w:sz w:val="24"/>
          <w:szCs w:val="24"/>
        </w:rPr>
        <w:t>Com a</w:t>
      </w:r>
      <w:r w:rsidR="00996668" w:rsidRPr="00A04F89">
        <w:rPr>
          <w:rFonts w:ascii="Times New Roman" w:hAnsi="Times New Roman"/>
          <w:sz w:val="24"/>
          <w:szCs w:val="24"/>
        </w:rPr>
        <w:t xml:space="preserve"> maior</w:t>
      </w:r>
      <w:r w:rsidRPr="00A04F89">
        <w:rPr>
          <w:rFonts w:ascii="Times New Roman" w:hAnsi="Times New Roman"/>
          <w:sz w:val="24"/>
          <w:szCs w:val="24"/>
        </w:rPr>
        <w:t xml:space="preserve"> oferta de soluções em tecnologia assistiva, o país tem muito que aproveitar para dinamizar o ensino e aprendizagem da pessoa portadora de deficiência auditiva, em particular, por um lado. E </w:t>
      </w:r>
      <w:r w:rsidR="00996668" w:rsidRPr="00A04F89">
        <w:rPr>
          <w:rFonts w:ascii="Times New Roman" w:hAnsi="Times New Roman"/>
          <w:sz w:val="24"/>
          <w:szCs w:val="24"/>
        </w:rPr>
        <w:t xml:space="preserve">por outro, o crescimento em termos de </w:t>
      </w:r>
      <w:r w:rsidR="00E60C18" w:rsidRPr="00A04F89">
        <w:rPr>
          <w:rFonts w:ascii="Times New Roman" w:hAnsi="Times New Roman"/>
          <w:sz w:val="24"/>
          <w:szCs w:val="24"/>
        </w:rPr>
        <w:t xml:space="preserve">utilizadores de rede móvel e de serviços </w:t>
      </w:r>
      <w:r w:rsidR="00D020E1" w:rsidRPr="00A04F89">
        <w:rPr>
          <w:rFonts w:ascii="Times New Roman" w:hAnsi="Times New Roman"/>
          <w:sz w:val="24"/>
          <w:szCs w:val="24"/>
        </w:rPr>
        <w:t xml:space="preserve">de dados (internet). Segundo o Censo da </w:t>
      </w:r>
      <w:r w:rsidR="008C7412" w:rsidRPr="00A04F89">
        <w:rPr>
          <w:rFonts w:ascii="Times New Roman" w:hAnsi="Times New Roman"/>
          <w:sz w:val="24"/>
          <w:szCs w:val="24"/>
        </w:rPr>
        <w:t>População</w:t>
      </w:r>
      <w:r w:rsidR="00D020E1" w:rsidRPr="00A04F89">
        <w:rPr>
          <w:rFonts w:ascii="Times New Roman" w:hAnsi="Times New Roman"/>
          <w:sz w:val="24"/>
          <w:szCs w:val="24"/>
        </w:rPr>
        <w:t xml:space="preserve"> e Habitacao-2017, o número de pessoas com posse de telefone celular, subiu de 24% em 2007 para 26.4% em 2017, a mesma tendência se verifica com o acesso a internet </w:t>
      </w:r>
      <w:r w:rsidR="008C7412" w:rsidRPr="00A04F89">
        <w:rPr>
          <w:rFonts w:ascii="Times New Roman" w:hAnsi="Times New Roman"/>
          <w:sz w:val="24"/>
          <w:szCs w:val="24"/>
        </w:rPr>
        <w:t>e uso do computador/</w:t>
      </w:r>
      <w:r w:rsidR="006F662F" w:rsidRPr="00A04F89">
        <w:rPr>
          <w:rFonts w:ascii="Times New Roman" w:hAnsi="Times New Roman"/>
          <w:sz w:val="24"/>
          <w:szCs w:val="24"/>
        </w:rPr>
        <w:t>Tablet, que</w:t>
      </w:r>
      <w:r w:rsidR="008C7412" w:rsidRPr="00A04F89">
        <w:rPr>
          <w:rFonts w:ascii="Times New Roman" w:hAnsi="Times New Roman"/>
          <w:sz w:val="24"/>
          <w:szCs w:val="24"/>
        </w:rPr>
        <w:t xml:space="preserve"> saiu de 2.1 em 2007 para 6.6 em 2017 e acesso ao computador de 3.9 em 2007 para 4.4 em </w:t>
      </w:r>
      <w:r w:rsidR="004F3FA3" w:rsidRPr="00A04F89">
        <w:rPr>
          <w:rFonts w:ascii="Times New Roman" w:hAnsi="Times New Roman"/>
          <w:sz w:val="24"/>
          <w:szCs w:val="24"/>
        </w:rPr>
        <w:t xml:space="preserve">2017. </w:t>
      </w:r>
      <w:r w:rsidR="008C7412" w:rsidRPr="00A04F89">
        <w:rPr>
          <w:rFonts w:ascii="Times New Roman" w:hAnsi="Times New Roman"/>
          <w:sz w:val="24"/>
          <w:szCs w:val="24"/>
        </w:rPr>
        <w:t xml:space="preserve">Este crescimento constitui uma </w:t>
      </w:r>
      <w:r w:rsidR="00E60C18" w:rsidRPr="00A04F89">
        <w:rPr>
          <w:rFonts w:ascii="Times New Roman" w:hAnsi="Times New Roman"/>
          <w:sz w:val="24"/>
          <w:szCs w:val="24"/>
        </w:rPr>
        <w:t xml:space="preserve">oportunidade ao país e o sector de educação especial de tirar proveito das </w:t>
      </w:r>
      <w:r w:rsidR="008C7412" w:rsidRPr="00A04F89">
        <w:rPr>
          <w:rFonts w:ascii="Times New Roman" w:hAnsi="Times New Roman"/>
          <w:sz w:val="24"/>
          <w:szCs w:val="24"/>
        </w:rPr>
        <w:t>t</w:t>
      </w:r>
      <w:r w:rsidR="00E60C18" w:rsidRPr="00A04F89">
        <w:rPr>
          <w:rFonts w:ascii="Times New Roman" w:hAnsi="Times New Roman"/>
          <w:sz w:val="24"/>
          <w:szCs w:val="24"/>
        </w:rPr>
        <w:t xml:space="preserve">ecnologias de </w:t>
      </w:r>
      <w:r w:rsidR="008C7412" w:rsidRPr="00A04F89">
        <w:rPr>
          <w:rFonts w:ascii="Times New Roman" w:hAnsi="Times New Roman"/>
          <w:sz w:val="24"/>
          <w:szCs w:val="24"/>
        </w:rPr>
        <w:t>i</w:t>
      </w:r>
      <w:r w:rsidR="00E60C18" w:rsidRPr="00A04F89">
        <w:rPr>
          <w:rFonts w:ascii="Times New Roman" w:hAnsi="Times New Roman"/>
          <w:sz w:val="24"/>
          <w:szCs w:val="24"/>
        </w:rPr>
        <w:t>nformação e comunicação para melhorar o processo de ensino e aprendizagem, porque hoje os alunos em particular estão cada vez mais a se interessando pelas plataformas digitais, em detrimento de</w:t>
      </w:r>
      <w:r w:rsidR="009805DD" w:rsidRPr="00A04F89">
        <w:rPr>
          <w:rFonts w:ascii="Times New Roman" w:hAnsi="Times New Roman"/>
          <w:sz w:val="24"/>
          <w:szCs w:val="24"/>
        </w:rPr>
        <w:t xml:space="preserve"> meios tradicionais de aquisição e partilha de informação e conhecimento, que mostram desinteressantes para alunos</w:t>
      </w:r>
      <w:r w:rsidR="006F662F" w:rsidRPr="00A04F89">
        <w:rPr>
          <w:rFonts w:ascii="Times New Roman" w:hAnsi="Times New Roman"/>
          <w:sz w:val="24"/>
          <w:szCs w:val="24"/>
        </w:rPr>
        <w:t>, em particular dos portadores de deficiência auditiva</w:t>
      </w:r>
      <w:r w:rsidR="009805DD" w:rsidRPr="00A04F89">
        <w:rPr>
          <w:rFonts w:ascii="Times New Roman" w:hAnsi="Times New Roman"/>
          <w:sz w:val="24"/>
          <w:szCs w:val="24"/>
        </w:rPr>
        <w:t>.</w:t>
      </w:r>
    </w:p>
    <w:p w14:paraId="50698231" w14:textId="0F7C9937" w:rsidR="0000342E" w:rsidRPr="00A04F89" w:rsidRDefault="00FE5C28" w:rsidP="0003771B">
      <w:pPr>
        <w:spacing w:line="360" w:lineRule="auto"/>
        <w:jc w:val="both"/>
        <w:rPr>
          <w:rFonts w:ascii="Times New Roman" w:hAnsi="Times New Roman"/>
          <w:sz w:val="24"/>
          <w:szCs w:val="24"/>
        </w:rPr>
      </w:pPr>
      <w:r w:rsidRPr="00A04F89">
        <w:rPr>
          <w:rFonts w:ascii="Times New Roman" w:hAnsi="Times New Roman"/>
          <w:sz w:val="24"/>
          <w:szCs w:val="24"/>
        </w:rPr>
        <w:t xml:space="preserve">Contudo, acreditamos que o aplicativo Hand Talk, poderá dinamizar o ensino e aprendizagem da pessoa/aluno portador de deficiência auditiva em Moçambique, dado a </w:t>
      </w:r>
      <w:r w:rsidRPr="00A04F89">
        <w:rPr>
          <w:rFonts w:ascii="Times New Roman" w:hAnsi="Times New Roman"/>
          <w:sz w:val="24"/>
          <w:szCs w:val="24"/>
        </w:rPr>
        <w:lastRenderedPageBreak/>
        <w:t>facilidade de acesso do mesmo e sobretudo a funcionalidade</w:t>
      </w:r>
      <w:r w:rsidR="00CC4436" w:rsidRPr="00A04F89">
        <w:rPr>
          <w:rFonts w:ascii="Times New Roman" w:hAnsi="Times New Roman"/>
          <w:sz w:val="24"/>
          <w:szCs w:val="24"/>
        </w:rPr>
        <w:t xml:space="preserve"> deste aplicativo.</w:t>
      </w:r>
      <w:r w:rsidR="00A023BA" w:rsidRPr="00A04F89">
        <w:rPr>
          <w:rFonts w:ascii="Times New Roman" w:hAnsi="Times New Roman"/>
          <w:sz w:val="24"/>
          <w:szCs w:val="24"/>
        </w:rPr>
        <w:t xml:space="preserve"> </w:t>
      </w:r>
      <w:r w:rsidR="00840EAC">
        <w:rPr>
          <w:rFonts w:ascii="Times New Roman" w:hAnsi="Times New Roman"/>
          <w:sz w:val="24"/>
          <w:szCs w:val="24"/>
        </w:rPr>
        <w:t>Além destes dois aspectos, este aplicativo foi considerado de</w:t>
      </w:r>
      <w:r w:rsidR="00840EAC" w:rsidRPr="00840EAC">
        <w:rPr>
          <w:rFonts w:ascii="Times New Roman" w:hAnsi="Times New Roman"/>
          <w:sz w:val="24"/>
          <w:szCs w:val="24"/>
        </w:rPr>
        <w:t xml:space="preserve"> </w:t>
      </w:r>
      <w:r w:rsidR="00840EAC">
        <w:rPr>
          <w:rFonts w:ascii="Times New Roman" w:hAnsi="Times New Roman"/>
          <w:sz w:val="24"/>
          <w:szCs w:val="24"/>
        </w:rPr>
        <w:t xml:space="preserve">grande </w:t>
      </w:r>
      <w:r w:rsidR="00840EAC" w:rsidRPr="00840EAC">
        <w:rPr>
          <w:rFonts w:ascii="Times New Roman" w:hAnsi="Times New Roman"/>
          <w:sz w:val="24"/>
          <w:szCs w:val="24"/>
        </w:rPr>
        <w:t>relevância para toda a humanidade</w:t>
      </w:r>
      <w:r w:rsidR="00840EAC">
        <w:rPr>
          <w:rFonts w:ascii="Times New Roman" w:hAnsi="Times New Roman"/>
          <w:sz w:val="24"/>
          <w:szCs w:val="24"/>
        </w:rPr>
        <w:t xml:space="preserve">, no </w:t>
      </w:r>
      <w:r w:rsidR="00840EAC" w:rsidRPr="00840EAC">
        <w:rPr>
          <w:rFonts w:ascii="Times New Roman" w:hAnsi="Times New Roman"/>
          <w:i/>
          <w:sz w:val="24"/>
          <w:szCs w:val="24"/>
        </w:rPr>
        <w:t>World Summit Award Mobile</w:t>
      </w:r>
      <w:r w:rsidR="00840EAC" w:rsidRPr="00840EAC">
        <w:rPr>
          <w:rFonts w:ascii="Times New Roman" w:hAnsi="Times New Roman"/>
          <w:sz w:val="24"/>
          <w:szCs w:val="24"/>
        </w:rPr>
        <w:t>, uma competição bianual promovida pela ONU, em 2013</w:t>
      </w:r>
      <w:r w:rsidR="00840EAC">
        <w:rPr>
          <w:rFonts w:ascii="Times New Roman" w:hAnsi="Times New Roman"/>
          <w:sz w:val="24"/>
          <w:szCs w:val="24"/>
        </w:rPr>
        <w:t>.</w:t>
      </w:r>
      <w:r w:rsidR="00840EAC" w:rsidRPr="00840EAC">
        <w:rPr>
          <w:rFonts w:ascii="Times New Roman" w:hAnsi="Times New Roman"/>
          <w:sz w:val="24"/>
          <w:szCs w:val="24"/>
        </w:rPr>
        <w:t xml:space="preserve"> </w:t>
      </w:r>
      <w:r w:rsidR="00A023BA" w:rsidRPr="00A04F89">
        <w:rPr>
          <w:rFonts w:ascii="Times New Roman" w:hAnsi="Times New Roman"/>
          <w:sz w:val="24"/>
          <w:szCs w:val="24"/>
        </w:rPr>
        <w:t>Acreditamos ainda ser importante a formação do professor para juntos com os alunos operacionalizarem ou manusear este aplicativo.</w:t>
      </w:r>
      <w:r w:rsidRPr="00A04F89">
        <w:rPr>
          <w:rFonts w:ascii="Times New Roman" w:hAnsi="Times New Roman"/>
          <w:sz w:val="24"/>
          <w:szCs w:val="24"/>
        </w:rPr>
        <w:t xml:space="preserve"> </w:t>
      </w:r>
    </w:p>
    <w:p w14:paraId="62F8766E" w14:textId="77777777" w:rsidR="00541E4F" w:rsidRPr="00A04F89" w:rsidRDefault="00541E4F" w:rsidP="007F7D1B">
      <w:pPr>
        <w:spacing w:line="360" w:lineRule="auto"/>
        <w:jc w:val="both"/>
        <w:rPr>
          <w:rFonts w:ascii="Times New Roman" w:hAnsi="Times New Roman"/>
          <w:b/>
          <w:sz w:val="24"/>
          <w:szCs w:val="24"/>
        </w:rPr>
      </w:pPr>
    </w:p>
    <w:p w14:paraId="70E43299" w14:textId="77777777" w:rsidR="00541E4F" w:rsidRPr="00A04F89" w:rsidRDefault="00541E4F" w:rsidP="007F7D1B">
      <w:pPr>
        <w:spacing w:line="360" w:lineRule="auto"/>
        <w:jc w:val="both"/>
        <w:rPr>
          <w:rFonts w:ascii="Times New Roman" w:hAnsi="Times New Roman"/>
          <w:b/>
          <w:sz w:val="24"/>
          <w:szCs w:val="24"/>
        </w:rPr>
      </w:pPr>
    </w:p>
    <w:p w14:paraId="7D761336" w14:textId="77777777" w:rsidR="00541E4F" w:rsidRPr="00A04F89" w:rsidRDefault="00541E4F" w:rsidP="007F7D1B">
      <w:pPr>
        <w:spacing w:line="360" w:lineRule="auto"/>
        <w:jc w:val="both"/>
        <w:rPr>
          <w:rFonts w:ascii="Times New Roman" w:hAnsi="Times New Roman"/>
          <w:b/>
          <w:sz w:val="24"/>
          <w:szCs w:val="24"/>
        </w:rPr>
      </w:pPr>
    </w:p>
    <w:p w14:paraId="35CBF3BB" w14:textId="17B970A8" w:rsidR="00541E4F" w:rsidRDefault="000306FE" w:rsidP="000306FE">
      <w:pPr>
        <w:tabs>
          <w:tab w:val="left" w:pos="4850"/>
        </w:tabs>
        <w:spacing w:line="360" w:lineRule="auto"/>
        <w:jc w:val="both"/>
        <w:rPr>
          <w:rFonts w:ascii="Times New Roman" w:hAnsi="Times New Roman"/>
          <w:b/>
          <w:sz w:val="24"/>
          <w:szCs w:val="24"/>
        </w:rPr>
      </w:pPr>
      <w:r>
        <w:rPr>
          <w:rFonts w:ascii="Times New Roman" w:hAnsi="Times New Roman"/>
          <w:b/>
          <w:sz w:val="24"/>
          <w:szCs w:val="24"/>
        </w:rPr>
        <w:tab/>
      </w:r>
    </w:p>
    <w:p w14:paraId="40239AC6" w14:textId="04A5A93C" w:rsidR="000306FE" w:rsidRDefault="000306FE" w:rsidP="000306FE">
      <w:pPr>
        <w:tabs>
          <w:tab w:val="left" w:pos="4850"/>
        </w:tabs>
        <w:spacing w:line="360" w:lineRule="auto"/>
        <w:jc w:val="both"/>
        <w:rPr>
          <w:rFonts w:ascii="Times New Roman" w:hAnsi="Times New Roman"/>
          <w:b/>
          <w:sz w:val="24"/>
          <w:szCs w:val="24"/>
        </w:rPr>
      </w:pPr>
    </w:p>
    <w:p w14:paraId="625A24F5" w14:textId="639AA62B" w:rsidR="000306FE" w:rsidRDefault="000306FE" w:rsidP="000306FE">
      <w:pPr>
        <w:tabs>
          <w:tab w:val="left" w:pos="4850"/>
        </w:tabs>
        <w:spacing w:line="360" w:lineRule="auto"/>
        <w:jc w:val="both"/>
        <w:rPr>
          <w:rFonts w:ascii="Times New Roman" w:hAnsi="Times New Roman"/>
          <w:b/>
          <w:sz w:val="24"/>
          <w:szCs w:val="24"/>
        </w:rPr>
      </w:pPr>
    </w:p>
    <w:p w14:paraId="3EE59B1C" w14:textId="77777777" w:rsidR="000306FE" w:rsidRDefault="000306FE" w:rsidP="000306FE">
      <w:pPr>
        <w:tabs>
          <w:tab w:val="left" w:pos="4850"/>
        </w:tabs>
        <w:spacing w:line="360" w:lineRule="auto"/>
        <w:jc w:val="both"/>
        <w:rPr>
          <w:rFonts w:ascii="Times New Roman" w:hAnsi="Times New Roman"/>
          <w:b/>
          <w:sz w:val="24"/>
          <w:szCs w:val="24"/>
        </w:rPr>
      </w:pPr>
    </w:p>
    <w:p w14:paraId="133777DA" w14:textId="495C33E9" w:rsidR="004F3FA3" w:rsidRDefault="004F3FA3" w:rsidP="007F7D1B">
      <w:pPr>
        <w:spacing w:line="360" w:lineRule="auto"/>
        <w:jc w:val="both"/>
        <w:rPr>
          <w:rFonts w:ascii="Times New Roman" w:hAnsi="Times New Roman"/>
          <w:b/>
          <w:sz w:val="24"/>
          <w:szCs w:val="24"/>
        </w:rPr>
      </w:pPr>
    </w:p>
    <w:p w14:paraId="71404603" w14:textId="79C582BD" w:rsidR="006D77AA" w:rsidRDefault="006D77AA" w:rsidP="007F7D1B">
      <w:pPr>
        <w:spacing w:line="360" w:lineRule="auto"/>
        <w:jc w:val="both"/>
        <w:rPr>
          <w:rFonts w:ascii="Times New Roman" w:hAnsi="Times New Roman"/>
          <w:b/>
          <w:sz w:val="24"/>
          <w:szCs w:val="24"/>
        </w:rPr>
      </w:pPr>
    </w:p>
    <w:p w14:paraId="29358260" w14:textId="1A3711C4" w:rsidR="006D77AA" w:rsidRDefault="006D77AA" w:rsidP="007F7D1B">
      <w:pPr>
        <w:spacing w:line="360" w:lineRule="auto"/>
        <w:jc w:val="both"/>
        <w:rPr>
          <w:rFonts w:ascii="Times New Roman" w:hAnsi="Times New Roman"/>
          <w:b/>
          <w:sz w:val="24"/>
          <w:szCs w:val="24"/>
        </w:rPr>
      </w:pPr>
    </w:p>
    <w:p w14:paraId="4DB1484C" w14:textId="5B9D2CFF" w:rsidR="006D77AA" w:rsidRDefault="006D77AA" w:rsidP="007F7D1B">
      <w:pPr>
        <w:spacing w:line="360" w:lineRule="auto"/>
        <w:jc w:val="both"/>
        <w:rPr>
          <w:rFonts w:ascii="Times New Roman" w:hAnsi="Times New Roman"/>
          <w:b/>
          <w:sz w:val="24"/>
          <w:szCs w:val="24"/>
        </w:rPr>
      </w:pPr>
    </w:p>
    <w:p w14:paraId="37D42BCC" w14:textId="633F22B7" w:rsidR="006D77AA" w:rsidRDefault="006D77AA" w:rsidP="007F7D1B">
      <w:pPr>
        <w:spacing w:line="360" w:lineRule="auto"/>
        <w:jc w:val="both"/>
        <w:rPr>
          <w:rFonts w:ascii="Times New Roman" w:hAnsi="Times New Roman"/>
          <w:b/>
          <w:sz w:val="24"/>
          <w:szCs w:val="24"/>
        </w:rPr>
      </w:pPr>
    </w:p>
    <w:p w14:paraId="0823A857" w14:textId="08EBC3A2" w:rsidR="006D77AA" w:rsidRDefault="006D77AA" w:rsidP="007F7D1B">
      <w:pPr>
        <w:spacing w:line="360" w:lineRule="auto"/>
        <w:jc w:val="both"/>
        <w:rPr>
          <w:rFonts w:ascii="Times New Roman" w:hAnsi="Times New Roman"/>
          <w:b/>
          <w:sz w:val="24"/>
          <w:szCs w:val="24"/>
        </w:rPr>
      </w:pPr>
    </w:p>
    <w:p w14:paraId="57BCCC75" w14:textId="33384447" w:rsidR="006D77AA" w:rsidRDefault="006D77AA" w:rsidP="007F7D1B">
      <w:pPr>
        <w:spacing w:line="360" w:lineRule="auto"/>
        <w:jc w:val="both"/>
        <w:rPr>
          <w:rFonts w:ascii="Times New Roman" w:hAnsi="Times New Roman"/>
          <w:b/>
          <w:sz w:val="24"/>
          <w:szCs w:val="24"/>
        </w:rPr>
      </w:pPr>
    </w:p>
    <w:p w14:paraId="10A01C95" w14:textId="1F65C052" w:rsidR="006D77AA" w:rsidRDefault="006D77AA" w:rsidP="007F7D1B">
      <w:pPr>
        <w:spacing w:line="360" w:lineRule="auto"/>
        <w:jc w:val="both"/>
        <w:rPr>
          <w:rFonts w:ascii="Times New Roman" w:hAnsi="Times New Roman"/>
          <w:b/>
          <w:sz w:val="24"/>
          <w:szCs w:val="24"/>
        </w:rPr>
      </w:pPr>
    </w:p>
    <w:p w14:paraId="1D8FC4D6" w14:textId="7D7E3BE8" w:rsidR="006D77AA" w:rsidRDefault="006D77AA" w:rsidP="007F7D1B">
      <w:pPr>
        <w:spacing w:line="360" w:lineRule="auto"/>
        <w:jc w:val="both"/>
        <w:rPr>
          <w:rFonts w:ascii="Times New Roman" w:hAnsi="Times New Roman"/>
          <w:b/>
          <w:sz w:val="24"/>
          <w:szCs w:val="24"/>
        </w:rPr>
      </w:pPr>
    </w:p>
    <w:p w14:paraId="6ECD2FA9" w14:textId="5EC9BE03" w:rsidR="006D77AA" w:rsidRDefault="006D77AA" w:rsidP="007F7D1B">
      <w:pPr>
        <w:spacing w:line="360" w:lineRule="auto"/>
        <w:jc w:val="both"/>
        <w:rPr>
          <w:rFonts w:ascii="Times New Roman" w:hAnsi="Times New Roman"/>
          <w:b/>
          <w:sz w:val="24"/>
          <w:szCs w:val="24"/>
        </w:rPr>
      </w:pPr>
    </w:p>
    <w:p w14:paraId="7C8B7145" w14:textId="77777777" w:rsidR="007C5086" w:rsidRDefault="007C5086" w:rsidP="007F7D1B">
      <w:pPr>
        <w:spacing w:line="360" w:lineRule="auto"/>
        <w:jc w:val="both"/>
        <w:rPr>
          <w:rFonts w:ascii="Times New Roman" w:hAnsi="Times New Roman"/>
          <w:b/>
          <w:sz w:val="24"/>
          <w:szCs w:val="24"/>
        </w:rPr>
      </w:pPr>
    </w:p>
    <w:p w14:paraId="0EC214D1" w14:textId="77777777" w:rsidR="0025158B" w:rsidRPr="0025158B" w:rsidDel="00AC1CD6" w:rsidRDefault="0025158B" w:rsidP="0025158B">
      <w:pPr>
        <w:rPr>
          <w:del w:id="1115" w:author="Sousa" w:date="2019-08-04T19:27:00Z"/>
        </w:rPr>
      </w:pPr>
    </w:p>
    <w:p w14:paraId="6C52232C" w14:textId="43AA4B20" w:rsidR="00541E4F" w:rsidRPr="00A04F89" w:rsidDel="00AC1CD6" w:rsidRDefault="00541E4F" w:rsidP="007F7D1B">
      <w:pPr>
        <w:spacing w:line="360" w:lineRule="auto"/>
        <w:jc w:val="both"/>
        <w:rPr>
          <w:del w:id="1116" w:author="Sousa" w:date="2019-08-04T19:27:00Z"/>
          <w:rFonts w:ascii="Times New Roman" w:hAnsi="Times New Roman"/>
          <w:b/>
          <w:sz w:val="24"/>
          <w:szCs w:val="24"/>
        </w:rPr>
      </w:pPr>
    </w:p>
    <w:p w14:paraId="261C51D0" w14:textId="6F302AD4" w:rsidR="00541E4F" w:rsidRPr="00AC1CD6" w:rsidDel="00AC1CD6" w:rsidRDefault="00541E4F" w:rsidP="007F7D1B">
      <w:pPr>
        <w:spacing w:line="360" w:lineRule="auto"/>
        <w:jc w:val="both"/>
        <w:rPr>
          <w:del w:id="1117" w:author="Sousa" w:date="2019-08-04T19:27:00Z"/>
          <w:rFonts w:ascii="Times New Roman" w:hAnsi="Times New Roman"/>
          <w:b/>
          <w:sz w:val="24"/>
          <w:szCs w:val="24"/>
        </w:rPr>
      </w:pPr>
    </w:p>
    <w:p w14:paraId="6BF3D28C" w14:textId="3BEB479A" w:rsidR="00B41A46" w:rsidRPr="00AC1CD6" w:rsidDel="008867F2" w:rsidRDefault="00B41A46">
      <w:pPr>
        <w:pStyle w:val="Cabealho1"/>
        <w:rPr>
          <w:del w:id="1118" w:author="Sousa" w:date="2019-07-29T08:51:00Z"/>
          <w:rFonts w:ascii="Times New Roman" w:hAnsi="Times New Roman"/>
          <w:b/>
          <w:sz w:val="24"/>
          <w:szCs w:val="24"/>
          <w:rPrChange w:id="1119" w:author="Sousa" w:date="2019-08-04T19:27:00Z">
            <w:rPr>
              <w:del w:id="1120" w:author="Sousa" w:date="2019-07-29T08:51:00Z"/>
            </w:rPr>
          </w:rPrChange>
        </w:rPr>
        <w:pPrChange w:id="1121" w:author="Sousa" w:date="2019-08-04T18:41:00Z">
          <w:pPr>
            <w:spacing w:line="360" w:lineRule="auto"/>
            <w:jc w:val="both"/>
          </w:pPr>
        </w:pPrChange>
      </w:pPr>
    </w:p>
    <w:p w14:paraId="20B572E7" w14:textId="3D56BC54" w:rsidR="00B41A46" w:rsidRPr="00AC1CD6" w:rsidDel="008867F2" w:rsidRDefault="00B41A46">
      <w:pPr>
        <w:pStyle w:val="Cabealho1"/>
        <w:rPr>
          <w:del w:id="1122" w:author="Sousa" w:date="2019-07-29T08:51:00Z"/>
          <w:rFonts w:ascii="Times New Roman" w:hAnsi="Times New Roman"/>
          <w:b/>
          <w:sz w:val="24"/>
          <w:szCs w:val="24"/>
          <w:rPrChange w:id="1123" w:author="Sousa" w:date="2019-08-04T19:27:00Z">
            <w:rPr>
              <w:del w:id="1124" w:author="Sousa" w:date="2019-07-29T08:51:00Z"/>
            </w:rPr>
          </w:rPrChange>
        </w:rPr>
        <w:pPrChange w:id="1125" w:author="Sousa" w:date="2019-08-04T18:41:00Z">
          <w:pPr>
            <w:spacing w:line="360" w:lineRule="auto"/>
            <w:jc w:val="both"/>
          </w:pPr>
        </w:pPrChange>
      </w:pPr>
    </w:p>
    <w:p w14:paraId="01AE3DAF" w14:textId="65FB7342" w:rsidR="00B41A46" w:rsidRPr="00AC1CD6" w:rsidDel="008867F2" w:rsidRDefault="00B41A46">
      <w:pPr>
        <w:pStyle w:val="Cabealho1"/>
        <w:rPr>
          <w:del w:id="1126" w:author="Sousa" w:date="2019-07-29T08:51:00Z"/>
          <w:rFonts w:ascii="Times New Roman" w:hAnsi="Times New Roman"/>
          <w:b/>
          <w:sz w:val="24"/>
          <w:szCs w:val="24"/>
          <w:rPrChange w:id="1127" w:author="Sousa" w:date="2019-08-04T19:27:00Z">
            <w:rPr>
              <w:del w:id="1128" w:author="Sousa" w:date="2019-07-29T08:51:00Z"/>
            </w:rPr>
          </w:rPrChange>
        </w:rPr>
        <w:pPrChange w:id="1129" w:author="Sousa" w:date="2019-08-04T18:41:00Z">
          <w:pPr>
            <w:spacing w:line="360" w:lineRule="auto"/>
            <w:jc w:val="both"/>
          </w:pPr>
        </w:pPrChange>
      </w:pPr>
    </w:p>
    <w:p w14:paraId="284CF6F4" w14:textId="77777777" w:rsidR="00B41A46" w:rsidRPr="00AC1CD6" w:rsidDel="008867F2" w:rsidRDefault="00B41A46">
      <w:pPr>
        <w:pStyle w:val="Cabealho1"/>
        <w:rPr>
          <w:del w:id="1130" w:author="Sousa" w:date="2019-07-29T08:51:00Z"/>
          <w:rFonts w:ascii="Times New Roman" w:hAnsi="Times New Roman"/>
          <w:b/>
          <w:sz w:val="24"/>
          <w:szCs w:val="24"/>
          <w:rPrChange w:id="1131" w:author="Sousa" w:date="2019-08-04T19:27:00Z">
            <w:rPr>
              <w:del w:id="1132" w:author="Sousa" w:date="2019-07-29T08:51:00Z"/>
            </w:rPr>
          </w:rPrChange>
        </w:rPr>
        <w:pPrChange w:id="1133" w:author="Sousa" w:date="2019-08-04T18:41:00Z">
          <w:pPr>
            <w:spacing w:line="360" w:lineRule="auto"/>
            <w:jc w:val="both"/>
          </w:pPr>
        </w:pPrChange>
      </w:pPr>
    </w:p>
    <w:p w14:paraId="3A46ABD4" w14:textId="7A462DAA" w:rsidR="00B41A46" w:rsidRPr="00AC1CD6" w:rsidDel="008867F2" w:rsidRDefault="00B41A46">
      <w:pPr>
        <w:pStyle w:val="Cabealho1"/>
        <w:rPr>
          <w:del w:id="1134" w:author="Sousa" w:date="2019-07-29T08:51:00Z"/>
          <w:rFonts w:ascii="Times New Roman" w:hAnsi="Times New Roman"/>
          <w:b/>
          <w:sz w:val="24"/>
          <w:szCs w:val="24"/>
          <w:rPrChange w:id="1135" w:author="Sousa" w:date="2019-08-04T19:27:00Z">
            <w:rPr>
              <w:del w:id="1136" w:author="Sousa" w:date="2019-07-29T08:51:00Z"/>
            </w:rPr>
          </w:rPrChange>
        </w:rPr>
        <w:pPrChange w:id="1137" w:author="Sousa" w:date="2019-08-04T18:41:00Z">
          <w:pPr>
            <w:spacing w:line="360" w:lineRule="auto"/>
            <w:jc w:val="both"/>
          </w:pPr>
        </w:pPrChange>
      </w:pPr>
    </w:p>
    <w:p w14:paraId="5A85B2FF" w14:textId="644334E8" w:rsidR="00B41A46" w:rsidRPr="00AC1CD6" w:rsidDel="008867F2" w:rsidRDefault="00B41A46">
      <w:pPr>
        <w:pStyle w:val="Cabealho1"/>
        <w:rPr>
          <w:del w:id="1138" w:author="Sousa" w:date="2019-07-29T08:51:00Z"/>
          <w:rFonts w:ascii="Times New Roman" w:hAnsi="Times New Roman"/>
          <w:b/>
          <w:sz w:val="24"/>
          <w:szCs w:val="24"/>
          <w:rPrChange w:id="1139" w:author="Sousa" w:date="2019-08-04T19:27:00Z">
            <w:rPr>
              <w:del w:id="1140" w:author="Sousa" w:date="2019-07-29T08:51:00Z"/>
            </w:rPr>
          </w:rPrChange>
        </w:rPr>
        <w:pPrChange w:id="1141" w:author="Sousa" w:date="2019-08-04T18:41:00Z">
          <w:pPr>
            <w:spacing w:line="360" w:lineRule="auto"/>
            <w:jc w:val="both"/>
          </w:pPr>
        </w:pPrChange>
      </w:pPr>
    </w:p>
    <w:p w14:paraId="3244133F" w14:textId="158D2272" w:rsidR="00B41A46" w:rsidRPr="00AC1CD6" w:rsidDel="008867F2" w:rsidRDefault="00B41A46">
      <w:pPr>
        <w:pStyle w:val="Cabealho1"/>
        <w:rPr>
          <w:del w:id="1142" w:author="Sousa" w:date="2019-07-29T08:51:00Z"/>
          <w:rFonts w:ascii="Times New Roman" w:hAnsi="Times New Roman"/>
          <w:b/>
          <w:sz w:val="24"/>
          <w:szCs w:val="24"/>
          <w:rPrChange w:id="1143" w:author="Sousa" w:date="2019-08-04T19:27:00Z">
            <w:rPr>
              <w:del w:id="1144" w:author="Sousa" w:date="2019-07-29T08:51:00Z"/>
            </w:rPr>
          </w:rPrChange>
        </w:rPr>
        <w:pPrChange w:id="1145" w:author="Sousa" w:date="2019-08-04T18:41:00Z">
          <w:pPr>
            <w:spacing w:line="360" w:lineRule="auto"/>
            <w:jc w:val="both"/>
          </w:pPr>
        </w:pPrChange>
      </w:pPr>
    </w:p>
    <w:p w14:paraId="43D69959" w14:textId="088E0EB2" w:rsidR="00B41A46" w:rsidRPr="00AC1CD6" w:rsidDel="008867F2" w:rsidRDefault="00B41A46">
      <w:pPr>
        <w:pStyle w:val="Cabealho1"/>
        <w:rPr>
          <w:del w:id="1146" w:author="Sousa" w:date="2019-07-29T08:51:00Z"/>
          <w:rFonts w:ascii="Times New Roman" w:hAnsi="Times New Roman"/>
          <w:b/>
          <w:sz w:val="24"/>
          <w:szCs w:val="24"/>
          <w:rPrChange w:id="1147" w:author="Sousa" w:date="2019-08-04T19:27:00Z">
            <w:rPr>
              <w:del w:id="1148" w:author="Sousa" w:date="2019-07-29T08:51:00Z"/>
            </w:rPr>
          </w:rPrChange>
        </w:rPr>
        <w:pPrChange w:id="1149" w:author="Sousa" w:date="2019-08-04T18:41:00Z">
          <w:pPr>
            <w:spacing w:line="360" w:lineRule="auto"/>
            <w:jc w:val="both"/>
          </w:pPr>
        </w:pPrChange>
      </w:pPr>
    </w:p>
    <w:p w14:paraId="11DEC754" w14:textId="070B7BE7" w:rsidR="00E452E4" w:rsidRPr="00AC1CD6" w:rsidDel="008867F2" w:rsidRDefault="00E452E4">
      <w:pPr>
        <w:pStyle w:val="Cabealho1"/>
        <w:rPr>
          <w:del w:id="1150" w:author="Sousa" w:date="2019-07-29T08:51:00Z"/>
          <w:rFonts w:ascii="Times New Roman" w:hAnsi="Times New Roman"/>
          <w:b/>
          <w:sz w:val="24"/>
          <w:szCs w:val="24"/>
          <w:rPrChange w:id="1151" w:author="Sousa" w:date="2019-08-04T19:27:00Z">
            <w:rPr>
              <w:del w:id="1152" w:author="Sousa" w:date="2019-07-29T08:51:00Z"/>
            </w:rPr>
          </w:rPrChange>
        </w:rPr>
        <w:pPrChange w:id="1153" w:author="Sousa" w:date="2019-08-04T18:41:00Z">
          <w:pPr>
            <w:spacing w:line="360" w:lineRule="auto"/>
            <w:jc w:val="both"/>
          </w:pPr>
        </w:pPrChange>
      </w:pPr>
    </w:p>
    <w:p w14:paraId="277B51BC" w14:textId="7B535974" w:rsidR="00A06546" w:rsidRDefault="002A27E7">
      <w:pPr>
        <w:pStyle w:val="Cabealho1"/>
        <w:rPr>
          <w:ins w:id="1154" w:author="Sousa" w:date="2019-08-04T19:27:00Z"/>
          <w:rFonts w:ascii="Times New Roman" w:hAnsi="Times New Roman"/>
          <w:b/>
          <w:sz w:val="24"/>
          <w:szCs w:val="24"/>
        </w:rPr>
        <w:pPrChange w:id="1155" w:author="Sousa" w:date="2019-08-04T18:41:00Z">
          <w:pPr>
            <w:spacing w:line="360" w:lineRule="auto"/>
            <w:jc w:val="both"/>
          </w:pPr>
        </w:pPrChange>
      </w:pPr>
      <w:bookmarkStart w:id="1156" w:name="_Toc15836594"/>
      <w:bookmarkStart w:id="1157" w:name="_Toc20366981"/>
      <w:r w:rsidRPr="00AC1CD6">
        <w:rPr>
          <w:rFonts w:ascii="Times New Roman" w:hAnsi="Times New Roman" w:cs="Times New Roman"/>
          <w:b/>
          <w:color w:val="auto"/>
          <w:sz w:val="24"/>
          <w:szCs w:val="24"/>
          <w:rPrChange w:id="1158" w:author="Sousa" w:date="2019-08-04T19:27:00Z">
            <w:rPr/>
          </w:rPrChange>
        </w:rPr>
        <w:t>BIBLIOGRAFIA</w:t>
      </w:r>
      <w:bookmarkEnd w:id="1156"/>
      <w:bookmarkEnd w:id="1157"/>
    </w:p>
    <w:p w14:paraId="32CDAFC0" w14:textId="77777777" w:rsidR="00AC1CD6" w:rsidRPr="00AC1CD6" w:rsidRDefault="00AC1CD6">
      <w:pPr>
        <w:pStyle w:val="SemEspaamento"/>
        <w:pPrChange w:id="1159" w:author="Sousa" w:date="2019-08-04T19:27:00Z">
          <w:pPr>
            <w:spacing w:line="360" w:lineRule="auto"/>
            <w:jc w:val="both"/>
          </w:pPr>
        </w:pPrChange>
      </w:pPr>
    </w:p>
    <w:p w14:paraId="43172F99" w14:textId="1CF5B476" w:rsidR="0056181B" w:rsidRPr="00A04F89" w:rsidRDefault="0056181B" w:rsidP="00A60BC2">
      <w:pPr>
        <w:autoSpaceDE w:val="0"/>
        <w:autoSpaceDN w:val="0"/>
        <w:adjustRightInd w:val="0"/>
        <w:spacing w:after="0" w:line="480" w:lineRule="auto"/>
        <w:jc w:val="both"/>
        <w:rPr>
          <w:rFonts w:ascii="Times New Roman" w:eastAsia="Times New Roman" w:hAnsi="Times New Roman"/>
          <w:sz w:val="24"/>
          <w:szCs w:val="24"/>
        </w:rPr>
      </w:pPr>
      <w:r w:rsidRPr="00276E99">
        <w:rPr>
          <w:rFonts w:ascii="Times New Roman" w:eastAsia="Times New Roman" w:hAnsi="Times New Roman"/>
          <w:sz w:val="24"/>
          <w:szCs w:val="24"/>
        </w:rPr>
        <w:t xml:space="preserve">BERSCH Rita. </w:t>
      </w:r>
      <w:r w:rsidRPr="00AC1CD6">
        <w:rPr>
          <w:rFonts w:ascii="Times New Roman" w:eastAsia="Times New Roman" w:hAnsi="Times New Roman"/>
          <w:b/>
          <w:sz w:val="24"/>
          <w:szCs w:val="24"/>
        </w:rPr>
        <w:t>Introdução à Tecnologia Assistiva.</w:t>
      </w:r>
      <w:r w:rsidRPr="00A04F89">
        <w:rPr>
          <w:rFonts w:ascii="Times New Roman" w:eastAsia="Times New Roman" w:hAnsi="Times New Roman"/>
          <w:sz w:val="24"/>
          <w:szCs w:val="24"/>
        </w:rPr>
        <w:t xml:space="preserve"> Porto Alegre, 2008.</w:t>
      </w:r>
    </w:p>
    <w:p w14:paraId="0724126B" w14:textId="08F31C31" w:rsidR="00DC5592" w:rsidRPr="00A04F89" w:rsidRDefault="00DC5592" w:rsidP="00A60BC2">
      <w:pPr>
        <w:autoSpaceDE w:val="0"/>
        <w:autoSpaceDN w:val="0"/>
        <w:adjustRightInd w:val="0"/>
        <w:spacing w:after="0" w:line="480" w:lineRule="auto"/>
        <w:jc w:val="both"/>
        <w:rPr>
          <w:rFonts w:ascii="Times New Roman" w:eastAsia="Times New Roman" w:hAnsi="Times New Roman"/>
          <w:sz w:val="24"/>
          <w:szCs w:val="24"/>
        </w:rPr>
      </w:pPr>
      <w:r w:rsidRPr="00A04F89">
        <w:rPr>
          <w:rFonts w:ascii="Times New Roman" w:eastAsia="Times New Roman" w:hAnsi="Times New Roman"/>
          <w:sz w:val="24"/>
          <w:szCs w:val="24"/>
        </w:rPr>
        <w:t xml:space="preserve">BRAGA, J. L, et al. </w:t>
      </w:r>
      <w:r w:rsidRPr="00A04F89">
        <w:rPr>
          <w:rFonts w:ascii="Times New Roman" w:eastAsia="Times New Roman" w:hAnsi="Times New Roman"/>
          <w:b/>
          <w:sz w:val="24"/>
          <w:szCs w:val="24"/>
        </w:rPr>
        <w:t>Comunicação e Educação: Questões delicadas na interface</w:t>
      </w:r>
      <w:r w:rsidR="00144CC5">
        <w:rPr>
          <w:rFonts w:ascii="Times New Roman" w:eastAsia="Times New Roman" w:hAnsi="Times New Roman"/>
          <w:sz w:val="24"/>
          <w:szCs w:val="24"/>
        </w:rPr>
        <w:t xml:space="preserve">. </w:t>
      </w:r>
      <w:r w:rsidRPr="00A04F89">
        <w:rPr>
          <w:rFonts w:ascii="Times New Roman" w:eastAsia="Times New Roman" w:hAnsi="Times New Roman"/>
          <w:sz w:val="24"/>
          <w:szCs w:val="24"/>
        </w:rPr>
        <w:t>São Paulo, 2001.</w:t>
      </w:r>
    </w:p>
    <w:p w14:paraId="659558E7" w14:textId="501A0C2D" w:rsidR="00DC5592" w:rsidRPr="00A04F89" w:rsidRDefault="00DC5592" w:rsidP="00A60BC2">
      <w:pPr>
        <w:autoSpaceDE w:val="0"/>
        <w:autoSpaceDN w:val="0"/>
        <w:adjustRightInd w:val="0"/>
        <w:spacing w:after="0" w:line="480" w:lineRule="auto"/>
        <w:jc w:val="both"/>
        <w:rPr>
          <w:rFonts w:ascii="Times New Roman" w:eastAsia="Times New Roman" w:hAnsi="Times New Roman"/>
          <w:sz w:val="24"/>
          <w:szCs w:val="24"/>
        </w:rPr>
      </w:pPr>
      <w:del w:id="1160" w:author="Sousa" w:date="2019-07-29T08:51:00Z">
        <w:r w:rsidRPr="00A04F89" w:rsidDel="008867F2">
          <w:rPr>
            <w:rFonts w:ascii="Times New Roman" w:eastAsia="Times New Roman" w:hAnsi="Times New Roman"/>
            <w:sz w:val="24"/>
            <w:szCs w:val="24"/>
          </w:rPr>
          <w:delText>.</w:delText>
        </w:r>
      </w:del>
      <w:r w:rsidRPr="00A04F89">
        <w:rPr>
          <w:rFonts w:ascii="Times New Roman" w:eastAsia="Times New Roman" w:hAnsi="Times New Roman"/>
          <w:sz w:val="24"/>
          <w:szCs w:val="24"/>
        </w:rPr>
        <w:t xml:space="preserve">BUENO, Silveiro, J. G. </w:t>
      </w:r>
      <w:r w:rsidRPr="00A04F89">
        <w:rPr>
          <w:rFonts w:ascii="Times New Roman" w:eastAsia="Times New Roman" w:hAnsi="Times New Roman"/>
          <w:b/>
          <w:bCs/>
          <w:sz w:val="24"/>
          <w:szCs w:val="24"/>
        </w:rPr>
        <w:t>Educação especial brasileira:</w:t>
      </w:r>
      <w:r w:rsidRPr="00A04F89">
        <w:rPr>
          <w:rFonts w:ascii="Times New Roman" w:eastAsia="Times New Roman" w:hAnsi="Times New Roman"/>
          <w:b/>
          <w:sz w:val="24"/>
          <w:szCs w:val="24"/>
        </w:rPr>
        <w:t xml:space="preserve"> integração /segregação do aluno deficiente</w:t>
      </w:r>
      <w:r w:rsidRPr="00A04F89">
        <w:rPr>
          <w:rFonts w:ascii="Times New Roman" w:eastAsia="Times New Roman" w:hAnsi="Times New Roman"/>
          <w:sz w:val="24"/>
          <w:szCs w:val="24"/>
        </w:rPr>
        <w:t>. São Paulo, 1993.</w:t>
      </w:r>
    </w:p>
    <w:p w14:paraId="73472A0E" w14:textId="4593B524" w:rsidR="002A59D0" w:rsidRPr="00A04F89" w:rsidRDefault="00DC5592" w:rsidP="00A60BC2">
      <w:pPr>
        <w:autoSpaceDE w:val="0"/>
        <w:autoSpaceDN w:val="0"/>
        <w:adjustRightInd w:val="0"/>
        <w:spacing w:after="0" w:line="480" w:lineRule="auto"/>
        <w:jc w:val="both"/>
        <w:rPr>
          <w:rFonts w:ascii="Times New Roman" w:eastAsia="Times New Roman" w:hAnsi="Times New Roman"/>
          <w:sz w:val="24"/>
          <w:szCs w:val="24"/>
        </w:rPr>
      </w:pPr>
      <w:r w:rsidRPr="00A04F89">
        <w:rPr>
          <w:rFonts w:ascii="Times New Roman" w:eastAsia="Times New Roman" w:hAnsi="Times New Roman"/>
          <w:sz w:val="24"/>
          <w:szCs w:val="24"/>
        </w:rPr>
        <w:t>BUENO, José Geraldo.</w:t>
      </w:r>
      <w:r w:rsidRPr="00A04F89">
        <w:rPr>
          <w:rFonts w:ascii="Times New Roman" w:eastAsia="Times New Roman" w:hAnsi="Times New Roman"/>
          <w:b/>
          <w:bCs/>
          <w:sz w:val="24"/>
          <w:szCs w:val="24"/>
        </w:rPr>
        <w:t xml:space="preserve"> Inclusão escolar: uma crítica conceitual e política</w:t>
      </w:r>
      <w:r w:rsidRPr="00A04F89">
        <w:rPr>
          <w:rFonts w:ascii="Times New Roman" w:eastAsia="Times New Roman" w:hAnsi="Times New Roman"/>
          <w:bCs/>
          <w:sz w:val="24"/>
          <w:szCs w:val="24"/>
        </w:rPr>
        <w:t>;</w:t>
      </w:r>
      <w:r w:rsidR="0075079E">
        <w:rPr>
          <w:rFonts w:ascii="Times New Roman" w:eastAsia="Times New Roman" w:hAnsi="Times New Roman"/>
          <w:bCs/>
          <w:sz w:val="24"/>
          <w:szCs w:val="24"/>
        </w:rPr>
        <w:t xml:space="preserve"> </w:t>
      </w:r>
    </w:p>
    <w:p w14:paraId="2BCC3F5A" w14:textId="1998D7AA" w:rsidR="00291F26" w:rsidRPr="00A04F89" w:rsidRDefault="00DC5592" w:rsidP="00A60BC2">
      <w:pPr>
        <w:autoSpaceDE w:val="0"/>
        <w:autoSpaceDN w:val="0"/>
        <w:adjustRightInd w:val="0"/>
        <w:spacing w:after="0" w:line="480" w:lineRule="auto"/>
        <w:jc w:val="both"/>
        <w:rPr>
          <w:rFonts w:ascii="Times New Roman" w:eastAsia="Times New Roman" w:hAnsi="Times New Roman"/>
          <w:sz w:val="24"/>
          <w:szCs w:val="24"/>
        </w:rPr>
      </w:pPr>
      <w:r w:rsidRPr="00A04F89">
        <w:rPr>
          <w:rFonts w:ascii="Times New Roman" w:eastAsia="Times New Roman" w:hAnsi="Times New Roman"/>
          <w:sz w:val="24"/>
          <w:szCs w:val="24"/>
        </w:rPr>
        <w:t xml:space="preserve">CALAZANS, R. </w:t>
      </w:r>
      <w:r w:rsidRPr="00A04F89">
        <w:rPr>
          <w:rFonts w:ascii="Times New Roman" w:eastAsia="Times New Roman" w:hAnsi="Times New Roman"/>
          <w:b/>
          <w:bCs/>
          <w:sz w:val="24"/>
          <w:szCs w:val="24"/>
        </w:rPr>
        <w:t>Comunicação e Educação</w:t>
      </w:r>
      <w:r w:rsidRPr="00A04F89">
        <w:rPr>
          <w:rFonts w:ascii="Times New Roman" w:eastAsia="Times New Roman" w:hAnsi="Times New Roman"/>
          <w:b/>
          <w:sz w:val="24"/>
          <w:szCs w:val="24"/>
        </w:rPr>
        <w:t>: Questões delicadas na interface</w:t>
      </w:r>
      <w:r w:rsidRPr="00A04F89">
        <w:rPr>
          <w:rFonts w:ascii="Times New Roman" w:eastAsia="Times New Roman" w:hAnsi="Times New Roman"/>
          <w:sz w:val="24"/>
          <w:szCs w:val="24"/>
        </w:rPr>
        <w:t>; Rio de Janeiro, 2001.</w:t>
      </w:r>
    </w:p>
    <w:p w14:paraId="06916569" w14:textId="1854334F" w:rsidR="00291F26" w:rsidRDefault="00DC5592" w:rsidP="00A60BC2">
      <w:pPr>
        <w:autoSpaceDE w:val="0"/>
        <w:autoSpaceDN w:val="0"/>
        <w:adjustRightInd w:val="0"/>
        <w:spacing w:after="0" w:line="480" w:lineRule="auto"/>
        <w:jc w:val="both"/>
        <w:rPr>
          <w:rFonts w:ascii="Times New Roman" w:eastAsia="Times New Roman" w:hAnsi="Times New Roman"/>
          <w:sz w:val="24"/>
          <w:szCs w:val="24"/>
        </w:rPr>
      </w:pPr>
      <w:r w:rsidRPr="00A04F89">
        <w:rPr>
          <w:rFonts w:ascii="Times New Roman" w:eastAsia="Times New Roman" w:hAnsi="Times New Roman"/>
          <w:sz w:val="24"/>
          <w:szCs w:val="24"/>
        </w:rPr>
        <w:t xml:space="preserve">CHAMBAL, Luís Alfredo. </w:t>
      </w:r>
      <w:r w:rsidRPr="00A04F89">
        <w:rPr>
          <w:rFonts w:ascii="Times New Roman" w:eastAsia="Times New Roman" w:hAnsi="Times New Roman"/>
          <w:b/>
          <w:bCs/>
          <w:sz w:val="24"/>
          <w:szCs w:val="24"/>
        </w:rPr>
        <w:t>A escolarização dos alunos com deficiência em Moçambique</w:t>
      </w:r>
      <w:r w:rsidRPr="00A04F89">
        <w:rPr>
          <w:rFonts w:ascii="Times New Roman" w:eastAsia="Times New Roman" w:hAnsi="Times New Roman"/>
          <w:b/>
          <w:sz w:val="24"/>
          <w:szCs w:val="24"/>
        </w:rPr>
        <w:t>: um estudo sobre a implementação e os resultados das políticas de inclusão escolar</w:t>
      </w:r>
      <w:r w:rsidR="00291F26" w:rsidRPr="00A04F89">
        <w:rPr>
          <w:rFonts w:ascii="Times New Roman" w:eastAsia="Times New Roman" w:hAnsi="Times New Roman"/>
          <w:b/>
          <w:sz w:val="24"/>
          <w:szCs w:val="24"/>
        </w:rPr>
        <w:t xml:space="preserve">. </w:t>
      </w:r>
      <w:r w:rsidR="00291F26" w:rsidRPr="00A04F89">
        <w:rPr>
          <w:rFonts w:ascii="Times New Roman" w:eastAsia="Times New Roman" w:hAnsi="Times New Roman"/>
          <w:sz w:val="24"/>
          <w:szCs w:val="24"/>
        </w:rPr>
        <w:t xml:space="preserve">Maputo, </w:t>
      </w:r>
      <w:r w:rsidRPr="00A04F89">
        <w:rPr>
          <w:rFonts w:ascii="Times New Roman" w:eastAsia="Times New Roman" w:hAnsi="Times New Roman"/>
          <w:sz w:val="24"/>
          <w:szCs w:val="24"/>
        </w:rPr>
        <w:t>2006.</w:t>
      </w:r>
    </w:p>
    <w:p w14:paraId="71412028" w14:textId="11369A8F" w:rsidR="001C584A" w:rsidRPr="00A04F89" w:rsidRDefault="001C584A" w:rsidP="00A60BC2">
      <w:pPr>
        <w:autoSpaceDE w:val="0"/>
        <w:autoSpaceDN w:val="0"/>
        <w:adjustRightInd w:val="0"/>
        <w:spacing w:after="0" w:line="480" w:lineRule="auto"/>
        <w:jc w:val="both"/>
        <w:rPr>
          <w:rFonts w:ascii="Times New Roman" w:eastAsia="Times New Roman" w:hAnsi="Times New Roman"/>
          <w:sz w:val="24"/>
          <w:szCs w:val="24"/>
        </w:rPr>
      </w:pPr>
      <w:r w:rsidRPr="001C584A">
        <w:rPr>
          <w:rFonts w:ascii="Times New Roman" w:eastAsia="Times New Roman" w:hAnsi="Times New Roman"/>
          <w:sz w:val="24"/>
          <w:szCs w:val="24"/>
        </w:rPr>
        <w:t>David Rodrigues.</w:t>
      </w:r>
      <w:r w:rsidRPr="001C584A">
        <w:rPr>
          <w:rFonts w:ascii="Times New Roman" w:eastAsia="Times New Roman" w:hAnsi="Times New Roman"/>
          <w:b/>
          <w:sz w:val="24"/>
          <w:szCs w:val="24"/>
        </w:rPr>
        <w:t xml:space="preserve"> Perspectivas sobre a inclusão: da educação à sociedade</w:t>
      </w:r>
      <w:r w:rsidRPr="001C584A">
        <w:rPr>
          <w:rFonts w:ascii="Times New Roman" w:eastAsia="Times New Roman" w:hAnsi="Times New Roman"/>
          <w:sz w:val="24"/>
          <w:szCs w:val="24"/>
        </w:rPr>
        <w:t>. Porto, 2003.</w:t>
      </w:r>
    </w:p>
    <w:p w14:paraId="12EC12E9" w14:textId="48686A4C" w:rsidR="00DC5592" w:rsidRDefault="00FA7EDE" w:rsidP="00A60BC2">
      <w:pPr>
        <w:autoSpaceDE w:val="0"/>
        <w:autoSpaceDN w:val="0"/>
        <w:adjustRightInd w:val="0"/>
        <w:spacing w:after="0" w:line="480" w:lineRule="auto"/>
        <w:jc w:val="both"/>
        <w:rPr>
          <w:rFonts w:ascii="Times New Roman" w:eastAsia="Times New Roman" w:hAnsi="Times New Roman"/>
          <w:sz w:val="24"/>
          <w:szCs w:val="24"/>
        </w:rPr>
      </w:pPr>
      <w:r w:rsidRPr="00A04F89">
        <w:rPr>
          <w:rFonts w:ascii="Times New Roman" w:eastAsia="Times New Roman" w:hAnsi="Times New Roman"/>
          <w:sz w:val="24"/>
          <w:szCs w:val="24"/>
        </w:rPr>
        <w:t>DIAZ, P.</w:t>
      </w:r>
      <w:r w:rsidR="00DC5592" w:rsidRPr="00A04F89">
        <w:rPr>
          <w:rFonts w:ascii="Times New Roman" w:eastAsia="Times New Roman" w:hAnsi="Times New Roman"/>
          <w:sz w:val="24"/>
          <w:szCs w:val="24"/>
        </w:rPr>
        <w:t xml:space="preserve"> R. </w:t>
      </w:r>
      <w:r w:rsidR="00DC5592" w:rsidRPr="00A04F89">
        <w:rPr>
          <w:rFonts w:ascii="Times New Roman" w:eastAsia="Times New Roman" w:hAnsi="Times New Roman"/>
          <w:b/>
          <w:sz w:val="24"/>
          <w:szCs w:val="24"/>
        </w:rPr>
        <w:t>Educação inclusiva: da ideologia neoliberal às poss</w:t>
      </w:r>
      <w:r w:rsidR="00291F26" w:rsidRPr="00A04F89">
        <w:rPr>
          <w:rFonts w:ascii="Times New Roman" w:eastAsia="Times New Roman" w:hAnsi="Times New Roman"/>
          <w:b/>
          <w:sz w:val="24"/>
          <w:szCs w:val="24"/>
        </w:rPr>
        <w:t xml:space="preserve">ibilidades e limites concretos. </w:t>
      </w:r>
      <w:r w:rsidR="00291F26" w:rsidRPr="00A04F89">
        <w:rPr>
          <w:rFonts w:ascii="Times New Roman" w:eastAsia="Times New Roman" w:hAnsi="Times New Roman"/>
          <w:sz w:val="24"/>
          <w:szCs w:val="24"/>
        </w:rPr>
        <w:t>Florianopolis,</w:t>
      </w:r>
      <w:r w:rsidR="00DC5592" w:rsidRPr="00A04F89">
        <w:rPr>
          <w:rFonts w:ascii="Times New Roman" w:eastAsia="Times New Roman" w:hAnsi="Times New Roman"/>
          <w:sz w:val="24"/>
          <w:szCs w:val="24"/>
        </w:rPr>
        <w:t xml:space="preserve"> 2009.</w:t>
      </w:r>
    </w:p>
    <w:p w14:paraId="68C2C48B" w14:textId="3ED73B90" w:rsidR="00D36401" w:rsidRPr="00A04F89" w:rsidRDefault="00D36401" w:rsidP="00A60BC2">
      <w:pPr>
        <w:autoSpaceDE w:val="0"/>
        <w:autoSpaceDN w:val="0"/>
        <w:adjustRightInd w:val="0"/>
        <w:spacing w:after="0" w:line="480" w:lineRule="auto"/>
        <w:jc w:val="both"/>
        <w:rPr>
          <w:rFonts w:ascii="Times New Roman" w:eastAsia="Times New Roman" w:hAnsi="Times New Roman"/>
          <w:sz w:val="24"/>
          <w:szCs w:val="24"/>
        </w:rPr>
      </w:pPr>
      <w:r>
        <w:rPr>
          <w:rFonts w:ascii="Times New Roman" w:eastAsia="Times New Roman" w:hAnsi="Times New Roman"/>
          <w:sz w:val="24"/>
          <w:szCs w:val="24"/>
        </w:rPr>
        <w:t>DA SILVA</w:t>
      </w:r>
      <w:r w:rsidR="00983858">
        <w:rPr>
          <w:rFonts w:ascii="Times New Roman" w:eastAsia="Times New Roman" w:hAnsi="Times New Roman"/>
          <w:sz w:val="24"/>
          <w:szCs w:val="24"/>
        </w:rPr>
        <w:t xml:space="preserve">, Reinaldo de Jesus. </w:t>
      </w:r>
      <w:r w:rsidR="00B35102" w:rsidRPr="00B35102">
        <w:rPr>
          <w:rFonts w:ascii="Times New Roman" w:eastAsia="Times New Roman" w:hAnsi="Times New Roman"/>
          <w:b/>
          <w:sz w:val="24"/>
          <w:szCs w:val="24"/>
        </w:rPr>
        <w:t>Dispositivos móveis dentro da escola: possibilidades de aprendizagem que se abrem também para alunos surdos</w:t>
      </w:r>
      <w:r w:rsidR="00592592">
        <w:rPr>
          <w:rFonts w:ascii="Times New Roman" w:eastAsia="Times New Roman" w:hAnsi="Times New Roman"/>
          <w:b/>
          <w:sz w:val="24"/>
          <w:szCs w:val="24"/>
        </w:rPr>
        <w:t xml:space="preserve">. </w:t>
      </w:r>
      <w:r w:rsidR="00592592" w:rsidRPr="00592592">
        <w:rPr>
          <w:rFonts w:ascii="Times New Roman" w:eastAsia="Times New Roman" w:hAnsi="Times New Roman"/>
          <w:sz w:val="24"/>
          <w:szCs w:val="24"/>
        </w:rPr>
        <w:t>Pernambuco,</w:t>
      </w:r>
      <w:r w:rsidR="00592592">
        <w:rPr>
          <w:rFonts w:ascii="Times New Roman" w:eastAsia="Times New Roman" w:hAnsi="Times New Roman"/>
          <w:sz w:val="24"/>
          <w:szCs w:val="24"/>
        </w:rPr>
        <w:t xml:space="preserve"> 2012.</w:t>
      </w:r>
    </w:p>
    <w:p w14:paraId="059E3D1B" w14:textId="1448090E" w:rsidR="00DC5592" w:rsidRPr="00A04F89" w:rsidRDefault="00DC5592" w:rsidP="00A60BC2">
      <w:pPr>
        <w:autoSpaceDE w:val="0"/>
        <w:autoSpaceDN w:val="0"/>
        <w:adjustRightInd w:val="0"/>
        <w:spacing w:after="0" w:line="480" w:lineRule="auto"/>
        <w:jc w:val="both"/>
        <w:rPr>
          <w:rFonts w:ascii="Times New Roman" w:eastAsia="Times New Roman" w:hAnsi="Times New Roman"/>
          <w:sz w:val="24"/>
          <w:szCs w:val="24"/>
        </w:rPr>
      </w:pPr>
      <w:r w:rsidRPr="00A04F89">
        <w:rPr>
          <w:rFonts w:ascii="Times New Roman" w:eastAsia="Times New Roman" w:hAnsi="Times New Roman"/>
          <w:sz w:val="24"/>
          <w:szCs w:val="24"/>
        </w:rPr>
        <w:t>FavéroS</w:t>
      </w:r>
      <w:r w:rsidRPr="00A04F89">
        <w:rPr>
          <w:rFonts w:ascii="Times New Roman" w:eastAsia="Times New Roman" w:hAnsi="Times New Roman"/>
          <w:b/>
          <w:sz w:val="24"/>
          <w:szCs w:val="24"/>
        </w:rPr>
        <w:t xml:space="preserve">. A concepção de deficiência e a formação do profissional em </w:t>
      </w:r>
      <w:r w:rsidR="00291F26" w:rsidRPr="00A04F89">
        <w:rPr>
          <w:rFonts w:ascii="Times New Roman" w:eastAsia="Times New Roman" w:hAnsi="Times New Roman"/>
          <w:b/>
          <w:sz w:val="24"/>
          <w:szCs w:val="24"/>
        </w:rPr>
        <w:t>educação especial</w:t>
      </w:r>
      <w:r w:rsidR="00FA7EDE" w:rsidRPr="00A04F89">
        <w:rPr>
          <w:rFonts w:ascii="Times New Roman" w:eastAsia="Times New Roman" w:hAnsi="Times New Roman"/>
          <w:sz w:val="24"/>
          <w:szCs w:val="24"/>
        </w:rPr>
        <w:t>.: v.</w:t>
      </w:r>
      <w:r w:rsidRPr="00A04F89">
        <w:rPr>
          <w:rFonts w:ascii="Times New Roman" w:eastAsia="Times New Roman" w:hAnsi="Times New Roman"/>
          <w:sz w:val="24"/>
          <w:szCs w:val="24"/>
        </w:rPr>
        <w:t xml:space="preserve">2: Ed. </w:t>
      </w:r>
      <w:r w:rsidR="00FA7EDE" w:rsidRPr="00A04F89">
        <w:rPr>
          <w:rFonts w:ascii="Times New Roman" w:eastAsia="Times New Roman" w:hAnsi="Times New Roman"/>
          <w:sz w:val="24"/>
          <w:szCs w:val="24"/>
        </w:rPr>
        <w:t>UEL, (</w:t>
      </w:r>
      <w:r w:rsidRPr="00A04F89">
        <w:rPr>
          <w:rFonts w:ascii="Times New Roman" w:eastAsia="Times New Roman" w:hAnsi="Times New Roman"/>
          <w:sz w:val="24"/>
          <w:szCs w:val="24"/>
        </w:rPr>
        <w:t>2004)</w:t>
      </w:r>
      <w:r w:rsidR="00FA7EDE">
        <w:rPr>
          <w:rFonts w:ascii="Times New Roman" w:eastAsia="Times New Roman" w:hAnsi="Times New Roman"/>
          <w:sz w:val="24"/>
          <w:szCs w:val="24"/>
        </w:rPr>
        <w:t>.</w:t>
      </w:r>
    </w:p>
    <w:p w14:paraId="229ADAB9" w14:textId="19DCD385" w:rsidR="00DC5592" w:rsidRDefault="00DC5592" w:rsidP="00A60BC2">
      <w:pPr>
        <w:autoSpaceDE w:val="0"/>
        <w:autoSpaceDN w:val="0"/>
        <w:adjustRightInd w:val="0"/>
        <w:spacing w:after="0" w:line="480" w:lineRule="auto"/>
        <w:jc w:val="both"/>
        <w:rPr>
          <w:rFonts w:ascii="Times New Roman" w:eastAsia="Times New Roman" w:hAnsi="Times New Roman"/>
          <w:sz w:val="24"/>
          <w:szCs w:val="24"/>
        </w:rPr>
      </w:pPr>
      <w:r w:rsidRPr="00A04F89">
        <w:rPr>
          <w:rFonts w:ascii="Times New Roman" w:eastAsia="Times New Roman" w:hAnsi="Times New Roman"/>
          <w:sz w:val="24"/>
          <w:szCs w:val="24"/>
        </w:rPr>
        <w:t xml:space="preserve">FERRARO, Ferrari, A. R.; </w:t>
      </w:r>
      <w:r w:rsidRPr="00A04F89">
        <w:rPr>
          <w:rFonts w:ascii="Times New Roman" w:eastAsia="Times New Roman" w:hAnsi="Times New Roman"/>
          <w:b/>
          <w:bCs/>
          <w:sz w:val="24"/>
          <w:szCs w:val="24"/>
        </w:rPr>
        <w:t>Escolarização no Brasil na Ótica da Exclusão</w:t>
      </w:r>
      <w:r w:rsidRPr="00A04F89">
        <w:rPr>
          <w:rFonts w:ascii="Times New Roman" w:eastAsia="Times New Roman" w:hAnsi="Times New Roman"/>
          <w:b/>
          <w:sz w:val="24"/>
          <w:szCs w:val="24"/>
        </w:rPr>
        <w:t>Escolar</w:t>
      </w:r>
      <w:r w:rsidR="00291F26" w:rsidRPr="00A04F89">
        <w:rPr>
          <w:rFonts w:ascii="Times New Roman" w:eastAsia="Times New Roman" w:hAnsi="Times New Roman"/>
          <w:sz w:val="24"/>
          <w:szCs w:val="24"/>
        </w:rPr>
        <w:t>.</w:t>
      </w:r>
      <w:r w:rsidRPr="00A04F89">
        <w:rPr>
          <w:rFonts w:ascii="Times New Roman" w:eastAsia="Times New Roman" w:hAnsi="Times New Roman"/>
          <w:sz w:val="24"/>
          <w:szCs w:val="24"/>
        </w:rPr>
        <w:t xml:space="preserve"> Brasília,</w:t>
      </w:r>
      <w:r w:rsidR="00291F26" w:rsidRPr="00A04F89">
        <w:rPr>
          <w:rFonts w:ascii="Times New Roman" w:eastAsia="Times New Roman" w:hAnsi="Times New Roman"/>
          <w:sz w:val="24"/>
          <w:szCs w:val="24"/>
        </w:rPr>
        <w:t xml:space="preserve"> </w:t>
      </w:r>
      <w:r w:rsidRPr="00A04F89">
        <w:rPr>
          <w:rFonts w:ascii="Times New Roman" w:eastAsia="Times New Roman" w:hAnsi="Times New Roman"/>
          <w:sz w:val="24"/>
          <w:szCs w:val="24"/>
        </w:rPr>
        <w:t>2004.</w:t>
      </w:r>
    </w:p>
    <w:p w14:paraId="47AB4306" w14:textId="14103E11" w:rsidR="00187336" w:rsidRPr="00A04F89" w:rsidRDefault="00187336" w:rsidP="00A60BC2">
      <w:pPr>
        <w:autoSpaceDE w:val="0"/>
        <w:autoSpaceDN w:val="0"/>
        <w:adjustRightInd w:val="0"/>
        <w:spacing w:after="0" w:line="480" w:lineRule="auto"/>
        <w:jc w:val="both"/>
        <w:rPr>
          <w:ins w:id="1161" w:author="Sousa" w:date="2019-07-29T09:01:00Z"/>
          <w:rFonts w:ascii="Times New Roman" w:eastAsia="Times New Roman" w:hAnsi="Times New Roman"/>
          <w:sz w:val="24"/>
          <w:szCs w:val="24"/>
        </w:rPr>
      </w:pPr>
      <w:r w:rsidRPr="00187336">
        <w:rPr>
          <w:rFonts w:ascii="Times New Roman" w:eastAsia="Times New Roman" w:hAnsi="Times New Roman"/>
          <w:sz w:val="24"/>
          <w:szCs w:val="24"/>
        </w:rPr>
        <w:t xml:space="preserve">FONSECA, J. J. S. </w:t>
      </w:r>
      <w:r w:rsidRPr="00187336">
        <w:rPr>
          <w:rFonts w:ascii="Times New Roman" w:eastAsia="Times New Roman" w:hAnsi="Times New Roman"/>
          <w:b/>
          <w:sz w:val="24"/>
          <w:szCs w:val="24"/>
        </w:rPr>
        <w:t xml:space="preserve">Metodologia da pesquisa científica. </w:t>
      </w:r>
      <w:r w:rsidRPr="00187336">
        <w:rPr>
          <w:rFonts w:ascii="Times New Roman" w:eastAsia="Times New Roman" w:hAnsi="Times New Roman"/>
          <w:sz w:val="24"/>
          <w:szCs w:val="24"/>
        </w:rPr>
        <w:t>Fortaleza: UEC, 2002. Apostila.</w:t>
      </w:r>
    </w:p>
    <w:p w14:paraId="29C5C19A" w14:textId="27E57376" w:rsidR="00DC5592" w:rsidRDefault="00DC5592" w:rsidP="00A60BC2">
      <w:pPr>
        <w:autoSpaceDE w:val="0"/>
        <w:autoSpaceDN w:val="0"/>
        <w:adjustRightInd w:val="0"/>
        <w:spacing w:after="0" w:line="480" w:lineRule="auto"/>
        <w:jc w:val="both"/>
        <w:rPr>
          <w:rFonts w:ascii="Times New Roman" w:eastAsia="Times New Roman" w:hAnsi="Times New Roman"/>
          <w:sz w:val="24"/>
          <w:szCs w:val="24"/>
        </w:rPr>
      </w:pPr>
      <w:r w:rsidRPr="00A04F89">
        <w:rPr>
          <w:rFonts w:ascii="Times New Roman" w:eastAsia="Times New Roman" w:hAnsi="Times New Roman"/>
          <w:sz w:val="24"/>
          <w:szCs w:val="24"/>
        </w:rPr>
        <w:t xml:space="preserve">GLAT, Rosana. </w:t>
      </w:r>
      <w:r w:rsidRPr="00A04F89">
        <w:rPr>
          <w:rFonts w:ascii="Times New Roman" w:eastAsia="Times New Roman" w:hAnsi="Times New Roman"/>
          <w:b/>
          <w:sz w:val="24"/>
          <w:szCs w:val="24"/>
        </w:rPr>
        <w:t>A integração dos excepcionais: realidade ou mito?</w:t>
      </w:r>
      <w:r w:rsidRPr="00A04F89">
        <w:rPr>
          <w:rFonts w:ascii="Times New Roman" w:eastAsia="Times New Roman" w:hAnsi="Times New Roman"/>
          <w:sz w:val="24"/>
          <w:szCs w:val="24"/>
        </w:rPr>
        <w:t>1994</w:t>
      </w:r>
      <w:r w:rsidR="006714D7">
        <w:rPr>
          <w:rFonts w:ascii="Times New Roman" w:eastAsia="Times New Roman" w:hAnsi="Times New Roman"/>
          <w:sz w:val="24"/>
          <w:szCs w:val="24"/>
        </w:rPr>
        <w:t>.</w:t>
      </w:r>
    </w:p>
    <w:p w14:paraId="288B3363" w14:textId="02AD31CA" w:rsidR="006714D7" w:rsidRPr="00A04F89" w:rsidRDefault="006714D7" w:rsidP="00A60BC2">
      <w:pPr>
        <w:autoSpaceDE w:val="0"/>
        <w:autoSpaceDN w:val="0"/>
        <w:adjustRightInd w:val="0"/>
        <w:spacing w:after="0" w:line="480" w:lineRule="auto"/>
        <w:jc w:val="both"/>
        <w:rPr>
          <w:rFonts w:ascii="Times New Roman" w:eastAsia="Times New Roman" w:hAnsi="Times New Roman"/>
          <w:sz w:val="24"/>
          <w:szCs w:val="24"/>
        </w:rPr>
      </w:pPr>
      <w:r w:rsidRPr="006714D7">
        <w:rPr>
          <w:rFonts w:ascii="Times New Roman" w:eastAsia="Times New Roman" w:hAnsi="Times New Roman"/>
          <w:sz w:val="24"/>
          <w:szCs w:val="24"/>
        </w:rPr>
        <w:t xml:space="preserve">GIL, A. C. </w:t>
      </w:r>
      <w:r w:rsidRPr="006714D7">
        <w:rPr>
          <w:rFonts w:ascii="Times New Roman" w:eastAsia="Times New Roman" w:hAnsi="Times New Roman"/>
          <w:b/>
          <w:sz w:val="24"/>
          <w:szCs w:val="24"/>
        </w:rPr>
        <w:t>Como elaborar projetos de pesquisa.</w:t>
      </w:r>
      <w:r w:rsidRPr="006714D7">
        <w:rPr>
          <w:rFonts w:ascii="Times New Roman" w:eastAsia="Times New Roman" w:hAnsi="Times New Roman"/>
          <w:sz w:val="24"/>
          <w:szCs w:val="24"/>
        </w:rPr>
        <w:t xml:space="preserve"> 4. ed. São Paulo: Atlas, 2007.</w:t>
      </w:r>
    </w:p>
    <w:p w14:paraId="22A0F4FB" w14:textId="77777777" w:rsidR="00740207" w:rsidRPr="00A04F89" w:rsidRDefault="00740207" w:rsidP="00A60BC2">
      <w:pPr>
        <w:autoSpaceDE w:val="0"/>
        <w:autoSpaceDN w:val="0"/>
        <w:adjustRightInd w:val="0"/>
        <w:spacing w:after="0" w:line="480" w:lineRule="auto"/>
        <w:jc w:val="both"/>
        <w:rPr>
          <w:rFonts w:ascii="Times New Roman" w:eastAsia="Times New Roman" w:hAnsi="Times New Roman"/>
          <w:sz w:val="24"/>
          <w:szCs w:val="24"/>
        </w:rPr>
      </w:pPr>
      <w:r w:rsidRPr="00A04F89">
        <w:rPr>
          <w:rFonts w:ascii="Times New Roman" w:eastAsia="Times New Roman" w:hAnsi="Times New Roman"/>
          <w:sz w:val="24"/>
          <w:szCs w:val="24"/>
        </w:rPr>
        <w:lastRenderedPageBreak/>
        <w:t xml:space="preserve">LIMA, Cíntia Caldas Barcelar. </w:t>
      </w:r>
      <w:r w:rsidRPr="00A04F89">
        <w:rPr>
          <w:rFonts w:ascii="Times New Roman" w:eastAsia="Times New Roman" w:hAnsi="Times New Roman"/>
          <w:b/>
          <w:sz w:val="24"/>
          <w:szCs w:val="24"/>
        </w:rPr>
        <w:t xml:space="preserve">Aplicativos móveis de interesse público: limites e possibilidades para a cidadania no Brasil. </w:t>
      </w:r>
      <w:r w:rsidRPr="00A04F89">
        <w:rPr>
          <w:rFonts w:ascii="Times New Roman" w:eastAsia="Times New Roman" w:hAnsi="Times New Roman"/>
          <w:sz w:val="24"/>
          <w:szCs w:val="24"/>
        </w:rPr>
        <w:t>Brasília, 2017</w:t>
      </w:r>
    </w:p>
    <w:p w14:paraId="13E31854" w14:textId="05521342" w:rsidR="00DC5592" w:rsidRPr="00A04F89" w:rsidRDefault="001F4A8D" w:rsidP="00A60BC2">
      <w:pPr>
        <w:autoSpaceDE w:val="0"/>
        <w:autoSpaceDN w:val="0"/>
        <w:adjustRightInd w:val="0"/>
        <w:spacing w:after="0" w:line="480" w:lineRule="auto"/>
        <w:jc w:val="both"/>
        <w:rPr>
          <w:rFonts w:ascii="Times New Roman" w:eastAsia="Times New Roman" w:hAnsi="Times New Roman"/>
          <w:sz w:val="24"/>
          <w:szCs w:val="24"/>
        </w:rPr>
      </w:pPr>
      <w:r>
        <w:rPr>
          <w:rFonts w:ascii="Times New Roman" w:eastAsia="Times New Roman" w:hAnsi="Times New Roman"/>
          <w:sz w:val="24"/>
          <w:szCs w:val="24"/>
        </w:rPr>
        <w:t xml:space="preserve">MARCHESI, Álvaro etal. </w:t>
      </w:r>
      <w:r w:rsidR="00DC5592" w:rsidRPr="00A04F89">
        <w:rPr>
          <w:rFonts w:ascii="Times New Roman" w:eastAsia="Times New Roman" w:hAnsi="Times New Roman"/>
          <w:b/>
          <w:sz w:val="24"/>
          <w:szCs w:val="24"/>
        </w:rPr>
        <w:t>Fracasso Esc</w:t>
      </w:r>
      <w:r w:rsidR="00F8489D">
        <w:rPr>
          <w:rFonts w:ascii="Times New Roman" w:eastAsia="Times New Roman" w:hAnsi="Times New Roman"/>
          <w:b/>
          <w:sz w:val="24"/>
          <w:szCs w:val="24"/>
        </w:rPr>
        <w:t xml:space="preserve">olar dos Estudantes Dificientes. </w:t>
      </w:r>
      <w:r w:rsidR="00DC5592" w:rsidRPr="00A04F89">
        <w:rPr>
          <w:rFonts w:ascii="Times New Roman" w:eastAsia="Times New Roman" w:hAnsi="Times New Roman"/>
          <w:sz w:val="24"/>
          <w:szCs w:val="24"/>
        </w:rPr>
        <w:t>São Paulo; Bookman, 2004.</w:t>
      </w:r>
    </w:p>
    <w:p w14:paraId="0A290B83" w14:textId="2FD657DC" w:rsidR="00DC5592" w:rsidRPr="00A04F89" w:rsidRDefault="001413DE" w:rsidP="00A60BC2">
      <w:pPr>
        <w:autoSpaceDE w:val="0"/>
        <w:autoSpaceDN w:val="0"/>
        <w:adjustRightInd w:val="0"/>
        <w:spacing w:after="0" w:line="480" w:lineRule="auto"/>
        <w:jc w:val="both"/>
        <w:rPr>
          <w:rFonts w:ascii="Times New Roman" w:eastAsia="Times New Roman" w:hAnsi="Times New Roman"/>
          <w:b/>
          <w:sz w:val="24"/>
          <w:szCs w:val="24"/>
        </w:rPr>
      </w:pPr>
      <w:r>
        <w:rPr>
          <w:rFonts w:ascii="Times New Roman" w:eastAsia="Times New Roman" w:hAnsi="Times New Roman"/>
          <w:sz w:val="24"/>
          <w:szCs w:val="24"/>
        </w:rPr>
        <w:t xml:space="preserve">MARCHESI, A. </w:t>
      </w:r>
      <w:r w:rsidR="007118D9">
        <w:rPr>
          <w:rFonts w:ascii="Times New Roman" w:eastAsia="Times New Roman" w:hAnsi="Times New Roman"/>
          <w:sz w:val="24"/>
          <w:szCs w:val="24"/>
        </w:rPr>
        <w:t>e</w:t>
      </w:r>
      <w:r>
        <w:rPr>
          <w:rFonts w:ascii="Times New Roman" w:eastAsia="Times New Roman" w:hAnsi="Times New Roman"/>
          <w:sz w:val="24"/>
          <w:szCs w:val="24"/>
        </w:rPr>
        <w:t>t</w:t>
      </w:r>
      <w:r w:rsidR="007118D9">
        <w:rPr>
          <w:rFonts w:ascii="Times New Roman" w:eastAsia="Times New Roman" w:hAnsi="Times New Roman"/>
          <w:sz w:val="24"/>
          <w:szCs w:val="24"/>
        </w:rPr>
        <w:t xml:space="preserve"> </w:t>
      </w:r>
      <w:r>
        <w:rPr>
          <w:rFonts w:ascii="Times New Roman" w:eastAsia="Times New Roman" w:hAnsi="Times New Roman"/>
          <w:sz w:val="24"/>
          <w:szCs w:val="24"/>
        </w:rPr>
        <w:t xml:space="preserve">al. </w:t>
      </w:r>
      <w:r w:rsidR="00DC5592" w:rsidRPr="00A04F89">
        <w:rPr>
          <w:rFonts w:ascii="Times New Roman" w:eastAsia="Times New Roman" w:hAnsi="Times New Roman"/>
          <w:b/>
          <w:sz w:val="24"/>
          <w:szCs w:val="24"/>
        </w:rPr>
        <w:t xml:space="preserve">Da terminologia do distúrbio às necessidades educacionais </w:t>
      </w:r>
    </w:p>
    <w:p w14:paraId="63AB4E85" w14:textId="77777777" w:rsidR="00DC5592" w:rsidRPr="00A04F89" w:rsidRDefault="00DC5592" w:rsidP="00A60BC2">
      <w:pPr>
        <w:autoSpaceDE w:val="0"/>
        <w:autoSpaceDN w:val="0"/>
        <w:adjustRightInd w:val="0"/>
        <w:spacing w:after="0" w:line="480" w:lineRule="auto"/>
        <w:jc w:val="both"/>
        <w:rPr>
          <w:rFonts w:ascii="Times New Roman" w:eastAsia="Times New Roman" w:hAnsi="Times New Roman"/>
          <w:sz w:val="24"/>
          <w:szCs w:val="24"/>
        </w:rPr>
      </w:pPr>
      <w:r w:rsidRPr="00A04F89">
        <w:rPr>
          <w:rFonts w:ascii="Times New Roman" w:eastAsia="Times New Roman" w:hAnsi="Times New Roman"/>
          <w:b/>
          <w:sz w:val="24"/>
          <w:szCs w:val="24"/>
        </w:rPr>
        <w:t>especiais</w:t>
      </w:r>
      <w:r w:rsidRPr="00A04F89">
        <w:rPr>
          <w:rFonts w:ascii="Times New Roman" w:eastAsia="Times New Roman" w:hAnsi="Times New Roman"/>
          <w:sz w:val="24"/>
          <w:szCs w:val="24"/>
        </w:rPr>
        <w:t>. Rio de Janeiro, COLL,2001.</w:t>
      </w:r>
    </w:p>
    <w:p w14:paraId="3DF02B6B" w14:textId="77777777" w:rsidR="00DC5592" w:rsidRPr="00A04F89" w:rsidRDefault="00DC5592" w:rsidP="00A60BC2">
      <w:pPr>
        <w:autoSpaceDE w:val="0"/>
        <w:autoSpaceDN w:val="0"/>
        <w:adjustRightInd w:val="0"/>
        <w:spacing w:after="0" w:line="480" w:lineRule="auto"/>
        <w:jc w:val="both"/>
        <w:rPr>
          <w:rFonts w:ascii="Times New Roman" w:eastAsia="Times New Roman" w:hAnsi="Times New Roman"/>
          <w:sz w:val="24"/>
          <w:szCs w:val="24"/>
        </w:rPr>
      </w:pPr>
      <w:r w:rsidRPr="00A04F89">
        <w:rPr>
          <w:rFonts w:ascii="Times New Roman" w:eastAsia="Times New Roman" w:hAnsi="Times New Roman"/>
          <w:sz w:val="24"/>
          <w:szCs w:val="24"/>
        </w:rPr>
        <w:t xml:space="preserve">MARCONI, Marina de Andrade; LAKATOS, Eva Maria. </w:t>
      </w:r>
      <w:r w:rsidRPr="00A04F89">
        <w:rPr>
          <w:rFonts w:ascii="Times New Roman" w:eastAsia="Times New Roman" w:hAnsi="Times New Roman"/>
          <w:b/>
          <w:bCs/>
          <w:sz w:val="24"/>
          <w:szCs w:val="24"/>
        </w:rPr>
        <w:t>Metodologia Científica</w:t>
      </w:r>
      <w:r w:rsidRPr="00A04F89">
        <w:rPr>
          <w:rFonts w:ascii="Times New Roman" w:eastAsia="Times New Roman" w:hAnsi="Times New Roman"/>
          <w:sz w:val="24"/>
          <w:szCs w:val="24"/>
        </w:rPr>
        <w:t xml:space="preserve">. 5. ed. São Paulo; Atlas, </w:t>
      </w:r>
      <w:r w:rsidR="00291F26" w:rsidRPr="00A04F89">
        <w:rPr>
          <w:rFonts w:ascii="Times New Roman" w:eastAsia="Times New Roman" w:hAnsi="Times New Roman"/>
          <w:sz w:val="24"/>
          <w:szCs w:val="24"/>
        </w:rPr>
        <w:t>200</w:t>
      </w:r>
      <w:r w:rsidRPr="00A04F89">
        <w:rPr>
          <w:rFonts w:ascii="Times New Roman" w:eastAsia="Times New Roman" w:hAnsi="Times New Roman"/>
          <w:sz w:val="24"/>
          <w:szCs w:val="24"/>
        </w:rPr>
        <w:t>.</w:t>
      </w:r>
    </w:p>
    <w:p w14:paraId="41BE7F50" w14:textId="30868462" w:rsidR="00DC5592" w:rsidRPr="00A04F89" w:rsidRDefault="00C46291" w:rsidP="00A60BC2">
      <w:pPr>
        <w:autoSpaceDE w:val="0"/>
        <w:autoSpaceDN w:val="0"/>
        <w:adjustRightInd w:val="0"/>
        <w:spacing w:after="0" w:line="480" w:lineRule="auto"/>
        <w:jc w:val="both"/>
        <w:rPr>
          <w:rFonts w:ascii="Times New Roman" w:eastAsia="Times New Roman" w:hAnsi="Times New Roman"/>
          <w:sz w:val="24"/>
          <w:szCs w:val="24"/>
        </w:rPr>
      </w:pPr>
      <w:r>
        <w:rPr>
          <w:rFonts w:ascii="Times New Roman" w:eastAsia="Times New Roman" w:hAnsi="Times New Roman"/>
          <w:sz w:val="24"/>
          <w:szCs w:val="24"/>
        </w:rPr>
        <w:t xml:space="preserve">MAFRA, Rennan. </w:t>
      </w:r>
      <w:r w:rsidR="00DC5592" w:rsidRPr="00A04F89">
        <w:rPr>
          <w:rFonts w:ascii="Times New Roman" w:eastAsia="Times New Roman" w:hAnsi="Times New Roman"/>
          <w:b/>
          <w:sz w:val="24"/>
          <w:szCs w:val="24"/>
        </w:rPr>
        <w:t>Entre o espectáculo, a festa e a argumentação mídia, comunicação, Estratégia de Mobilização Social</w:t>
      </w:r>
      <w:r w:rsidR="00DC5592" w:rsidRPr="00A04F89">
        <w:rPr>
          <w:rFonts w:ascii="Times New Roman" w:eastAsia="Times New Roman" w:hAnsi="Times New Roman"/>
          <w:sz w:val="24"/>
          <w:szCs w:val="24"/>
        </w:rPr>
        <w:t>, Belo Horizonte, 2004.</w:t>
      </w:r>
    </w:p>
    <w:p w14:paraId="4426F8ED" w14:textId="50F8B609" w:rsidR="00DC5592" w:rsidRPr="00A04F89" w:rsidRDefault="00DC5592" w:rsidP="00A60BC2">
      <w:pPr>
        <w:autoSpaceDE w:val="0"/>
        <w:autoSpaceDN w:val="0"/>
        <w:adjustRightInd w:val="0"/>
        <w:spacing w:after="0" w:line="480" w:lineRule="auto"/>
        <w:jc w:val="both"/>
        <w:rPr>
          <w:rFonts w:ascii="Times New Roman" w:eastAsia="Times New Roman" w:hAnsi="Times New Roman"/>
          <w:sz w:val="24"/>
          <w:szCs w:val="24"/>
        </w:rPr>
      </w:pPr>
      <w:r w:rsidRPr="00A04F89">
        <w:rPr>
          <w:rFonts w:ascii="Times New Roman" w:eastAsia="Times New Roman" w:hAnsi="Times New Roman"/>
          <w:sz w:val="24"/>
          <w:szCs w:val="24"/>
        </w:rPr>
        <w:t xml:space="preserve">MAZZOTA, M. J. da S. </w:t>
      </w:r>
      <w:r w:rsidRPr="00A04F89">
        <w:rPr>
          <w:rFonts w:ascii="Times New Roman" w:eastAsia="Times New Roman" w:hAnsi="Times New Roman"/>
          <w:b/>
          <w:sz w:val="24"/>
          <w:szCs w:val="24"/>
        </w:rPr>
        <w:t>Inclusão e integração ou chaves da vida humana</w:t>
      </w:r>
      <w:r w:rsidRPr="00A04F89">
        <w:rPr>
          <w:rFonts w:ascii="Times New Roman" w:eastAsia="Times New Roman" w:hAnsi="Times New Roman"/>
          <w:sz w:val="24"/>
          <w:szCs w:val="24"/>
        </w:rPr>
        <w:t>,</w:t>
      </w:r>
      <w:r w:rsidR="002955E5">
        <w:rPr>
          <w:rFonts w:ascii="Times New Roman" w:eastAsia="Times New Roman" w:hAnsi="Times New Roman"/>
          <w:sz w:val="24"/>
          <w:szCs w:val="24"/>
        </w:rPr>
        <w:t xml:space="preserve"> São Paulo,</w:t>
      </w:r>
      <w:r w:rsidR="002955E5" w:rsidRPr="00A04F89">
        <w:rPr>
          <w:rFonts w:ascii="Times New Roman" w:eastAsia="Times New Roman" w:hAnsi="Times New Roman"/>
          <w:sz w:val="24"/>
          <w:szCs w:val="24"/>
        </w:rPr>
        <w:t xml:space="preserve"> </w:t>
      </w:r>
      <w:r w:rsidRPr="00A04F89">
        <w:rPr>
          <w:rFonts w:ascii="Times New Roman" w:eastAsia="Times New Roman" w:hAnsi="Times New Roman"/>
          <w:sz w:val="24"/>
          <w:szCs w:val="24"/>
        </w:rPr>
        <w:t>1998</w:t>
      </w:r>
      <w:r w:rsidR="00935472">
        <w:rPr>
          <w:rFonts w:ascii="Times New Roman" w:eastAsia="Times New Roman" w:hAnsi="Times New Roman"/>
          <w:sz w:val="24"/>
          <w:szCs w:val="24"/>
        </w:rPr>
        <w:t>.</w:t>
      </w:r>
    </w:p>
    <w:p w14:paraId="26288646" w14:textId="2C621152" w:rsidR="00DC5592" w:rsidRDefault="00DC5592" w:rsidP="00A60BC2">
      <w:pPr>
        <w:spacing w:line="480" w:lineRule="auto"/>
        <w:jc w:val="both"/>
        <w:rPr>
          <w:rFonts w:ascii="Times New Roman" w:eastAsia="Times New Roman" w:hAnsi="Times New Roman"/>
          <w:sz w:val="24"/>
          <w:szCs w:val="24"/>
        </w:rPr>
      </w:pPr>
      <w:r w:rsidRPr="00A04F89">
        <w:rPr>
          <w:rFonts w:ascii="Times New Roman" w:eastAsia="Times New Roman" w:hAnsi="Times New Roman"/>
          <w:sz w:val="24"/>
          <w:szCs w:val="24"/>
        </w:rPr>
        <w:t>MAZOTTI,</w:t>
      </w:r>
      <w:r w:rsidRPr="00A04F89">
        <w:rPr>
          <w:rFonts w:ascii="Times New Roman" w:eastAsia="Times New Roman" w:hAnsi="Times New Roman"/>
          <w:b/>
          <w:sz w:val="24"/>
          <w:szCs w:val="24"/>
        </w:rPr>
        <w:t xml:space="preserve"> O planeamento de pesquisas qualitativas</w:t>
      </w:r>
      <w:r w:rsidRPr="00A04F89">
        <w:rPr>
          <w:rFonts w:ascii="Times New Roman" w:eastAsia="Times New Roman" w:hAnsi="Times New Roman"/>
          <w:sz w:val="24"/>
          <w:szCs w:val="24"/>
        </w:rPr>
        <w:t>, 1998.</w:t>
      </w:r>
    </w:p>
    <w:p w14:paraId="55E5442E" w14:textId="77777777" w:rsidR="003B2E16" w:rsidRPr="00A04F89" w:rsidRDefault="003B2E16" w:rsidP="003B2E16">
      <w:pPr>
        <w:jc w:val="both"/>
        <w:rPr>
          <w:rFonts w:ascii="Times New Roman" w:eastAsia="Times New Roman" w:hAnsi="Times New Roman"/>
          <w:bCs/>
          <w:sz w:val="24"/>
          <w:szCs w:val="24"/>
        </w:rPr>
      </w:pPr>
      <w:r w:rsidRPr="00A04F89">
        <w:rPr>
          <w:rFonts w:ascii="Times New Roman" w:eastAsia="Times New Roman" w:hAnsi="Times New Roman"/>
          <w:sz w:val="24"/>
          <w:szCs w:val="24"/>
        </w:rPr>
        <w:t xml:space="preserve">MITTLER, Peter. </w:t>
      </w:r>
      <w:r w:rsidRPr="00A04F89">
        <w:rPr>
          <w:rFonts w:ascii="Times New Roman" w:eastAsia="Times New Roman" w:hAnsi="Times New Roman"/>
          <w:b/>
          <w:iCs/>
          <w:sz w:val="24"/>
          <w:szCs w:val="24"/>
        </w:rPr>
        <w:t>Educação inclusiva: contextos sociais</w:t>
      </w:r>
      <w:r w:rsidRPr="00A04F89">
        <w:rPr>
          <w:rFonts w:ascii="Times New Roman" w:eastAsia="Times New Roman" w:hAnsi="Times New Roman"/>
          <w:sz w:val="24"/>
          <w:szCs w:val="24"/>
        </w:rPr>
        <w:t>., Porto Alegre,</w:t>
      </w:r>
      <w:r>
        <w:rPr>
          <w:rFonts w:ascii="Times New Roman" w:eastAsia="Times New Roman" w:hAnsi="Times New Roman"/>
          <w:sz w:val="24"/>
          <w:szCs w:val="24"/>
        </w:rPr>
        <w:t xml:space="preserve"> </w:t>
      </w:r>
      <w:r w:rsidRPr="00A04F89">
        <w:rPr>
          <w:rFonts w:ascii="Times New Roman" w:eastAsia="Times New Roman" w:hAnsi="Times New Roman"/>
          <w:sz w:val="24"/>
          <w:szCs w:val="24"/>
        </w:rPr>
        <w:t xml:space="preserve">2003. </w:t>
      </w:r>
    </w:p>
    <w:p w14:paraId="577571E0" w14:textId="5BB41381" w:rsidR="003B2E16" w:rsidRDefault="003B2E16" w:rsidP="003B2E16">
      <w:pPr>
        <w:jc w:val="both"/>
        <w:rPr>
          <w:rFonts w:ascii="Times New Roman" w:eastAsia="Times New Roman" w:hAnsi="Times New Roman"/>
          <w:sz w:val="24"/>
          <w:szCs w:val="24"/>
        </w:rPr>
      </w:pPr>
      <w:r w:rsidRPr="00A04F89">
        <w:rPr>
          <w:rFonts w:ascii="Times New Roman" w:eastAsia="Times New Roman" w:hAnsi="Times New Roman"/>
          <w:sz w:val="24"/>
          <w:szCs w:val="24"/>
        </w:rPr>
        <w:t xml:space="preserve">LIBANEO, José Carlos. </w:t>
      </w:r>
      <w:r w:rsidRPr="00A04F89">
        <w:rPr>
          <w:rFonts w:ascii="Times New Roman" w:eastAsia="Times New Roman" w:hAnsi="Times New Roman"/>
          <w:b/>
          <w:sz w:val="24"/>
          <w:szCs w:val="24"/>
        </w:rPr>
        <w:t>Pedagogia e Pedagogos para quê?</w:t>
      </w:r>
      <w:r w:rsidRPr="00A04F89">
        <w:rPr>
          <w:rFonts w:ascii="Times New Roman" w:eastAsia="Times New Roman" w:hAnsi="Times New Roman"/>
          <w:sz w:val="24"/>
          <w:szCs w:val="24"/>
        </w:rPr>
        <w:t xml:space="preserve"> São Paulo, 1998.</w:t>
      </w:r>
    </w:p>
    <w:p w14:paraId="23425332" w14:textId="77777777" w:rsidR="009C63D5" w:rsidRPr="00A04F89" w:rsidRDefault="009C63D5" w:rsidP="009C63D5">
      <w:pPr>
        <w:spacing w:line="360" w:lineRule="auto"/>
        <w:jc w:val="both"/>
        <w:rPr>
          <w:rFonts w:ascii="Times New Roman" w:hAnsi="Times New Roman"/>
          <w:sz w:val="24"/>
          <w:szCs w:val="24"/>
        </w:rPr>
      </w:pPr>
      <w:r w:rsidRPr="00A04F89">
        <w:rPr>
          <w:rFonts w:ascii="Times New Roman" w:hAnsi="Times New Roman"/>
          <w:sz w:val="24"/>
          <w:szCs w:val="24"/>
        </w:rPr>
        <w:t xml:space="preserve">MOMBASSA, Aires Zarina Bonifácio. </w:t>
      </w:r>
      <w:r w:rsidRPr="00A04F89">
        <w:rPr>
          <w:rFonts w:ascii="Times New Roman" w:hAnsi="Times New Roman"/>
          <w:b/>
          <w:sz w:val="24"/>
          <w:szCs w:val="24"/>
        </w:rPr>
        <w:t xml:space="preserve">A Utilização das Tecnologias de Ensino à Distância na Universidade Eduardo Mondlane, Moçambique. </w:t>
      </w:r>
      <w:r w:rsidRPr="00A04F89">
        <w:rPr>
          <w:rFonts w:ascii="Times New Roman" w:hAnsi="Times New Roman"/>
          <w:sz w:val="24"/>
          <w:szCs w:val="24"/>
        </w:rPr>
        <w:t>Juiz de Fora, 2013.</w:t>
      </w:r>
    </w:p>
    <w:p w14:paraId="7A221831" w14:textId="514B7220" w:rsidR="00CE1C84" w:rsidRDefault="00CE1C84" w:rsidP="00A60BC2">
      <w:pPr>
        <w:spacing w:line="480" w:lineRule="auto"/>
        <w:jc w:val="both"/>
        <w:rPr>
          <w:rFonts w:ascii="Times New Roman" w:eastAsia="Times New Roman" w:hAnsi="Times New Roman"/>
          <w:sz w:val="24"/>
          <w:szCs w:val="24"/>
        </w:rPr>
      </w:pPr>
      <w:r w:rsidRPr="00CE1C84">
        <w:rPr>
          <w:rFonts w:ascii="Times New Roman" w:eastAsia="Times New Roman" w:hAnsi="Times New Roman"/>
          <w:sz w:val="24"/>
          <w:szCs w:val="24"/>
        </w:rPr>
        <w:t xml:space="preserve">NERI, Filipe. </w:t>
      </w:r>
      <w:r w:rsidRPr="00CE1C84">
        <w:rPr>
          <w:rFonts w:ascii="Times New Roman" w:eastAsia="Times New Roman" w:hAnsi="Times New Roman"/>
          <w:b/>
          <w:sz w:val="24"/>
          <w:szCs w:val="24"/>
        </w:rPr>
        <w:t>Sistema Nacional de Educação de Moçambique: linhas Gerais.</w:t>
      </w:r>
      <w:r w:rsidRPr="00CE1C84">
        <w:rPr>
          <w:rFonts w:ascii="Times New Roman" w:eastAsia="Times New Roman" w:hAnsi="Times New Roman"/>
          <w:sz w:val="24"/>
          <w:szCs w:val="24"/>
        </w:rPr>
        <w:t xml:space="preserve"> Redenção, 2013.</w:t>
      </w:r>
    </w:p>
    <w:p w14:paraId="32D0C370" w14:textId="77777777" w:rsidR="003B2E16" w:rsidRDefault="003B2E16" w:rsidP="003B2E16">
      <w:pPr>
        <w:spacing w:line="360" w:lineRule="auto"/>
        <w:jc w:val="both"/>
        <w:rPr>
          <w:rFonts w:ascii="Times New Roman" w:hAnsi="Times New Roman"/>
          <w:sz w:val="24"/>
          <w:szCs w:val="24"/>
        </w:rPr>
      </w:pPr>
      <w:r w:rsidRPr="00A04F89">
        <w:rPr>
          <w:rFonts w:ascii="Times New Roman" w:hAnsi="Times New Roman"/>
          <w:sz w:val="24"/>
          <w:szCs w:val="24"/>
        </w:rPr>
        <w:t xml:space="preserve">OLIVEIRA, Camila Dias. </w:t>
      </w:r>
      <w:r w:rsidRPr="00A04F89">
        <w:rPr>
          <w:rFonts w:ascii="Times New Roman" w:hAnsi="Times New Roman"/>
          <w:b/>
          <w:bCs/>
          <w:sz w:val="24"/>
          <w:szCs w:val="24"/>
        </w:rPr>
        <w:t>Recursos de Tecnologia Assistiva Aigital para</w:t>
      </w:r>
      <w:r w:rsidRPr="00A04F89">
        <w:rPr>
          <w:rFonts w:ascii="Times New Roman" w:hAnsi="Times New Roman"/>
          <w:sz w:val="24"/>
          <w:szCs w:val="24"/>
        </w:rPr>
        <w:t xml:space="preserve"> </w:t>
      </w:r>
      <w:r w:rsidRPr="00A04F89">
        <w:rPr>
          <w:rFonts w:ascii="Times New Roman" w:hAnsi="Times New Roman"/>
          <w:b/>
          <w:bCs/>
          <w:sz w:val="24"/>
          <w:szCs w:val="24"/>
        </w:rPr>
        <w:t>Pessoas com Deficiência Sensorial: uma análise na</w:t>
      </w:r>
      <w:r w:rsidRPr="00A04F89">
        <w:rPr>
          <w:rFonts w:ascii="Times New Roman" w:hAnsi="Times New Roman"/>
          <w:sz w:val="24"/>
          <w:szCs w:val="24"/>
        </w:rPr>
        <w:t xml:space="preserve"> </w:t>
      </w:r>
      <w:r w:rsidRPr="00A04F89">
        <w:rPr>
          <w:rFonts w:ascii="Times New Roman" w:hAnsi="Times New Roman"/>
          <w:b/>
          <w:bCs/>
          <w:sz w:val="24"/>
          <w:szCs w:val="24"/>
        </w:rPr>
        <w:t>perspectiva educacional</w:t>
      </w:r>
      <w:r w:rsidRPr="00A04F89">
        <w:rPr>
          <w:rFonts w:ascii="Times New Roman" w:hAnsi="Times New Roman"/>
          <w:sz w:val="24"/>
          <w:szCs w:val="24"/>
        </w:rPr>
        <w:t>. São Paulo, 2016.</w:t>
      </w:r>
    </w:p>
    <w:p w14:paraId="74E75590" w14:textId="77777777" w:rsidR="00DC5592" w:rsidRPr="00A04F89" w:rsidRDefault="00DC5592" w:rsidP="00A60BC2">
      <w:pPr>
        <w:autoSpaceDE w:val="0"/>
        <w:autoSpaceDN w:val="0"/>
        <w:adjustRightInd w:val="0"/>
        <w:spacing w:after="0"/>
        <w:jc w:val="both"/>
        <w:rPr>
          <w:rFonts w:ascii="Times New Roman" w:eastAsia="Times New Roman" w:hAnsi="Times New Roman"/>
          <w:sz w:val="24"/>
          <w:szCs w:val="24"/>
        </w:rPr>
      </w:pPr>
      <w:r w:rsidRPr="00A04F89">
        <w:rPr>
          <w:rFonts w:ascii="Times New Roman" w:eastAsia="Times New Roman" w:hAnsi="Times New Roman"/>
          <w:sz w:val="24"/>
          <w:szCs w:val="24"/>
        </w:rPr>
        <w:t xml:space="preserve">PALACIOS, J, </w:t>
      </w:r>
      <w:r w:rsidRPr="00A04F89">
        <w:rPr>
          <w:rFonts w:ascii="Times New Roman" w:eastAsia="Times New Roman" w:hAnsi="Times New Roman"/>
          <w:b/>
          <w:bCs/>
          <w:sz w:val="24"/>
          <w:szCs w:val="24"/>
        </w:rPr>
        <w:t>Desenvolvimento psicológico eeducação</w:t>
      </w:r>
      <w:r w:rsidRPr="00A04F89">
        <w:rPr>
          <w:rFonts w:ascii="Times New Roman" w:eastAsia="Times New Roman" w:hAnsi="Times New Roman"/>
          <w:b/>
          <w:sz w:val="24"/>
          <w:szCs w:val="24"/>
        </w:rPr>
        <w:t>: necessidades educativas especiais e aprendizagem escolar</w:t>
      </w:r>
      <w:r w:rsidRPr="00A04F89">
        <w:rPr>
          <w:rFonts w:ascii="Times New Roman" w:eastAsia="Times New Roman" w:hAnsi="Times New Roman"/>
          <w:sz w:val="24"/>
          <w:szCs w:val="24"/>
        </w:rPr>
        <w:t>. v. 3. Porto Alegre, Saraiva; 1995.</w:t>
      </w:r>
    </w:p>
    <w:p w14:paraId="69CA6DF2" w14:textId="77777777" w:rsidR="00DC5592" w:rsidRPr="00A04F89" w:rsidRDefault="00DC5592" w:rsidP="00A60BC2">
      <w:pPr>
        <w:autoSpaceDE w:val="0"/>
        <w:autoSpaceDN w:val="0"/>
        <w:adjustRightInd w:val="0"/>
        <w:spacing w:after="0"/>
        <w:jc w:val="both"/>
        <w:rPr>
          <w:rFonts w:ascii="Times New Roman" w:eastAsia="Times New Roman" w:hAnsi="Times New Roman"/>
          <w:sz w:val="24"/>
          <w:szCs w:val="24"/>
        </w:rPr>
      </w:pPr>
    </w:p>
    <w:p w14:paraId="19E2BCB5" w14:textId="7C424A0C" w:rsidR="004C13BD" w:rsidRPr="00A04F89" w:rsidRDefault="004C13BD" w:rsidP="00DC5592">
      <w:pPr>
        <w:spacing w:line="360" w:lineRule="auto"/>
        <w:jc w:val="both"/>
        <w:rPr>
          <w:rFonts w:ascii="Times New Roman" w:hAnsi="Times New Roman"/>
          <w:sz w:val="24"/>
          <w:szCs w:val="24"/>
        </w:rPr>
      </w:pPr>
      <w:r w:rsidRPr="00A04F89">
        <w:rPr>
          <w:rFonts w:ascii="Times New Roman" w:hAnsi="Times New Roman"/>
          <w:sz w:val="24"/>
          <w:szCs w:val="24"/>
        </w:rPr>
        <w:t xml:space="preserve">PLACHEVSKI, Marcelo Sodré. </w:t>
      </w:r>
      <w:r w:rsidRPr="00A04F89">
        <w:rPr>
          <w:rFonts w:ascii="Times New Roman" w:hAnsi="Times New Roman"/>
          <w:b/>
          <w:sz w:val="24"/>
          <w:szCs w:val="24"/>
        </w:rPr>
        <w:t>Sistema de Tecnologia Assistiva para Captar a Atenção de Deficientes Auditivos e Surdos</w:t>
      </w:r>
      <w:r w:rsidRPr="00A04F89">
        <w:rPr>
          <w:rFonts w:ascii="Times New Roman" w:hAnsi="Times New Roman"/>
          <w:sz w:val="24"/>
          <w:szCs w:val="24"/>
        </w:rPr>
        <w:t>. Limeira, 2014</w:t>
      </w:r>
      <w:r w:rsidR="00C13FBF" w:rsidRPr="00A04F89">
        <w:rPr>
          <w:rFonts w:ascii="Times New Roman" w:hAnsi="Times New Roman"/>
          <w:sz w:val="24"/>
          <w:szCs w:val="24"/>
        </w:rPr>
        <w:t>.</w:t>
      </w:r>
    </w:p>
    <w:p w14:paraId="0B999026" w14:textId="2381CECD" w:rsidR="00C33FCF" w:rsidRPr="00C33FCF" w:rsidRDefault="00C33FCF" w:rsidP="00C33FCF">
      <w:pPr>
        <w:spacing w:line="360" w:lineRule="auto"/>
        <w:jc w:val="both"/>
        <w:rPr>
          <w:rFonts w:ascii="Times New Roman" w:hAnsi="Times New Roman"/>
          <w:sz w:val="24"/>
          <w:szCs w:val="24"/>
        </w:rPr>
      </w:pPr>
      <w:r w:rsidRPr="00C33FCF">
        <w:rPr>
          <w:rFonts w:ascii="Times New Roman" w:hAnsi="Times New Roman"/>
          <w:sz w:val="24"/>
          <w:szCs w:val="24"/>
        </w:rPr>
        <w:lastRenderedPageBreak/>
        <w:t xml:space="preserve">RODRIGUES C. </w:t>
      </w:r>
      <w:r w:rsidRPr="009C63D5">
        <w:rPr>
          <w:rFonts w:ascii="Times New Roman" w:hAnsi="Times New Roman"/>
          <w:b/>
          <w:sz w:val="24"/>
          <w:szCs w:val="24"/>
        </w:rPr>
        <w:t>Os portadores de necessidades especiais: aspectos históricos</w:t>
      </w:r>
      <w:r w:rsidRPr="00C33FCF">
        <w:rPr>
          <w:rFonts w:ascii="Times New Roman" w:hAnsi="Times New Roman"/>
          <w:sz w:val="24"/>
          <w:szCs w:val="24"/>
        </w:rPr>
        <w:t>. Campinas, 2004.</w:t>
      </w:r>
    </w:p>
    <w:p w14:paraId="600E57DD" w14:textId="77777777" w:rsidR="00C33FCF" w:rsidRPr="00C33FCF" w:rsidRDefault="00C33FCF" w:rsidP="00C33FCF">
      <w:pPr>
        <w:spacing w:line="360" w:lineRule="auto"/>
        <w:jc w:val="both"/>
        <w:rPr>
          <w:rFonts w:ascii="Times New Roman" w:hAnsi="Times New Roman"/>
          <w:sz w:val="24"/>
          <w:szCs w:val="24"/>
        </w:rPr>
      </w:pPr>
      <w:r w:rsidRPr="00C33FCF">
        <w:rPr>
          <w:rFonts w:ascii="Times New Roman" w:hAnsi="Times New Roman"/>
          <w:sz w:val="24"/>
          <w:szCs w:val="24"/>
        </w:rPr>
        <w:t xml:space="preserve">SANTOS D. G. </w:t>
      </w:r>
      <w:r w:rsidRPr="009C63D5">
        <w:rPr>
          <w:rFonts w:ascii="Times New Roman" w:hAnsi="Times New Roman"/>
          <w:b/>
          <w:sz w:val="24"/>
          <w:szCs w:val="24"/>
        </w:rPr>
        <w:t>Os portadores de necessidades especiais: aspectos históricos</w:t>
      </w:r>
      <w:r w:rsidRPr="00C33FCF">
        <w:rPr>
          <w:rFonts w:ascii="Times New Roman" w:hAnsi="Times New Roman"/>
          <w:sz w:val="24"/>
          <w:szCs w:val="24"/>
        </w:rPr>
        <w:t xml:space="preserve">. Campinas: 2004. </w:t>
      </w:r>
    </w:p>
    <w:p w14:paraId="214D9753" w14:textId="77777777" w:rsidR="00C33FCF" w:rsidRPr="00C33FCF" w:rsidRDefault="00C33FCF" w:rsidP="00C33FCF">
      <w:pPr>
        <w:spacing w:line="360" w:lineRule="auto"/>
        <w:jc w:val="both"/>
        <w:rPr>
          <w:rFonts w:ascii="Times New Roman" w:hAnsi="Times New Roman"/>
          <w:sz w:val="24"/>
          <w:szCs w:val="24"/>
        </w:rPr>
      </w:pPr>
      <w:r w:rsidRPr="00C33FCF">
        <w:rPr>
          <w:rFonts w:ascii="Times New Roman" w:hAnsi="Times New Roman"/>
          <w:sz w:val="24"/>
          <w:szCs w:val="24"/>
        </w:rPr>
        <w:t xml:space="preserve">SILVA, M. </w:t>
      </w:r>
      <w:r w:rsidRPr="009C63D5">
        <w:rPr>
          <w:rFonts w:ascii="Times New Roman" w:hAnsi="Times New Roman"/>
          <w:b/>
          <w:sz w:val="24"/>
          <w:szCs w:val="24"/>
        </w:rPr>
        <w:t>Sala de aula interativa</w:t>
      </w:r>
      <w:r w:rsidRPr="00C33FCF">
        <w:rPr>
          <w:rFonts w:ascii="Times New Roman" w:hAnsi="Times New Roman"/>
          <w:sz w:val="24"/>
          <w:szCs w:val="24"/>
        </w:rPr>
        <w:t>. Rio de Janeiro, 2000.</w:t>
      </w:r>
    </w:p>
    <w:p w14:paraId="38B2FD0E" w14:textId="77777777" w:rsidR="00C33FCF" w:rsidRPr="00C33FCF" w:rsidRDefault="00C33FCF" w:rsidP="00C33FCF">
      <w:pPr>
        <w:spacing w:line="360" w:lineRule="auto"/>
        <w:jc w:val="both"/>
        <w:rPr>
          <w:rFonts w:ascii="Times New Roman" w:hAnsi="Times New Roman"/>
          <w:sz w:val="24"/>
          <w:szCs w:val="24"/>
        </w:rPr>
      </w:pPr>
      <w:r w:rsidRPr="00C33FCF">
        <w:rPr>
          <w:rFonts w:ascii="Times New Roman" w:hAnsi="Times New Roman"/>
          <w:sz w:val="24"/>
          <w:szCs w:val="24"/>
        </w:rPr>
        <w:t xml:space="preserve">SOUSA, S.Z, </w:t>
      </w:r>
      <w:r w:rsidRPr="009C63D5">
        <w:rPr>
          <w:rFonts w:ascii="Times New Roman" w:hAnsi="Times New Roman"/>
          <w:b/>
          <w:sz w:val="24"/>
          <w:szCs w:val="24"/>
        </w:rPr>
        <w:t>Avaliação escolar: Constatação e perspectiva</w:t>
      </w:r>
      <w:r w:rsidRPr="00C33FCF">
        <w:rPr>
          <w:rFonts w:ascii="Times New Roman" w:hAnsi="Times New Roman"/>
          <w:sz w:val="24"/>
          <w:szCs w:val="24"/>
        </w:rPr>
        <w:t xml:space="preserve">, Brasília- DF; Revista de Educação AEC, 1995.   </w:t>
      </w:r>
    </w:p>
    <w:p w14:paraId="45A2DAE0" w14:textId="77777777" w:rsidR="00C33FCF" w:rsidRPr="00C33FCF" w:rsidRDefault="00C33FCF" w:rsidP="00C33FCF">
      <w:pPr>
        <w:spacing w:line="360" w:lineRule="auto"/>
        <w:jc w:val="both"/>
        <w:rPr>
          <w:rFonts w:ascii="Times New Roman" w:hAnsi="Times New Roman"/>
          <w:sz w:val="24"/>
          <w:szCs w:val="24"/>
        </w:rPr>
      </w:pPr>
      <w:r w:rsidRPr="00C33FCF">
        <w:rPr>
          <w:rFonts w:ascii="Times New Roman" w:hAnsi="Times New Roman"/>
          <w:sz w:val="24"/>
          <w:szCs w:val="24"/>
        </w:rPr>
        <w:t xml:space="preserve">SOARES M. C. </w:t>
      </w:r>
      <w:r w:rsidRPr="009C63D5">
        <w:rPr>
          <w:rFonts w:ascii="Times New Roman" w:hAnsi="Times New Roman"/>
          <w:b/>
          <w:sz w:val="24"/>
          <w:szCs w:val="24"/>
        </w:rPr>
        <w:t>Representações sociais do meio ambiente em crianças de um centro urbano</w:t>
      </w:r>
      <w:r w:rsidRPr="00C33FCF">
        <w:rPr>
          <w:rFonts w:ascii="Times New Roman" w:hAnsi="Times New Roman"/>
          <w:sz w:val="24"/>
          <w:szCs w:val="24"/>
        </w:rPr>
        <w:t>.2000.</w:t>
      </w:r>
    </w:p>
    <w:p w14:paraId="19F53A48" w14:textId="13B3A695" w:rsidR="00C33FCF" w:rsidRPr="00C33FCF" w:rsidRDefault="00C33FCF" w:rsidP="00C33FCF">
      <w:pPr>
        <w:spacing w:line="360" w:lineRule="auto"/>
        <w:jc w:val="both"/>
        <w:rPr>
          <w:rFonts w:ascii="Times New Roman" w:hAnsi="Times New Roman"/>
          <w:sz w:val="24"/>
          <w:szCs w:val="24"/>
        </w:rPr>
      </w:pPr>
      <w:r w:rsidRPr="00C33FCF">
        <w:rPr>
          <w:rFonts w:ascii="Times New Roman" w:hAnsi="Times New Roman"/>
          <w:sz w:val="24"/>
          <w:szCs w:val="24"/>
        </w:rPr>
        <w:t xml:space="preserve">SIMBINE, Lúcia Suzete. </w:t>
      </w:r>
      <w:r w:rsidRPr="009C63D5">
        <w:rPr>
          <w:rFonts w:ascii="Times New Roman" w:hAnsi="Times New Roman"/>
          <w:b/>
          <w:sz w:val="24"/>
          <w:szCs w:val="24"/>
        </w:rPr>
        <w:t>A Universidade Pedagógica e as Necessidades Educativas Especiais</w:t>
      </w:r>
      <w:r w:rsidRPr="00C33FCF">
        <w:rPr>
          <w:rFonts w:ascii="Times New Roman" w:hAnsi="Times New Roman"/>
          <w:sz w:val="24"/>
          <w:szCs w:val="24"/>
        </w:rPr>
        <w:t>, Maputo, v. 2 n 6, Abr. 2011.</w:t>
      </w:r>
    </w:p>
    <w:p w14:paraId="2A6E35B6" w14:textId="77777777" w:rsidR="00C13FBF" w:rsidRPr="00A04F89" w:rsidRDefault="00897B16" w:rsidP="00C13FBF">
      <w:pPr>
        <w:spacing w:line="360" w:lineRule="auto"/>
        <w:jc w:val="both"/>
        <w:rPr>
          <w:rFonts w:ascii="Times New Roman" w:hAnsi="Times New Roman"/>
          <w:sz w:val="24"/>
          <w:szCs w:val="24"/>
        </w:rPr>
      </w:pPr>
      <w:r w:rsidRPr="00A04F89">
        <w:rPr>
          <w:rFonts w:ascii="Times New Roman" w:hAnsi="Times New Roman"/>
          <w:sz w:val="24"/>
          <w:szCs w:val="24"/>
        </w:rPr>
        <w:t>STUBBS, Sue.</w:t>
      </w:r>
      <w:r w:rsidR="00C13FBF" w:rsidRPr="00A04F89">
        <w:rPr>
          <w:rFonts w:ascii="Times New Roman" w:hAnsi="Times New Roman"/>
          <w:sz w:val="24"/>
          <w:szCs w:val="24"/>
        </w:rPr>
        <w:t xml:space="preserve"> </w:t>
      </w:r>
      <w:r w:rsidR="00C13FBF" w:rsidRPr="00A04F89">
        <w:rPr>
          <w:rFonts w:ascii="Times New Roman" w:hAnsi="Times New Roman"/>
          <w:b/>
          <w:sz w:val="24"/>
          <w:szCs w:val="24"/>
        </w:rPr>
        <w:t>Educação Inclusiva</w:t>
      </w:r>
      <w:r w:rsidRPr="00A04F89">
        <w:rPr>
          <w:rFonts w:ascii="Times New Roman" w:hAnsi="Times New Roman"/>
          <w:b/>
          <w:sz w:val="24"/>
          <w:szCs w:val="24"/>
        </w:rPr>
        <w:t>: onde existem poucos recursos.</w:t>
      </w:r>
      <w:r w:rsidRPr="00A04F89">
        <w:rPr>
          <w:rFonts w:ascii="Times New Roman" w:hAnsi="Times New Roman"/>
          <w:sz w:val="24"/>
          <w:szCs w:val="24"/>
        </w:rPr>
        <w:t xml:space="preserve"> Oslo, </w:t>
      </w:r>
      <w:r w:rsidR="00C13FBF" w:rsidRPr="00A04F89">
        <w:rPr>
          <w:rFonts w:ascii="Times New Roman" w:hAnsi="Times New Roman"/>
          <w:sz w:val="24"/>
          <w:szCs w:val="24"/>
        </w:rPr>
        <w:t>2008</w:t>
      </w:r>
      <w:r w:rsidRPr="00A04F89">
        <w:rPr>
          <w:rFonts w:ascii="Times New Roman" w:hAnsi="Times New Roman"/>
          <w:sz w:val="24"/>
          <w:szCs w:val="24"/>
        </w:rPr>
        <w:t>.</w:t>
      </w:r>
    </w:p>
    <w:p w14:paraId="610F454E" w14:textId="77777777" w:rsidR="00A83712" w:rsidRPr="00A04F89" w:rsidRDefault="00A83712" w:rsidP="00A83712">
      <w:pPr>
        <w:pStyle w:val="Default"/>
        <w:spacing w:line="360" w:lineRule="auto"/>
        <w:jc w:val="both"/>
        <w:rPr>
          <w:color w:val="auto"/>
          <w:lang w:val="pt-PT"/>
        </w:rPr>
      </w:pPr>
      <w:r w:rsidRPr="00A04F89">
        <w:rPr>
          <w:color w:val="auto"/>
          <w:lang w:val="pt-PT"/>
        </w:rPr>
        <w:t xml:space="preserve">SILVA, I. R. </w:t>
      </w:r>
      <w:r w:rsidRPr="00A04F89">
        <w:rPr>
          <w:b/>
          <w:bCs/>
          <w:color w:val="auto"/>
          <w:lang w:val="pt-PT"/>
        </w:rPr>
        <w:t xml:space="preserve">As representações do surdo na escola e na família: </w:t>
      </w:r>
      <w:r w:rsidRPr="00A04F89">
        <w:rPr>
          <w:color w:val="auto"/>
          <w:lang w:val="pt-PT"/>
        </w:rPr>
        <w:t xml:space="preserve">entre a (in) visibilização da diferença e da “deficiência”. Diss. Universidade Estadual de Campinas, 2005. </w:t>
      </w:r>
    </w:p>
    <w:p w14:paraId="21E2B866" w14:textId="41CCD637" w:rsidR="00A83712" w:rsidRPr="00A04F89" w:rsidRDefault="00A83712" w:rsidP="00A83712">
      <w:pPr>
        <w:spacing w:line="360" w:lineRule="auto"/>
        <w:jc w:val="both"/>
        <w:rPr>
          <w:rFonts w:ascii="Times New Roman" w:hAnsi="Times New Roman"/>
          <w:sz w:val="24"/>
          <w:szCs w:val="24"/>
        </w:rPr>
      </w:pPr>
      <w:r w:rsidRPr="00A04F89">
        <w:rPr>
          <w:rFonts w:ascii="Times New Roman" w:hAnsi="Times New Roman"/>
          <w:sz w:val="24"/>
          <w:szCs w:val="24"/>
        </w:rPr>
        <w:t xml:space="preserve">SILVA, I. R.; FAVORITO, W. </w:t>
      </w:r>
      <w:r w:rsidRPr="00A04F89">
        <w:rPr>
          <w:rFonts w:ascii="Times New Roman" w:hAnsi="Times New Roman"/>
          <w:b/>
          <w:bCs/>
          <w:sz w:val="24"/>
          <w:szCs w:val="24"/>
        </w:rPr>
        <w:t xml:space="preserve">Surdos na escola: </w:t>
      </w:r>
      <w:r w:rsidRPr="00A04F89">
        <w:rPr>
          <w:rFonts w:ascii="Times New Roman" w:hAnsi="Times New Roman"/>
          <w:sz w:val="24"/>
          <w:szCs w:val="24"/>
        </w:rPr>
        <w:t>letramento e bilinguismo. Série Linguagem em Foco. MEC/ Cefiel/ IEL/ Unicamp, 2009.</w:t>
      </w:r>
    </w:p>
    <w:p w14:paraId="6A42D3CB" w14:textId="61E367EA" w:rsidR="003B2D4B" w:rsidRDefault="003B2D4B" w:rsidP="00A83712">
      <w:pPr>
        <w:spacing w:line="360" w:lineRule="auto"/>
        <w:jc w:val="both"/>
        <w:rPr>
          <w:rFonts w:ascii="Times New Roman" w:hAnsi="Times New Roman"/>
          <w:sz w:val="24"/>
          <w:szCs w:val="24"/>
        </w:rPr>
      </w:pPr>
      <w:r w:rsidRPr="00A04F89">
        <w:rPr>
          <w:rFonts w:ascii="Times New Roman" w:hAnsi="Times New Roman"/>
          <w:sz w:val="24"/>
          <w:szCs w:val="24"/>
        </w:rPr>
        <w:t>UNESCO. Conferência Mundial Sobre Necessidades Educativas Especiais: Acesso, Qualidade, Informe Final. Salamanca, 1994.</w:t>
      </w:r>
    </w:p>
    <w:p w14:paraId="6C165BB0" w14:textId="5A856EDA" w:rsidR="00F11E63" w:rsidRDefault="00F11E63" w:rsidP="00A83712">
      <w:pPr>
        <w:spacing w:line="360" w:lineRule="auto"/>
        <w:jc w:val="both"/>
        <w:rPr>
          <w:rFonts w:ascii="Times New Roman" w:hAnsi="Times New Roman"/>
          <w:sz w:val="24"/>
          <w:szCs w:val="24"/>
        </w:rPr>
      </w:pPr>
      <w:r w:rsidRPr="00F11E63">
        <w:rPr>
          <w:rFonts w:ascii="Times New Roman" w:hAnsi="Times New Roman"/>
          <w:sz w:val="24"/>
          <w:szCs w:val="24"/>
        </w:rPr>
        <w:t>VITÓBRUM, Analista de Medeiros. Endomarketing de A a z: como alinhar o pensamento das pessoas à estratégia da empresa. 1.ed. Rio de Janeiro, 2010.</w:t>
      </w:r>
    </w:p>
    <w:p w14:paraId="4BFA7CE8" w14:textId="36BEC86C" w:rsidR="00C33FCF" w:rsidRPr="00A04F89" w:rsidRDefault="00C33FCF" w:rsidP="00A83712">
      <w:pPr>
        <w:spacing w:line="360" w:lineRule="auto"/>
        <w:jc w:val="both"/>
        <w:rPr>
          <w:ins w:id="1162" w:author="HP" w:date="2019-06-18T09:42:00Z"/>
          <w:rFonts w:ascii="Times New Roman" w:hAnsi="Times New Roman"/>
          <w:sz w:val="24"/>
          <w:szCs w:val="24"/>
        </w:rPr>
      </w:pPr>
      <w:r w:rsidRPr="00C33FCF">
        <w:rPr>
          <w:rFonts w:ascii="Times New Roman" w:hAnsi="Times New Roman"/>
          <w:sz w:val="24"/>
          <w:szCs w:val="24"/>
        </w:rPr>
        <w:t>VYGOTSKY, L. A formação social da mente. São Paulo: Martins Fontes, 1987. Disponível</w:t>
      </w:r>
      <w:r w:rsidR="00257E71">
        <w:rPr>
          <w:rFonts w:ascii="Times New Roman" w:hAnsi="Times New Roman"/>
          <w:sz w:val="24"/>
          <w:szCs w:val="24"/>
        </w:rPr>
        <w:t xml:space="preserve"> </w:t>
      </w:r>
      <w:r w:rsidRPr="00C33FCF">
        <w:rPr>
          <w:rFonts w:ascii="Times New Roman" w:hAnsi="Times New Roman"/>
          <w:sz w:val="24"/>
          <w:szCs w:val="24"/>
        </w:rPr>
        <w:t>em:&lt;http://www.educadores.diaadia.pr.gov.br/arquivos/File/formacao_acao/1semestre_2015/tecnologia_anexo3.pdf&gt;. Acesso em: 25 de Agosto de 2018.</w:t>
      </w:r>
    </w:p>
    <w:p w14:paraId="6DD23D46" w14:textId="61A43162" w:rsidR="001A1A74" w:rsidRPr="006D77AA" w:rsidRDefault="001A1A74" w:rsidP="006D77AA">
      <w:pPr>
        <w:spacing w:after="160" w:line="259" w:lineRule="auto"/>
        <w:rPr>
          <w:ins w:id="1163" w:author="HP" w:date="2019-06-18T09:42:00Z"/>
          <w:rFonts w:ascii="Times New Roman" w:hAnsi="Times New Roman"/>
          <w:sz w:val="24"/>
          <w:szCs w:val="24"/>
        </w:rPr>
      </w:pPr>
      <w:ins w:id="1164" w:author="HP" w:date="2019-06-18T09:44:00Z">
        <w:r w:rsidRPr="00A04F89">
          <w:rPr>
            <w:rFonts w:ascii="Times New Roman" w:hAnsi="Times New Roman"/>
            <w:sz w:val="24"/>
            <w:szCs w:val="24"/>
          </w:rPr>
          <w:br w:type="page"/>
        </w:r>
      </w:ins>
      <w:bookmarkStart w:id="1165" w:name="_Toc20366982"/>
      <w:r w:rsidR="004F3FA3" w:rsidRPr="00643500">
        <w:rPr>
          <w:rFonts w:ascii="Times New Roman" w:hAnsi="Times New Roman"/>
          <w:b/>
          <w:noProof/>
          <w:sz w:val="24"/>
          <w:szCs w:val="24"/>
          <w:lang w:eastAsia="pt-PT"/>
        </w:rPr>
        <w:lastRenderedPageBreak/>
        <mc:AlternateContent>
          <mc:Choice Requires="wps">
            <w:drawing>
              <wp:anchor distT="0" distB="0" distL="114300" distR="114300" simplePos="0" relativeHeight="251660800" behindDoc="0" locked="0" layoutInCell="1" allowOverlap="1" wp14:anchorId="3209BE94" wp14:editId="2636ABBA">
                <wp:simplePos x="0" y="0"/>
                <wp:positionH relativeFrom="column">
                  <wp:posOffset>5192719</wp:posOffset>
                </wp:positionH>
                <wp:positionV relativeFrom="paragraph">
                  <wp:posOffset>-601950</wp:posOffset>
                </wp:positionV>
                <wp:extent cx="435935" cy="446568"/>
                <wp:effectExtent l="0" t="0" r="21590" b="10795"/>
                <wp:wrapNone/>
                <wp:docPr id="24" name="Rectângulo 24"/>
                <wp:cNvGraphicFramePr/>
                <a:graphic xmlns:a="http://schemas.openxmlformats.org/drawingml/2006/main">
                  <a:graphicData uri="http://schemas.microsoft.com/office/word/2010/wordprocessingShape">
                    <wps:wsp>
                      <wps:cNvSpPr/>
                      <wps:spPr>
                        <a:xfrm>
                          <a:off x="0" y="0"/>
                          <a:ext cx="435935" cy="446568"/>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0E4224" id="Rectângulo 24" o:spid="_x0000_s1026" style="position:absolute;margin-left:408.9pt;margin-top:-47.4pt;width:34.35pt;height:35.15pt;z-index:251660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" fillcolor="white [3201]" strokecolor="white [3212]" strokeweight="1pt"/>
            </w:pict>
          </mc:Fallback>
        </mc:AlternateContent>
      </w:r>
      <w:r w:rsidR="00C50D9C" w:rsidRPr="00643500">
        <w:rPr>
          <w:rFonts w:ascii="Times New Roman" w:hAnsi="Times New Roman"/>
          <w:b/>
          <w:sz w:val="24"/>
          <w:szCs w:val="24"/>
        </w:rPr>
        <w:t>APÊNDICE</w:t>
      </w:r>
      <w:bookmarkEnd w:id="1165"/>
    </w:p>
    <w:p w14:paraId="360E9D6E" w14:textId="77777777" w:rsidR="00C50D9C" w:rsidRPr="00C50D9C" w:rsidRDefault="00C50D9C" w:rsidP="00643500">
      <w:pPr>
        <w:spacing w:after="240" w:line="360" w:lineRule="auto"/>
        <w:jc w:val="both"/>
        <w:rPr>
          <w:rFonts w:ascii="Times New Roman" w:hAnsi="Times New Roman"/>
          <w:b/>
          <w:sz w:val="24"/>
          <w:szCs w:val="24"/>
        </w:rPr>
      </w:pPr>
      <w:r w:rsidRPr="00C50D9C">
        <w:rPr>
          <w:rFonts w:ascii="Times New Roman" w:hAnsi="Times New Roman"/>
          <w:b/>
          <w:sz w:val="24"/>
          <w:szCs w:val="24"/>
        </w:rPr>
        <w:t>GUIÃO DE ENTREVISTA AO DIRECTOR PEDAGOGICO DA ESCOLA SECUNDARIA DE TETE-CIDADE</w:t>
      </w:r>
    </w:p>
    <w:p w14:paraId="69BA440C" w14:textId="502126D2" w:rsidR="00C50D9C" w:rsidRPr="00C50D9C" w:rsidRDefault="00C50D9C" w:rsidP="00C50D9C">
      <w:pPr>
        <w:spacing w:line="360" w:lineRule="auto"/>
        <w:jc w:val="both"/>
        <w:rPr>
          <w:rFonts w:ascii="Times New Roman" w:hAnsi="Times New Roman"/>
          <w:sz w:val="24"/>
          <w:szCs w:val="24"/>
        </w:rPr>
      </w:pPr>
      <w:r>
        <w:rPr>
          <w:rFonts w:ascii="Times New Roman" w:hAnsi="Times New Roman"/>
          <w:sz w:val="24"/>
          <w:szCs w:val="24"/>
        </w:rPr>
        <w:t>1.</w:t>
      </w:r>
      <w:r w:rsidRPr="00C50D9C">
        <w:rPr>
          <w:rFonts w:ascii="Times New Roman" w:hAnsi="Times New Roman"/>
          <w:sz w:val="24"/>
          <w:szCs w:val="24"/>
        </w:rPr>
        <w:t xml:space="preserve">Quantos </w:t>
      </w:r>
      <w:r w:rsidR="004F3FA3" w:rsidRPr="00C50D9C">
        <w:rPr>
          <w:rFonts w:ascii="Times New Roman" w:hAnsi="Times New Roman"/>
          <w:sz w:val="24"/>
          <w:szCs w:val="24"/>
        </w:rPr>
        <w:t>alunos têm</w:t>
      </w:r>
      <w:r w:rsidRPr="00C50D9C">
        <w:rPr>
          <w:rFonts w:ascii="Times New Roman" w:hAnsi="Times New Roman"/>
          <w:sz w:val="24"/>
          <w:szCs w:val="24"/>
        </w:rPr>
        <w:t xml:space="preserve"> actualmente a Escola Secundaria de Tete e desse universo quantos são portadores de deficiência auditiva (surdos)?</w:t>
      </w:r>
    </w:p>
    <w:p w14:paraId="64E7A9DD" w14:textId="36358603" w:rsidR="00C50D9C" w:rsidRPr="00C50D9C" w:rsidRDefault="00C50D9C" w:rsidP="00C50D9C">
      <w:pPr>
        <w:spacing w:line="360" w:lineRule="auto"/>
        <w:jc w:val="both"/>
        <w:rPr>
          <w:rFonts w:ascii="Times New Roman" w:hAnsi="Times New Roman"/>
          <w:sz w:val="24"/>
          <w:szCs w:val="24"/>
        </w:rPr>
      </w:pPr>
      <w:r>
        <w:rPr>
          <w:rFonts w:ascii="Times New Roman" w:hAnsi="Times New Roman"/>
          <w:sz w:val="24"/>
          <w:szCs w:val="24"/>
        </w:rPr>
        <w:t>2.</w:t>
      </w:r>
      <w:r w:rsidRPr="00C50D9C">
        <w:rPr>
          <w:rFonts w:ascii="Times New Roman" w:hAnsi="Times New Roman"/>
          <w:sz w:val="24"/>
          <w:szCs w:val="24"/>
        </w:rPr>
        <w:t>Quais tem sido as técnicas usadas pela Escola Secundaria de Tete no processo de ensino e aprendizagem dos deficientes auditivos (surdos)?</w:t>
      </w:r>
    </w:p>
    <w:p w14:paraId="2773D855" w14:textId="0C20D61F" w:rsidR="00C50D9C" w:rsidRPr="00C50D9C" w:rsidRDefault="00C50D9C" w:rsidP="00C50D9C">
      <w:pPr>
        <w:spacing w:line="360" w:lineRule="auto"/>
        <w:jc w:val="both"/>
        <w:rPr>
          <w:rFonts w:ascii="Times New Roman" w:hAnsi="Times New Roman"/>
          <w:sz w:val="24"/>
          <w:szCs w:val="24"/>
        </w:rPr>
      </w:pPr>
      <w:r>
        <w:rPr>
          <w:rFonts w:ascii="Times New Roman" w:hAnsi="Times New Roman"/>
          <w:sz w:val="24"/>
          <w:szCs w:val="24"/>
        </w:rPr>
        <w:t>3.</w:t>
      </w:r>
      <w:r w:rsidRPr="00C50D9C">
        <w:rPr>
          <w:rFonts w:ascii="Times New Roman" w:hAnsi="Times New Roman"/>
          <w:sz w:val="24"/>
          <w:szCs w:val="24"/>
        </w:rPr>
        <w:t>A Escola Secundaria de Tete faz o uso das TICs no processo de ensino e aprendizagem? Como ou qual tem sido a estratégia no uso das TICs?</w:t>
      </w:r>
    </w:p>
    <w:p w14:paraId="649DE31F" w14:textId="13CD83CA" w:rsidR="00C50D9C" w:rsidRPr="00C50D9C" w:rsidRDefault="00C50D9C" w:rsidP="00C50D9C">
      <w:pPr>
        <w:spacing w:line="360" w:lineRule="auto"/>
        <w:jc w:val="both"/>
        <w:rPr>
          <w:rFonts w:ascii="Times New Roman" w:hAnsi="Times New Roman"/>
          <w:sz w:val="24"/>
          <w:szCs w:val="24"/>
        </w:rPr>
      </w:pPr>
      <w:r>
        <w:rPr>
          <w:rFonts w:ascii="Times New Roman" w:hAnsi="Times New Roman"/>
          <w:sz w:val="24"/>
          <w:szCs w:val="24"/>
        </w:rPr>
        <w:t>4.</w:t>
      </w:r>
      <w:r w:rsidRPr="00C50D9C">
        <w:rPr>
          <w:rFonts w:ascii="Times New Roman" w:hAnsi="Times New Roman"/>
          <w:sz w:val="24"/>
          <w:szCs w:val="24"/>
        </w:rPr>
        <w:t>Em relação as TICs para alunos com necessidade especial (portadores de deficiência auditiva), como tem sido o processo de aprendizagem, recorrendo as TICs?</w:t>
      </w:r>
    </w:p>
    <w:p w14:paraId="7AF5E586" w14:textId="081EE7A5" w:rsidR="00C50D9C" w:rsidRPr="00C50D9C" w:rsidRDefault="00C50D9C" w:rsidP="00C50D9C">
      <w:pPr>
        <w:spacing w:line="360" w:lineRule="auto"/>
        <w:jc w:val="both"/>
        <w:rPr>
          <w:rFonts w:ascii="Times New Roman" w:hAnsi="Times New Roman"/>
          <w:sz w:val="24"/>
          <w:szCs w:val="24"/>
        </w:rPr>
      </w:pPr>
      <w:r>
        <w:rPr>
          <w:rFonts w:ascii="Times New Roman" w:hAnsi="Times New Roman"/>
          <w:sz w:val="24"/>
          <w:szCs w:val="24"/>
        </w:rPr>
        <w:t>5.</w:t>
      </w:r>
      <w:r w:rsidRPr="00C50D9C">
        <w:rPr>
          <w:rFonts w:ascii="Times New Roman" w:hAnsi="Times New Roman"/>
          <w:sz w:val="24"/>
          <w:szCs w:val="24"/>
        </w:rPr>
        <w:t>Qual é o impacto do uso das TICs, para o aproveitamento pedagógico dos alunos ao nível da Escola Secundaria de Tete?</w:t>
      </w:r>
    </w:p>
    <w:p w14:paraId="4C2DA4CD" w14:textId="7F78A402" w:rsidR="00C50D9C" w:rsidRPr="00C50D9C" w:rsidRDefault="00C50D9C" w:rsidP="00C50D9C">
      <w:pPr>
        <w:spacing w:line="360" w:lineRule="auto"/>
        <w:jc w:val="both"/>
        <w:rPr>
          <w:rFonts w:ascii="Times New Roman" w:hAnsi="Times New Roman"/>
          <w:sz w:val="24"/>
          <w:szCs w:val="24"/>
        </w:rPr>
      </w:pPr>
      <w:r>
        <w:rPr>
          <w:rFonts w:ascii="Times New Roman" w:hAnsi="Times New Roman"/>
          <w:sz w:val="24"/>
          <w:szCs w:val="24"/>
        </w:rPr>
        <w:t>6.</w:t>
      </w:r>
      <w:r w:rsidRPr="00C50D9C">
        <w:rPr>
          <w:rFonts w:ascii="Times New Roman" w:hAnsi="Times New Roman"/>
          <w:sz w:val="24"/>
          <w:szCs w:val="24"/>
        </w:rPr>
        <w:t>Os alunos com deficiência auditiva (surdos), são misturados com alunos sem nenhuma deficiência ou têm turmas especiais?</w:t>
      </w:r>
    </w:p>
    <w:p w14:paraId="4FB37A89" w14:textId="633F3EBD" w:rsidR="00C50D9C" w:rsidRPr="00C50D9C" w:rsidRDefault="00C50D9C" w:rsidP="00C50D9C">
      <w:pPr>
        <w:spacing w:line="360" w:lineRule="auto"/>
        <w:jc w:val="both"/>
        <w:rPr>
          <w:rFonts w:ascii="Times New Roman" w:hAnsi="Times New Roman"/>
          <w:sz w:val="24"/>
          <w:szCs w:val="24"/>
        </w:rPr>
      </w:pPr>
      <w:r>
        <w:rPr>
          <w:rFonts w:ascii="Times New Roman" w:hAnsi="Times New Roman"/>
          <w:sz w:val="24"/>
          <w:szCs w:val="24"/>
        </w:rPr>
        <w:t>7.</w:t>
      </w:r>
      <w:r w:rsidRPr="00C50D9C">
        <w:rPr>
          <w:rFonts w:ascii="Times New Roman" w:hAnsi="Times New Roman"/>
          <w:sz w:val="24"/>
          <w:szCs w:val="24"/>
        </w:rPr>
        <w:t>Quais são as dificuldades enfrentadas pela Escola Secundária de Tete no processo de ensino de pessoas com alguma deficiência, em particular de deficientes auditivos (surdos)?</w:t>
      </w:r>
    </w:p>
    <w:p w14:paraId="0695CE9D" w14:textId="33A998B0" w:rsidR="00C50D9C" w:rsidRPr="00C50D9C" w:rsidRDefault="00C50D9C" w:rsidP="00C50D9C">
      <w:pPr>
        <w:spacing w:line="360" w:lineRule="auto"/>
        <w:jc w:val="both"/>
        <w:rPr>
          <w:rFonts w:ascii="Times New Roman" w:hAnsi="Times New Roman"/>
          <w:sz w:val="24"/>
          <w:szCs w:val="24"/>
        </w:rPr>
      </w:pPr>
      <w:r>
        <w:rPr>
          <w:rFonts w:ascii="Times New Roman" w:hAnsi="Times New Roman"/>
          <w:sz w:val="24"/>
          <w:szCs w:val="24"/>
        </w:rPr>
        <w:t>8.</w:t>
      </w:r>
      <w:r w:rsidRPr="00C50D9C">
        <w:rPr>
          <w:rFonts w:ascii="Times New Roman" w:hAnsi="Times New Roman"/>
          <w:sz w:val="24"/>
          <w:szCs w:val="24"/>
        </w:rPr>
        <w:t>Como é que feita comunicação entre o professor e aluno portador de deficiência auditiva (surdos) e vice-versa na Escola Secundaria de Tete?</w:t>
      </w:r>
    </w:p>
    <w:p w14:paraId="4F049E7A" w14:textId="3AA0188C" w:rsidR="00C50D9C" w:rsidRPr="00C50D9C" w:rsidRDefault="00C50D9C" w:rsidP="00C50D9C">
      <w:pPr>
        <w:spacing w:line="360" w:lineRule="auto"/>
        <w:jc w:val="both"/>
        <w:rPr>
          <w:rFonts w:ascii="Times New Roman" w:hAnsi="Times New Roman"/>
          <w:sz w:val="24"/>
          <w:szCs w:val="24"/>
        </w:rPr>
      </w:pPr>
      <w:r>
        <w:rPr>
          <w:rFonts w:ascii="Times New Roman" w:hAnsi="Times New Roman"/>
          <w:sz w:val="24"/>
          <w:szCs w:val="24"/>
        </w:rPr>
        <w:t>9.</w:t>
      </w:r>
      <w:r w:rsidRPr="00C50D9C">
        <w:rPr>
          <w:rFonts w:ascii="Times New Roman" w:hAnsi="Times New Roman"/>
          <w:sz w:val="24"/>
          <w:szCs w:val="24"/>
        </w:rPr>
        <w:t>Quais são os constrangimentos que a Escola Secundaria de Tete enfrenta, na comunicação com os deficientes auditivos e quais têm sidos as soluções?</w:t>
      </w:r>
    </w:p>
    <w:p w14:paraId="69C87DA9" w14:textId="3077958B" w:rsidR="00C50D9C" w:rsidRPr="00C50D9C" w:rsidRDefault="00C50D9C" w:rsidP="00C50D9C">
      <w:pPr>
        <w:spacing w:line="360" w:lineRule="auto"/>
        <w:jc w:val="both"/>
        <w:rPr>
          <w:rFonts w:ascii="Times New Roman" w:hAnsi="Times New Roman"/>
          <w:sz w:val="24"/>
          <w:szCs w:val="24"/>
        </w:rPr>
      </w:pPr>
      <w:r>
        <w:rPr>
          <w:rFonts w:ascii="Times New Roman" w:hAnsi="Times New Roman"/>
          <w:sz w:val="24"/>
          <w:szCs w:val="24"/>
        </w:rPr>
        <w:t>10.</w:t>
      </w:r>
      <w:r w:rsidRPr="00C50D9C">
        <w:rPr>
          <w:rFonts w:ascii="Times New Roman" w:hAnsi="Times New Roman"/>
          <w:sz w:val="24"/>
          <w:szCs w:val="24"/>
        </w:rPr>
        <w:t>Qual é o nível de interesse ou de envolvimento dos alunos com deficiência auditiva (surdos) com as TICs na Escola Secundária de Tete?</w:t>
      </w:r>
    </w:p>
    <w:p w14:paraId="34B8F044" w14:textId="7677057A" w:rsidR="001A1A74" w:rsidRPr="00A04F89" w:rsidRDefault="00C50D9C" w:rsidP="00C50D9C">
      <w:pPr>
        <w:spacing w:line="360" w:lineRule="auto"/>
        <w:jc w:val="both"/>
        <w:rPr>
          <w:rFonts w:ascii="Times New Roman" w:hAnsi="Times New Roman"/>
          <w:sz w:val="24"/>
          <w:szCs w:val="24"/>
        </w:rPr>
      </w:pPr>
      <w:r>
        <w:rPr>
          <w:rFonts w:ascii="Times New Roman" w:hAnsi="Times New Roman"/>
          <w:sz w:val="24"/>
          <w:szCs w:val="24"/>
        </w:rPr>
        <w:t>11.</w:t>
      </w:r>
      <w:r w:rsidRPr="00C50D9C">
        <w:rPr>
          <w:rFonts w:ascii="Times New Roman" w:hAnsi="Times New Roman"/>
          <w:sz w:val="24"/>
          <w:szCs w:val="24"/>
        </w:rPr>
        <w:t>Qual tem sido o aproveitamento pedagógico dos deficientes auditivos (surdos), na Escola Secundaria de Tete?</w:t>
      </w:r>
    </w:p>
    <w:sectPr w:rsidR="001A1A74" w:rsidRPr="00A04F89">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0" w:author="HP" w:date="2019-07-12T16:24:00Z" w:initials="H">
    <w:p w14:paraId="28B59213" w14:textId="12B78423" w:rsidR="00C677A1" w:rsidRDefault="00C677A1">
      <w:pPr>
        <w:pStyle w:val="Textodecomentrio"/>
      </w:pPr>
      <w:r>
        <w:rPr>
          <w:rStyle w:val="Refdecomentrio"/>
        </w:rPr>
        <w:annotationRef/>
      </w:r>
      <w:r>
        <w:t>Fonte desta informação?</w:t>
      </w:r>
    </w:p>
  </w:comment>
  <w:comment w:id="379" w:author="HP" w:date="2019-07-19T18:33:00Z" w:initials="H">
    <w:p w14:paraId="5BDD231B" w14:textId="4BCFD010" w:rsidR="00C677A1" w:rsidRDefault="00C677A1">
      <w:pPr>
        <w:pStyle w:val="Textodecomentrio"/>
      </w:pPr>
      <w:r>
        <w:rPr>
          <w:rStyle w:val="Refdecomentrio"/>
        </w:rPr>
        <w:annotationRef/>
      </w:r>
      <w:r>
        <w:t>Sai para as Referências bibliográficas.</w:t>
      </w:r>
    </w:p>
  </w:comment>
  <w:comment w:id="900" w:author="HP" w:date="2019-07-19T18:54:00Z" w:initials="H">
    <w:p w14:paraId="5AF767C3" w14:textId="775F6BEB" w:rsidR="00C677A1" w:rsidRDefault="00C677A1">
      <w:pPr>
        <w:pStyle w:val="Textodecomentrio"/>
      </w:pPr>
      <w:r>
        <w:rPr>
          <w:rStyle w:val="Refdecomentrio"/>
        </w:rPr>
        <w:annotationRef/>
      </w:r>
      <w:r>
        <w:t>Este texto vai para a secção onde apresenta aplicativos móveis ou logo a seguir para destacar.</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8B59213" w15:done="0"/>
  <w15:commentEx w15:paraId="5BDD231B" w15:done="0"/>
  <w15:commentEx w15:paraId="5AF767C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8B59213" w16cid:durableId="21372DD8"/>
  <w16cid:commentId w16cid:paraId="5BDD231B" w16cid:durableId="21372DD9"/>
  <w16cid:commentId w16cid:paraId="5AF767C3" w16cid:durableId="21372DDA"/>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AF26B9" w14:textId="77777777" w:rsidR="00426D8C" w:rsidRDefault="00426D8C" w:rsidP="00034E9D">
      <w:pPr>
        <w:spacing w:after="0" w:line="240" w:lineRule="auto"/>
      </w:pPr>
      <w:r>
        <w:separator/>
      </w:r>
    </w:p>
  </w:endnote>
  <w:endnote w:type="continuationSeparator" w:id="0">
    <w:p w14:paraId="0562E968" w14:textId="77777777" w:rsidR="00426D8C" w:rsidRDefault="00426D8C" w:rsidP="00034E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Lapidary333BT-Roman">
    <w:charset w:val="00"/>
    <w:family w:val="roman"/>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LiberationSerif">
    <w:charset w:val="00"/>
    <w:family w:val="auto"/>
    <w:pitch w:val="default"/>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20D782" w14:textId="621FFAC9" w:rsidR="00C677A1" w:rsidRDefault="00C677A1">
    <w:pPr>
      <w:pStyle w:val="Rodap"/>
      <w:jc w:val="right"/>
    </w:pPr>
  </w:p>
  <w:p w14:paraId="527C90A4" w14:textId="77777777" w:rsidR="00C677A1" w:rsidRDefault="00C677A1">
    <w:pPr>
      <w:pStyle w:val="Rodap"/>
    </w:pPr>
  </w:p>
  <w:p w14:paraId="0FC5BC26" w14:textId="77777777" w:rsidR="00C677A1" w:rsidRDefault="00C677A1"/>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7A04E3" w14:textId="77777777" w:rsidR="00426D8C" w:rsidRDefault="00426D8C" w:rsidP="00034E9D">
      <w:pPr>
        <w:spacing w:after="0" w:line="240" w:lineRule="auto"/>
      </w:pPr>
      <w:r>
        <w:separator/>
      </w:r>
    </w:p>
  </w:footnote>
  <w:footnote w:type="continuationSeparator" w:id="0">
    <w:p w14:paraId="09CE8C45" w14:textId="77777777" w:rsidR="00426D8C" w:rsidRDefault="00426D8C" w:rsidP="00034E9D">
      <w:pPr>
        <w:spacing w:after="0" w:line="240" w:lineRule="auto"/>
      </w:pPr>
      <w:r>
        <w:continuationSeparator/>
      </w:r>
    </w:p>
  </w:footnote>
  <w:footnote w:id="1">
    <w:p w14:paraId="53A08CF9" w14:textId="2A40FF71" w:rsidR="00C677A1" w:rsidRPr="00A008A3" w:rsidDel="00997B1B" w:rsidRDefault="00C677A1" w:rsidP="00C222A2">
      <w:pPr>
        <w:ind w:left="360"/>
        <w:rPr>
          <w:del w:id="382" w:author="Sousa" w:date="2019-07-30T11:29:00Z"/>
          <w:b/>
          <w:rPrChange w:id="383" w:author="Sousa" w:date="2019-08-03T21:14:00Z">
            <w:rPr>
              <w:del w:id="384" w:author="Sousa" w:date="2019-07-30T11:29:00Z"/>
            </w:rPr>
          </w:rPrChange>
        </w:rPr>
      </w:pPr>
      <w:del w:id="385" w:author="Sousa" w:date="2019-07-30T11:29:00Z">
        <w:r w:rsidRPr="00A008A3" w:rsidDel="00997B1B">
          <w:rPr>
            <w:rStyle w:val="Refdenotaderodap"/>
            <w:b/>
            <w:rPrChange w:id="386" w:author="Sousa" w:date="2019-08-03T21:14:00Z">
              <w:rPr>
                <w:rStyle w:val="Refdenotaderodap"/>
              </w:rPr>
            </w:rPrChange>
          </w:rPr>
          <w:footnoteRef/>
        </w:r>
        <w:r w:rsidRPr="00A008A3" w:rsidDel="00997B1B">
          <w:rPr>
            <w:b/>
            <w:rPrChange w:id="387" w:author="Sousa" w:date="2019-08-03T21:14:00Z">
              <w:rPr/>
            </w:rPrChange>
          </w:rPr>
          <w:delText xml:space="preserve"> </w:delText>
        </w:r>
        <w:r w:rsidRPr="00A008A3" w:rsidDel="00997B1B">
          <w:rPr>
            <w:rFonts w:ascii="Times New Roman" w:hAnsi="Times New Roman"/>
            <w:b/>
            <w:rPrChange w:id="388" w:author="Sousa" w:date="2019-08-03T21:14:00Z">
              <w:rPr>
                <w:rFonts w:ascii="Times New Roman" w:hAnsi="Times New Roman"/>
              </w:rPr>
            </w:rPrChange>
          </w:rPr>
          <w:delText xml:space="preserve">Filipe Neri. </w:delText>
        </w:r>
        <w:r w:rsidRPr="00A008A3" w:rsidDel="00997B1B">
          <w:rPr>
            <w:rFonts w:ascii="Times New Roman" w:hAnsi="Times New Roman"/>
            <w:b/>
          </w:rPr>
          <w:delText>Sistema Nacional de Educação de Moçambique</w:delText>
        </w:r>
        <w:r w:rsidRPr="00A008A3" w:rsidDel="00997B1B">
          <w:rPr>
            <w:rFonts w:ascii="Times New Roman" w:hAnsi="Times New Roman"/>
            <w:b/>
            <w:rPrChange w:id="389" w:author="Sousa" w:date="2019-08-03T21:14:00Z">
              <w:rPr>
                <w:rFonts w:ascii="Times New Roman" w:hAnsi="Times New Roman"/>
              </w:rPr>
            </w:rPrChange>
          </w:rPr>
          <w:delText>. Redenção, 2013.</w:delText>
        </w:r>
      </w:del>
    </w:p>
    <w:p w14:paraId="12C777B2" w14:textId="1D116EFE" w:rsidR="00C677A1" w:rsidRPr="00A008A3" w:rsidDel="00997B1B" w:rsidRDefault="00C677A1">
      <w:pPr>
        <w:pStyle w:val="Textodenotaderodap"/>
        <w:rPr>
          <w:del w:id="390" w:author="Sousa" w:date="2019-07-30T11:29:00Z"/>
          <w:b/>
          <w:lang w:val="pt-BR"/>
          <w:rPrChange w:id="391" w:author="Sousa" w:date="2019-08-03T21:14:00Z">
            <w:rPr>
              <w:del w:id="392" w:author="Sousa" w:date="2019-07-30T11:29:00Z"/>
              <w:lang w:val="pt-BR"/>
            </w:rPr>
          </w:rPrChange>
        </w:rPr>
      </w:pPr>
    </w:p>
  </w:footnote>
  <w:footnote w:id="2">
    <w:p w14:paraId="4333131C" w14:textId="50BA4972" w:rsidR="00C677A1" w:rsidRPr="00B1792D" w:rsidRDefault="00C677A1">
      <w:pPr>
        <w:pStyle w:val="Textodenotaderodap"/>
        <w:rPr>
          <w:lang w:val="pt-BR"/>
          <w:rPrChange w:id="600" w:author="Sousa" w:date="2019-08-03T10:12:00Z">
            <w:rPr/>
          </w:rPrChange>
        </w:rPr>
      </w:pPr>
      <w:ins w:id="601" w:author="Sousa" w:date="2019-08-03T10:12:00Z">
        <w:r w:rsidRPr="00A008A3">
          <w:rPr>
            <w:rStyle w:val="Refdenotaderodap"/>
            <w:b/>
            <w:rPrChange w:id="602" w:author="Sousa" w:date="2019-08-03T21:14:00Z">
              <w:rPr>
                <w:rStyle w:val="Refdenotaderodap"/>
                <w:sz w:val="22"/>
                <w:szCs w:val="22"/>
              </w:rPr>
            </w:rPrChange>
          </w:rPr>
          <w:footnoteRef/>
        </w:r>
        <w:r w:rsidRPr="00A008A3">
          <w:rPr>
            <w:b/>
            <w:rPrChange w:id="603" w:author="Sousa" w:date="2019-08-03T21:14:00Z">
              <w:rPr>
                <w:sz w:val="22"/>
                <w:szCs w:val="22"/>
              </w:rPr>
            </w:rPrChange>
          </w:rPr>
          <w:t xml:space="preserve"> </w:t>
        </w:r>
      </w:ins>
      <w:ins w:id="604" w:author="Sousa" w:date="2019-08-03T10:14:00Z">
        <w:r w:rsidRPr="00A7513C">
          <w:rPr>
            <w:rFonts w:ascii="Times New Roman" w:hAnsi="Times New Roman"/>
            <w:rPrChange w:id="605" w:author="Sousa" w:date="2019-08-03T21:14:00Z">
              <w:rPr>
                <w:sz w:val="22"/>
                <w:szCs w:val="22"/>
              </w:rPr>
            </w:rPrChange>
          </w:rPr>
          <w:t xml:space="preserve">Universidade Federal de Pernambuco. </w:t>
        </w:r>
      </w:ins>
      <w:ins w:id="606" w:author="Sousa" w:date="2019-08-03T10:13:00Z">
        <w:r w:rsidRPr="00B842DE">
          <w:rPr>
            <w:rFonts w:ascii="Times New Roman" w:hAnsi="Times New Roman"/>
          </w:rPr>
          <w:t>Dispositivos móveis dentro da escola: possibilidades de aprendizagem que se abrem também para alunos surdos</w:t>
        </w:r>
      </w:ins>
      <w:ins w:id="607" w:author="Sousa" w:date="2019-08-03T10:24:00Z">
        <w:r w:rsidRPr="00B842DE">
          <w:rPr>
            <w:rFonts w:ascii="Times New Roman" w:hAnsi="Times New Roman"/>
          </w:rPr>
          <w:t>.</w:t>
        </w:r>
        <w:r>
          <w:rPr>
            <w:rFonts w:ascii="Times New Roman" w:hAnsi="Times New Roman"/>
          </w:rPr>
          <w:t xml:space="preserve"> </w:t>
        </w:r>
      </w:ins>
    </w:p>
  </w:footnote>
  <w:footnote w:id="3">
    <w:p w14:paraId="4D08B9A2" w14:textId="43F6750B" w:rsidR="00C677A1" w:rsidRPr="000165F4" w:rsidRDefault="00C677A1">
      <w:pPr>
        <w:pStyle w:val="Textodenotaderodap"/>
        <w:rPr>
          <w:rFonts w:ascii="Times New Roman" w:hAnsi="Times New Roman"/>
          <w:lang w:val="pt-BR"/>
        </w:rPr>
      </w:pPr>
      <w:r w:rsidRPr="000165F4">
        <w:rPr>
          <w:rStyle w:val="Refdenotaderodap"/>
          <w:rFonts w:ascii="Times New Roman" w:hAnsi="Times New Roman"/>
        </w:rPr>
        <w:footnoteRef/>
      </w:r>
      <w:r w:rsidRPr="000165F4">
        <w:rPr>
          <w:rFonts w:ascii="Times New Roman" w:hAnsi="Times New Roman"/>
        </w:rPr>
        <w:t xml:space="preserve"> </w:t>
      </w:r>
      <w:r w:rsidRPr="000165F4">
        <w:rPr>
          <w:rFonts w:ascii="Times New Roman" w:hAnsi="Times New Roman"/>
          <w:lang w:val="pt-BR"/>
        </w:rPr>
        <w:t>Palavra inglesa, que em portugues significa, telefone inteligente.</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0313411"/>
      <w:docPartObj>
        <w:docPartGallery w:val="Page Numbers (Top of Page)"/>
        <w:docPartUnique/>
      </w:docPartObj>
    </w:sdtPr>
    <w:sdtEndPr>
      <w:rPr>
        <w:noProof/>
      </w:rPr>
    </w:sdtEndPr>
    <w:sdtContent>
      <w:p w14:paraId="366E13C6" w14:textId="33861369" w:rsidR="00C677A1" w:rsidRDefault="00C677A1">
        <w:pPr>
          <w:pStyle w:val="Cabealho"/>
          <w:jc w:val="right"/>
        </w:pPr>
        <w:r>
          <w:fldChar w:fldCharType="begin"/>
        </w:r>
        <w:r>
          <w:instrText xml:space="preserve"> PAGE   \* MERGEFORMAT </w:instrText>
        </w:r>
        <w:r>
          <w:fldChar w:fldCharType="separate"/>
        </w:r>
        <w:r w:rsidR="007C5086">
          <w:rPr>
            <w:noProof/>
          </w:rPr>
          <w:t>iv</w:t>
        </w:r>
        <w:r>
          <w:rPr>
            <w:noProof/>
          </w:rPr>
          <w:fldChar w:fldCharType="end"/>
        </w:r>
      </w:p>
    </w:sdtContent>
  </w:sdt>
  <w:p w14:paraId="6148B68B" w14:textId="77777777" w:rsidR="00C677A1" w:rsidRDefault="00C677A1">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B2248"/>
    <w:multiLevelType w:val="hybridMultilevel"/>
    <w:tmpl w:val="25B86A0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C275F0"/>
    <w:multiLevelType w:val="hybridMultilevel"/>
    <w:tmpl w:val="EEFE1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F30831"/>
    <w:multiLevelType w:val="hybridMultilevel"/>
    <w:tmpl w:val="CDBA0E08"/>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076900D9"/>
    <w:multiLevelType w:val="hybridMultilevel"/>
    <w:tmpl w:val="7368BE4A"/>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08600B47"/>
    <w:multiLevelType w:val="hybridMultilevel"/>
    <w:tmpl w:val="CA1AD45A"/>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0AD12193"/>
    <w:multiLevelType w:val="hybridMultilevel"/>
    <w:tmpl w:val="5B74D7B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0BEE5A9B"/>
    <w:multiLevelType w:val="hybridMultilevel"/>
    <w:tmpl w:val="5D90C22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0F9D3755"/>
    <w:multiLevelType w:val="hybridMultilevel"/>
    <w:tmpl w:val="0B54D77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123D6C79"/>
    <w:multiLevelType w:val="hybridMultilevel"/>
    <w:tmpl w:val="6EC4C49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160B6688"/>
    <w:multiLevelType w:val="hybridMultilevel"/>
    <w:tmpl w:val="9BB8530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17CE65CA"/>
    <w:multiLevelType w:val="hybridMultilevel"/>
    <w:tmpl w:val="65DE933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18325DCC"/>
    <w:multiLevelType w:val="hybridMultilevel"/>
    <w:tmpl w:val="2E282AD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901071"/>
    <w:multiLevelType w:val="hybridMultilevel"/>
    <w:tmpl w:val="C54A5D76"/>
    <w:lvl w:ilvl="0" w:tplc="0409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25D050D3"/>
    <w:multiLevelType w:val="hybridMultilevel"/>
    <w:tmpl w:val="DE9E134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B75369"/>
    <w:multiLevelType w:val="hybridMultilevel"/>
    <w:tmpl w:val="4A8A147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2D1D5C67"/>
    <w:multiLevelType w:val="hybridMultilevel"/>
    <w:tmpl w:val="37261D78"/>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2E6A4456"/>
    <w:multiLevelType w:val="hybridMultilevel"/>
    <w:tmpl w:val="9FD8B7D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357A424C"/>
    <w:multiLevelType w:val="hybridMultilevel"/>
    <w:tmpl w:val="196A361C"/>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8" w15:restartNumberingAfterBreak="0">
    <w:nsid w:val="383E6946"/>
    <w:multiLevelType w:val="hybridMultilevel"/>
    <w:tmpl w:val="FBC697B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3A7E3CF0"/>
    <w:multiLevelType w:val="hybridMultilevel"/>
    <w:tmpl w:val="980A5AB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8C5475"/>
    <w:multiLevelType w:val="hybridMultilevel"/>
    <w:tmpl w:val="A6C8C478"/>
    <w:lvl w:ilvl="0" w:tplc="A9383D6A">
      <w:start w:val="1"/>
      <w:numFmt w:val="bullet"/>
      <w:lvlText w:val=""/>
      <w:lvlJc w:val="left"/>
      <w:pPr>
        <w:tabs>
          <w:tab w:val="num" w:pos="720"/>
        </w:tabs>
        <w:ind w:left="720" w:hanging="360"/>
      </w:pPr>
      <w:rPr>
        <w:rFonts w:ascii="Wingdings" w:hAnsi="Wingdings" w:hint="default"/>
      </w:rPr>
    </w:lvl>
    <w:lvl w:ilvl="1" w:tplc="9CFE58F6" w:tentative="1">
      <w:start w:val="1"/>
      <w:numFmt w:val="bullet"/>
      <w:lvlText w:val=""/>
      <w:lvlJc w:val="left"/>
      <w:pPr>
        <w:tabs>
          <w:tab w:val="num" w:pos="1440"/>
        </w:tabs>
        <w:ind w:left="1440" w:hanging="360"/>
      </w:pPr>
      <w:rPr>
        <w:rFonts w:ascii="Wingdings" w:hAnsi="Wingdings" w:hint="default"/>
      </w:rPr>
    </w:lvl>
    <w:lvl w:ilvl="2" w:tplc="4BBE4DD2" w:tentative="1">
      <w:start w:val="1"/>
      <w:numFmt w:val="bullet"/>
      <w:lvlText w:val=""/>
      <w:lvlJc w:val="left"/>
      <w:pPr>
        <w:tabs>
          <w:tab w:val="num" w:pos="2160"/>
        </w:tabs>
        <w:ind w:left="2160" w:hanging="360"/>
      </w:pPr>
      <w:rPr>
        <w:rFonts w:ascii="Wingdings" w:hAnsi="Wingdings" w:hint="default"/>
      </w:rPr>
    </w:lvl>
    <w:lvl w:ilvl="3" w:tplc="F0020A1A" w:tentative="1">
      <w:start w:val="1"/>
      <w:numFmt w:val="bullet"/>
      <w:lvlText w:val=""/>
      <w:lvlJc w:val="left"/>
      <w:pPr>
        <w:tabs>
          <w:tab w:val="num" w:pos="2880"/>
        </w:tabs>
        <w:ind w:left="2880" w:hanging="360"/>
      </w:pPr>
      <w:rPr>
        <w:rFonts w:ascii="Wingdings" w:hAnsi="Wingdings" w:hint="default"/>
      </w:rPr>
    </w:lvl>
    <w:lvl w:ilvl="4" w:tplc="E5AC8CDE" w:tentative="1">
      <w:start w:val="1"/>
      <w:numFmt w:val="bullet"/>
      <w:lvlText w:val=""/>
      <w:lvlJc w:val="left"/>
      <w:pPr>
        <w:tabs>
          <w:tab w:val="num" w:pos="3600"/>
        </w:tabs>
        <w:ind w:left="3600" w:hanging="360"/>
      </w:pPr>
      <w:rPr>
        <w:rFonts w:ascii="Wingdings" w:hAnsi="Wingdings" w:hint="default"/>
      </w:rPr>
    </w:lvl>
    <w:lvl w:ilvl="5" w:tplc="B7362EB8" w:tentative="1">
      <w:start w:val="1"/>
      <w:numFmt w:val="bullet"/>
      <w:lvlText w:val=""/>
      <w:lvlJc w:val="left"/>
      <w:pPr>
        <w:tabs>
          <w:tab w:val="num" w:pos="4320"/>
        </w:tabs>
        <w:ind w:left="4320" w:hanging="360"/>
      </w:pPr>
      <w:rPr>
        <w:rFonts w:ascii="Wingdings" w:hAnsi="Wingdings" w:hint="default"/>
      </w:rPr>
    </w:lvl>
    <w:lvl w:ilvl="6" w:tplc="A1C8EDAC" w:tentative="1">
      <w:start w:val="1"/>
      <w:numFmt w:val="bullet"/>
      <w:lvlText w:val=""/>
      <w:lvlJc w:val="left"/>
      <w:pPr>
        <w:tabs>
          <w:tab w:val="num" w:pos="5040"/>
        </w:tabs>
        <w:ind w:left="5040" w:hanging="360"/>
      </w:pPr>
      <w:rPr>
        <w:rFonts w:ascii="Wingdings" w:hAnsi="Wingdings" w:hint="default"/>
      </w:rPr>
    </w:lvl>
    <w:lvl w:ilvl="7" w:tplc="95764A26" w:tentative="1">
      <w:start w:val="1"/>
      <w:numFmt w:val="bullet"/>
      <w:lvlText w:val=""/>
      <w:lvlJc w:val="left"/>
      <w:pPr>
        <w:tabs>
          <w:tab w:val="num" w:pos="5760"/>
        </w:tabs>
        <w:ind w:left="5760" w:hanging="360"/>
      </w:pPr>
      <w:rPr>
        <w:rFonts w:ascii="Wingdings" w:hAnsi="Wingdings" w:hint="default"/>
      </w:rPr>
    </w:lvl>
    <w:lvl w:ilvl="8" w:tplc="EF588684"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C6D6EC5"/>
    <w:multiLevelType w:val="hybridMultilevel"/>
    <w:tmpl w:val="8F8ED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036CBF"/>
    <w:multiLevelType w:val="hybridMultilevel"/>
    <w:tmpl w:val="93CEF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F521B6"/>
    <w:multiLevelType w:val="hybridMultilevel"/>
    <w:tmpl w:val="19005A24"/>
    <w:lvl w:ilvl="0" w:tplc="86420E1C">
      <w:start w:val="1"/>
      <w:numFmt w:val="bullet"/>
      <w:lvlText w:val=""/>
      <w:lvlJc w:val="left"/>
      <w:pPr>
        <w:tabs>
          <w:tab w:val="num" w:pos="720"/>
        </w:tabs>
        <w:ind w:left="720" w:hanging="360"/>
      </w:pPr>
      <w:rPr>
        <w:rFonts w:ascii="Wingdings" w:hAnsi="Wingdings" w:hint="default"/>
      </w:rPr>
    </w:lvl>
    <w:lvl w:ilvl="1" w:tplc="8AFA38CA" w:tentative="1">
      <w:start w:val="1"/>
      <w:numFmt w:val="bullet"/>
      <w:lvlText w:val=""/>
      <w:lvlJc w:val="left"/>
      <w:pPr>
        <w:tabs>
          <w:tab w:val="num" w:pos="1440"/>
        </w:tabs>
        <w:ind w:left="1440" w:hanging="360"/>
      </w:pPr>
      <w:rPr>
        <w:rFonts w:ascii="Wingdings" w:hAnsi="Wingdings" w:hint="default"/>
      </w:rPr>
    </w:lvl>
    <w:lvl w:ilvl="2" w:tplc="0E02E260" w:tentative="1">
      <w:start w:val="1"/>
      <w:numFmt w:val="bullet"/>
      <w:lvlText w:val=""/>
      <w:lvlJc w:val="left"/>
      <w:pPr>
        <w:tabs>
          <w:tab w:val="num" w:pos="2160"/>
        </w:tabs>
        <w:ind w:left="2160" w:hanging="360"/>
      </w:pPr>
      <w:rPr>
        <w:rFonts w:ascii="Wingdings" w:hAnsi="Wingdings" w:hint="default"/>
      </w:rPr>
    </w:lvl>
    <w:lvl w:ilvl="3" w:tplc="14FA0520" w:tentative="1">
      <w:start w:val="1"/>
      <w:numFmt w:val="bullet"/>
      <w:lvlText w:val=""/>
      <w:lvlJc w:val="left"/>
      <w:pPr>
        <w:tabs>
          <w:tab w:val="num" w:pos="2880"/>
        </w:tabs>
        <w:ind w:left="2880" w:hanging="360"/>
      </w:pPr>
      <w:rPr>
        <w:rFonts w:ascii="Wingdings" w:hAnsi="Wingdings" w:hint="default"/>
      </w:rPr>
    </w:lvl>
    <w:lvl w:ilvl="4" w:tplc="0E0EA6B8" w:tentative="1">
      <w:start w:val="1"/>
      <w:numFmt w:val="bullet"/>
      <w:lvlText w:val=""/>
      <w:lvlJc w:val="left"/>
      <w:pPr>
        <w:tabs>
          <w:tab w:val="num" w:pos="3600"/>
        </w:tabs>
        <w:ind w:left="3600" w:hanging="360"/>
      </w:pPr>
      <w:rPr>
        <w:rFonts w:ascii="Wingdings" w:hAnsi="Wingdings" w:hint="default"/>
      </w:rPr>
    </w:lvl>
    <w:lvl w:ilvl="5" w:tplc="8E40B946" w:tentative="1">
      <w:start w:val="1"/>
      <w:numFmt w:val="bullet"/>
      <w:lvlText w:val=""/>
      <w:lvlJc w:val="left"/>
      <w:pPr>
        <w:tabs>
          <w:tab w:val="num" w:pos="4320"/>
        </w:tabs>
        <w:ind w:left="4320" w:hanging="360"/>
      </w:pPr>
      <w:rPr>
        <w:rFonts w:ascii="Wingdings" w:hAnsi="Wingdings" w:hint="default"/>
      </w:rPr>
    </w:lvl>
    <w:lvl w:ilvl="6" w:tplc="66CC41AE" w:tentative="1">
      <w:start w:val="1"/>
      <w:numFmt w:val="bullet"/>
      <w:lvlText w:val=""/>
      <w:lvlJc w:val="left"/>
      <w:pPr>
        <w:tabs>
          <w:tab w:val="num" w:pos="5040"/>
        </w:tabs>
        <w:ind w:left="5040" w:hanging="360"/>
      </w:pPr>
      <w:rPr>
        <w:rFonts w:ascii="Wingdings" w:hAnsi="Wingdings" w:hint="default"/>
      </w:rPr>
    </w:lvl>
    <w:lvl w:ilvl="7" w:tplc="2C0A0840" w:tentative="1">
      <w:start w:val="1"/>
      <w:numFmt w:val="bullet"/>
      <w:lvlText w:val=""/>
      <w:lvlJc w:val="left"/>
      <w:pPr>
        <w:tabs>
          <w:tab w:val="num" w:pos="5760"/>
        </w:tabs>
        <w:ind w:left="5760" w:hanging="360"/>
      </w:pPr>
      <w:rPr>
        <w:rFonts w:ascii="Wingdings" w:hAnsi="Wingdings" w:hint="default"/>
      </w:rPr>
    </w:lvl>
    <w:lvl w:ilvl="8" w:tplc="C180E4BE"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2A873EF"/>
    <w:multiLevelType w:val="hybridMultilevel"/>
    <w:tmpl w:val="89004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6C5D4D"/>
    <w:multiLevelType w:val="hybridMultilevel"/>
    <w:tmpl w:val="4946738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520B3D49"/>
    <w:multiLevelType w:val="multilevel"/>
    <w:tmpl w:val="D55EF2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601196B"/>
    <w:multiLevelType w:val="hybridMultilevel"/>
    <w:tmpl w:val="BF8AA08A"/>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8" w15:restartNumberingAfterBreak="0">
    <w:nsid w:val="56164ED5"/>
    <w:multiLevelType w:val="hybridMultilevel"/>
    <w:tmpl w:val="E9226C9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5C9C11E3"/>
    <w:multiLevelType w:val="hybridMultilevel"/>
    <w:tmpl w:val="D9C0582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15:restartNumberingAfterBreak="0">
    <w:nsid w:val="5FD7011B"/>
    <w:multiLevelType w:val="hybridMultilevel"/>
    <w:tmpl w:val="51F463A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6381057A"/>
    <w:multiLevelType w:val="hybridMultilevel"/>
    <w:tmpl w:val="6D5A8AD6"/>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2" w15:restartNumberingAfterBreak="0">
    <w:nsid w:val="674A4757"/>
    <w:multiLevelType w:val="hybridMultilevel"/>
    <w:tmpl w:val="1D744C3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3" w15:restartNumberingAfterBreak="0">
    <w:nsid w:val="6BCE165C"/>
    <w:multiLevelType w:val="hybridMultilevel"/>
    <w:tmpl w:val="1448718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4" w15:restartNumberingAfterBreak="0">
    <w:nsid w:val="6D63498F"/>
    <w:multiLevelType w:val="hybridMultilevel"/>
    <w:tmpl w:val="8214A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DBF1317"/>
    <w:multiLevelType w:val="hybridMultilevel"/>
    <w:tmpl w:val="22965E8E"/>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6" w15:restartNumberingAfterBreak="0">
    <w:nsid w:val="6F3939BE"/>
    <w:multiLevelType w:val="hybridMultilevel"/>
    <w:tmpl w:val="C8ACF93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7" w15:restartNumberingAfterBreak="0">
    <w:nsid w:val="6FAC73B8"/>
    <w:multiLevelType w:val="hybridMultilevel"/>
    <w:tmpl w:val="5516878C"/>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8" w15:restartNumberingAfterBreak="0">
    <w:nsid w:val="70C17718"/>
    <w:multiLevelType w:val="hybridMultilevel"/>
    <w:tmpl w:val="29B2EEE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9" w15:restartNumberingAfterBreak="0">
    <w:nsid w:val="7614300F"/>
    <w:multiLevelType w:val="hybridMultilevel"/>
    <w:tmpl w:val="E0F49FB0"/>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0" w15:restartNumberingAfterBreak="0">
    <w:nsid w:val="771A610F"/>
    <w:multiLevelType w:val="hybridMultilevel"/>
    <w:tmpl w:val="86CA9A0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1" w15:restartNumberingAfterBreak="0">
    <w:nsid w:val="784E2BEA"/>
    <w:multiLevelType w:val="hybridMultilevel"/>
    <w:tmpl w:val="B9CA2D8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2" w15:restartNumberingAfterBreak="0">
    <w:nsid w:val="7AC949FB"/>
    <w:multiLevelType w:val="hybridMultilevel"/>
    <w:tmpl w:val="BC5EE19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3" w15:restartNumberingAfterBreak="0">
    <w:nsid w:val="7EB35B72"/>
    <w:multiLevelType w:val="hybridMultilevel"/>
    <w:tmpl w:val="FD8A3B42"/>
    <w:lvl w:ilvl="0" w:tplc="0409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26"/>
  </w:num>
  <w:num w:numId="2">
    <w:abstractNumId w:val="3"/>
  </w:num>
  <w:num w:numId="3">
    <w:abstractNumId w:val="24"/>
  </w:num>
  <w:num w:numId="4">
    <w:abstractNumId w:val="17"/>
  </w:num>
  <w:num w:numId="5">
    <w:abstractNumId w:val="22"/>
  </w:num>
  <w:num w:numId="6">
    <w:abstractNumId w:val="21"/>
  </w:num>
  <w:num w:numId="7">
    <w:abstractNumId w:val="35"/>
  </w:num>
  <w:num w:numId="8">
    <w:abstractNumId w:val="34"/>
  </w:num>
  <w:num w:numId="9">
    <w:abstractNumId w:val="13"/>
  </w:num>
  <w:num w:numId="10">
    <w:abstractNumId w:val="0"/>
  </w:num>
  <w:num w:numId="11">
    <w:abstractNumId w:val="11"/>
  </w:num>
  <w:num w:numId="12">
    <w:abstractNumId w:val="19"/>
  </w:num>
  <w:num w:numId="13">
    <w:abstractNumId w:val="15"/>
  </w:num>
  <w:num w:numId="14">
    <w:abstractNumId w:val="37"/>
  </w:num>
  <w:num w:numId="15">
    <w:abstractNumId w:val="31"/>
  </w:num>
  <w:num w:numId="16">
    <w:abstractNumId w:val="2"/>
  </w:num>
  <w:num w:numId="17">
    <w:abstractNumId w:val="18"/>
  </w:num>
  <w:num w:numId="18">
    <w:abstractNumId w:val="27"/>
  </w:num>
  <w:num w:numId="19">
    <w:abstractNumId w:val="39"/>
  </w:num>
  <w:num w:numId="20">
    <w:abstractNumId w:val="4"/>
  </w:num>
  <w:num w:numId="21">
    <w:abstractNumId w:val="32"/>
  </w:num>
  <w:num w:numId="22">
    <w:abstractNumId w:val="25"/>
  </w:num>
  <w:num w:numId="23">
    <w:abstractNumId w:val="7"/>
  </w:num>
  <w:num w:numId="24">
    <w:abstractNumId w:val="28"/>
  </w:num>
  <w:num w:numId="25">
    <w:abstractNumId w:val="5"/>
  </w:num>
  <w:num w:numId="26">
    <w:abstractNumId w:val="16"/>
  </w:num>
  <w:num w:numId="27">
    <w:abstractNumId w:val="30"/>
  </w:num>
  <w:num w:numId="28">
    <w:abstractNumId w:val="42"/>
  </w:num>
  <w:num w:numId="29">
    <w:abstractNumId w:val="33"/>
  </w:num>
  <w:num w:numId="30">
    <w:abstractNumId w:val="36"/>
  </w:num>
  <w:num w:numId="31">
    <w:abstractNumId w:val="41"/>
  </w:num>
  <w:num w:numId="32">
    <w:abstractNumId w:val="9"/>
  </w:num>
  <w:num w:numId="33">
    <w:abstractNumId w:val="40"/>
  </w:num>
  <w:num w:numId="34">
    <w:abstractNumId w:val="8"/>
  </w:num>
  <w:num w:numId="35">
    <w:abstractNumId w:val="10"/>
  </w:num>
  <w:num w:numId="36">
    <w:abstractNumId w:val="6"/>
  </w:num>
  <w:num w:numId="37">
    <w:abstractNumId w:val="29"/>
  </w:num>
  <w:num w:numId="38">
    <w:abstractNumId w:val="23"/>
  </w:num>
  <w:num w:numId="39">
    <w:abstractNumId w:val="20"/>
  </w:num>
  <w:num w:numId="40">
    <w:abstractNumId w:val="38"/>
  </w:num>
  <w:num w:numId="41">
    <w:abstractNumId w:val="1"/>
  </w:num>
  <w:num w:numId="42">
    <w:abstractNumId w:val="12"/>
  </w:num>
  <w:num w:numId="43">
    <w:abstractNumId w:val="43"/>
  </w:num>
  <w:num w:numId="44">
    <w:abstractNumId w:val="14"/>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ousa">
    <w15:presenceInfo w15:providerId="None" w15:userId="Sousa"/>
  </w15:person>
  <w15:person w15:author="HP">
    <w15:presenceInfo w15:providerId="None" w15:userId="HP"/>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D1B"/>
    <w:rsid w:val="000004BF"/>
    <w:rsid w:val="0000342E"/>
    <w:rsid w:val="000036A1"/>
    <w:rsid w:val="0000582A"/>
    <w:rsid w:val="00006CA8"/>
    <w:rsid w:val="0000758F"/>
    <w:rsid w:val="00010F13"/>
    <w:rsid w:val="00011A68"/>
    <w:rsid w:val="00011A7E"/>
    <w:rsid w:val="00013246"/>
    <w:rsid w:val="00014F8C"/>
    <w:rsid w:val="0001540D"/>
    <w:rsid w:val="00015F0C"/>
    <w:rsid w:val="000165F4"/>
    <w:rsid w:val="0001749A"/>
    <w:rsid w:val="00017A31"/>
    <w:rsid w:val="00017CF0"/>
    <w:rsid w:val="00020039"/>
    <w:rsid w:val="00022A2D"/>
    <w:rsid w:val="00024999"/>
    <w:rsid w:val="0002566F"/>
    <w:rsid w:val="00025C81"/>
    <w:rsid w:val="00027825"/>
    <w:rsid w:val="00030050"/>
    <w:rsid w:val="000306FE"/>
    <w:rsid w:val="00030961"/>
    <w:rsid w:val="0003182B"/>
    <w:rsid w:val="00031A44"/>
    <w:rsid w:val="00034E9D"/>
    <w:rsid w:val="00036F2A"/>
    <w:rsid w:val="0003771B"/>
    <w:rsid w:val="00041B7E"/>
    <w:rsid w:val="00044CB2"/>
    <w:rsid w:val="00045A41"/>
    <w:rsid w:val="00050AF7"/>
    <w:rsid w:val="0005354B"/>
    <w:rsid w:val="000539ED"/>
    <w:rsid w:val="00054850"/>
    <w:rsid w:val="00056A44"/>
    <w:rsid w:val="000579A6"/>
    <w:rsid w:val="0006229F"/>
    <w:rsid w:val="00062FD7"/>
    <w:rsid w:val="00063F3B"/>
    <w:rsid w:val="00064B8D"/>
    <w:rsid w:val="00066656"/>
    <w:rsid w:val="00066CD6"/>
    <w:rsid w:val="00071BC7"/>
    <w:rsid w:val="0007243F"/>
    <w:rsid w:val="00072448"/>
    <w:rsid w:val="00072E45"/>
    <w:rsid w:val="00073925"/>
    <w:rsid w:val="000739C5"/>
    <w:rsid w:val="00075870"/>
    <w:rsid w:val="00075B18"/>
    <w:rsid w:val="00082F4B"/>
    <w:rsid w:val="00084A36"/>
    <w:rsid w:val="00084D03"/>
    <w:rsid w:val="000851A5"/>
    <w:rsid w:val="00086254"/>
    <w:rsid w:val="00086855"/>
    <w:rsid w:val="00090A0B"/>
    <w:rsid w:val="00090A8B"/>
    <w:rsid w:val="00090BAE"/>
    <w:rsid w:val="0009116B"/>
    <w:rsid w:val="000917CB"/>
    <w:rsid w:val="0009209B"/>
    <w:rsid w:val="00095409"/>
    <w:rsid w:val="000979B9"/>
    <w:rsid w:val="000A0ADA"/>
    <w:rsid w:val="000A0CA1"/>
    <w:rsid w:val="000A0F7D"/>
    <w:rsid w:val="000A1B9B"/>
    <w:rsid w:val="000A1E92"/>
    <w:rsid w:val="000A1F2A"/>
    <w:rsid w:val="000A43AC"/>
    <w:rsid w:val="000A679D"/>
    <w:rsid w:val="000B1127"/>
    <w:rsid w:val="000B332C"/>
    <w:rsid w:val="000B337F"/>
    <w:rsid w:val="000B545A"/>
    <w:rsid w:val="000B6608"/>
    <w:rsid w:val="000B7243"/>
    <w:rsid w:val="000C01DC"/>
    <w:rsid w:val="000C2D03"/>
    <w:rsid w:val="000C57A7"/>
    <w:rsid w:val="000C5972"/>
    <w:rsid w:val="000C7D2C"/>
    <w:rsid w:val="000D0AE0"/>
    <w:rsid w:val="000D1C80"/>
    <w:rsid w:val="000D4060"/>
    <w:rsid w:val="000D4BB1"/>
    <w:rsid w:val="000D54C2"/>
    <w:rsid w:val="000D56D6"/>
    <w:rsid w:val="000D573B"/>
    <w:rsid w:val="000D7032"/>
    <w:rsid w:val="000D70E0"/>
    <w:rsid w:val="000D7E11"/>
    <w:rsid w:val="000E05ED"/>
    <w:rsid w:val="000E07B6"/>
    <w:rsid w:val="000E17EF"/>
    <w:rsid w:val="000E1BDC"/>
    <w:rsid w:val="000E281A"/>
    <w:rsid w:val="000E3E8E"/>
    <w:rsid w:val="000E6D3A"/>
    <w:rsid w:val="000F4DA9"/>
    <w:rsid w:val="000F6949"/>
    <w:rsid w:val="000F6B18"/>
    <w:rsid w:val="0010281D"/>
    <w:rsid w:val="00102CE7"/>
    <w:rsid w:val="0010308B"/>
    <w:rsid w:val="001032EF"/>
    <w:rsid w:val="00103B37"/>
    <w:rsid w:val="00106763"/>
    <w:rsid w:val="0011126C"/>
    <w:rsid w:val="00111AAE"/>
    <w:rsid w:val="00112911"/>
    <w:rsid w:val="00115232"/>
    <w:rsid w:val="0011634F"/>
    <w:rsid w:val="00117433"/>
    <w:rsid w:val="001174E0"/>
    <w:rsid w:val="00117655"/>
    <w:rsid w:val="00120633"/>
    <w:rsid w:val="00121176"/>
    <w:rsid w:val="0012340B"/>
    <w:rsid w:val="00123836"/>
    <w:rsid w:val="001248A4"/>
    <w:rsid w:val="0012558B"/>
    <w:rsid w:val="00126BFB"/>
    <w:rsid w:val="00127EB7"/>
    <w:rsid w:val="00133ABF"/>
    <w:rsid w:val="00135A07"/>
    <w:rsid w:val="001361D0"/>
    <w:rsid w:val="001374A7"/>
    <w:rsid w:val="001413DE"/>
    <w:rsid w:val="001418E3"/>
    <w:rsid w:val="001428B5"/>
    <w:rsid w:val="00142D85"/>
    <w:rsid w:val="00143BE7"/>
    <w:rsid w:val="00144CC5"/>
    <w:rsid w:val="001465A0"/>
    <w:rsid w:val="001467E3"/>
    <w:rsid w:val="00146C4C"/>
    <w:rsid w:val="00146EDF"/>
    <w:rsid w:val="00152853"/>
    <w:rsid w:val="0015353A"/>
    <w:rsid w:val="00153E4A"/>
    <w:rsid w:val="00155757"/>
    <w:rsid w:val="00156104"/>
    <w:rsid w:val="00156FC9"/>
    <w:rsid w:val="00157D13"/>
    <w:rsid w:val="00160167"/>
    <w:rsid w:val="00161B51"/>
    <w:rsid w:val="001625B6"/>
    <w:rsid w:val="001633F8"/>
    <w:rsid w:val="0016343D"/>
    <w:rsid w:val="0016361A"/>
    <w:rsid w:val="00164609"/>
    <w:rsid w:val="001652BA"/>
    <w:rsid w:val="0016651F"/>
    <w:rsid w:val="00166546"/>
    <w:rsid w:val="00171FF2"/>
    <w:rsid w:val="00172B40"/>
    <w:rsid w:val="00172BCC"/>
    <w:rsid w:val="00180492"/>
    <w:rsid w:val="00181A0D"/>
    <w:rsid w:val="00182CB7"/>
    <w:rsid w:val="00184690"/>
    <w:rsid w:val="00185DB8"/>
    <w:rsid w:val="00187336"/>
    <w:rsid w:val="00187857"/>
    <w:rsid w:val="00187B68"/>
    <w:rsid w:val="00187BC0"/>
    <w:rsid w:val="00190431"/>
    <w:rsid w:val="00192153"/>
    <w:rsid w:val="00194FF2"/>
    <w:rsid w:val="00195E15"/>
    <w:rsid w:val="001973FA"/>
    <w:rsid w:val="001A1A74"/>
    <w:rsid w:val="001A532E"/>
    <w:rsid w:val="001A5A92"/>
    <w:rsid w:val="001A5D07"/>
    <w:rsid w:val="001A611E"/>
    <w:rsid w:val="001A67CA"/>
    <w:rsid w:val="001A7CB1"/>
    <w:rsid w:val="001B1821"/>
    <w:rsid w:val="001B2E2C"/>
    <w:rsid w:val="001B5064"/>
    <w:rsid w:val="001B53FB"/>
    <w:rsid w:val="001B7870"/>
    <w:rsid w:val="001B7997"/>
    <w:rsid w:val="001C4A04"/>
    <w:rsid w:val="001C5375"/>
    <w:rsid w:val="001C584A"/>
    <w:rsid w:val="001D03D6"/>
    <w:rsid w:val="001D0A2E"/>
    <w:rsid w:val="001D0F49"/>
    <w:rsid w:val="001D2FA6"/>
    <w:rsid w:val="001D3B0D"/>
    <w:rsid w:val="001D4A57"/>
    <w:rsid w:val="001D6B0C"/>
    <w:rsid w:val="001D6EFE"/>
    <w:rsid w:val="001D7302"/>
    <w:rsid w:val="001D76D4"/>
    <w:rsid w:val="001D792C"/>
    <w:rsid w:val="001E0DF1"/>
    <w:rsid w:val="001E1153"/>
    <w:rsid w:val="001E276C"/>
    <w:rsid w:val="001E31F4"/>
    <w:rsid w:val="001E3FD5"/>
    <w:rsid w:val="001E6EF5"/>
    <w:rsid w:val="001E7A98"/>
    <w:rsid w:val="001E7D25"/>
    <w:rsid w:val="001F12AD"/>
    <w:rsid w:val="001F297D"/>
    <w:rsid w:val="001F398C"/>
    <w:rsid w:val="001F3B4E"/>
    <w:rsid w:val="001F4A8D"/>
    <w:rsid w:val="001F5C92"/>
    <w:rsid w:val="001F6D7F"/>
    <w:rsid w:val="001F6F0A"/>
    <w:rsid w:val="00202605"/>
    <w:rsid w:val="00204909"/>
    <w:rsid w:val="00205452"/>
    <w:rsid w:val="00205607"/>
    <w:rsid w:val="002062DD"/>
    <w:rsid w:val="00206BA9"/>
    <w:rsid w:val="00206C70"/>
    <w:rsid w:val="0020753F"/>
    <w:rsid w:val="0020775F"/>
    <w:rsid w:val="00207BC9"/>
    <w:rsid w:val="00213FC3"/>
    <w:rsid w:val="00214529"/>
    <w:rsid w:val="00217148"/>
    <w:rsid w:val="00221715"/>
    <w:rsid w:val="00221BBB"/>
    <w:rsid w:val="002220BE"/>
    <w:rsid w:val="00222814"/>
    <w:rsid w:val="00225F0B"/>
    <w:rsid w:val="002260D8"/>
    <w:rsid w:val="00227BB1"/>
    <w:rsid w:val="0023072B"/>
    <w:rsid w:val="00231CF7"/>
    <w:rsid w:val="002322F5"/>
    <w:rsid w:val="002346B9"/>
    <w:rsid w:val="00235F7A"/>
    <w:rsid w:val="00237292"/>
    <w:rsid w:val="00240D80"/>
    <w:rsid w:val="00242B44"/>
    <w:rsid w:val="0024302D"/>
    <w:rsid w:val="0025119A"/>
    <w:rsid w:val="0025158B"/>
    <w:rsid w:val="00252184"/>
    <w:rsid w:val="0025222F"/>
    <w:rsid w:val="0025303A"/>
    <w:rsid w:val="00253C1B"/>
    <w:rsid w:val="00254048"/>
    <w:rsid w:val="002542B0"/>
    <w:rsid w:val="0025570F"/>
    <w:rsid w:val="00255F4E"/>
    <w:rsid w:val="00257077"/>
    <w:rsid w:val="00257E71"/>
    <w:rsid w:val="0026081C"/>
    <w:rsid w:val="002631D8"/>
    <w:rsid w:val="002642A1"/>
    <w:rsid w:val="0026551C"/>
    <w:rsid w:val="00266E81"/>
    <w:rsid w:val="0026713A"/>
    <w:rsid w:val="00271C7A"/>
    <w:rsid w:val="00273308"/>
    <w:rsid w:val="002760A7"/>
    <w:rsid w:val="00276E99"/>
    <w:rsid w:val="00277BAF"/>
    <w:rsid w:val="00277CF8"/>
    <w:rsid w:val="002809C8"/>
    <w:rsid w:val="0028169F"/>
    <w:rsid w:val="002822B2"/>
    <w:rsid w:val="00283B6A"/>
    <w:rsid w:val="00285498"/>
    <w:rsid w:val="00285507"/>
    <w:rsid w:val="002905B1"/>
    <w:rsid w:val="00290A03"/>
    <w:rsid w:val="00291217"/>
    <w:rsid w:val="0029130A"/>
    <w:rsid w:val="00291F26"/>
    <w:rsid w:val="00293942"/>
    <w:rsid w:val="00294435"/>
    <w:rsid w:val="002947BB"/>
    <w:rsid w:val="002955E5"/>
    <w:rsid w:val="00297920"/>
    <w:rsid w:val="002A27E7"/>
    <w:rsid w:val="002A3BC0"/>
    <w:rsid w:val="002A474D"/>
    <w:rsid w:val="002A59D0"/>
    <w:rsid w:val="002A5B12"/>
    <w:rsid w:val="002A6BBB"/>
    <w:rsid w:val="002A6E51"/>
    <w:rsid w:val="002B04F2"/>
    <w:rsid w:val="002B1ECB"/>
    <w:rsid w:val="002B2050"/>
    <w:rsid w:val="002B395B"/>
    <w:rsid w:val="002B3DA8"/>
    <w:rsid w:val="002B4416"/>
    <w:rsid w:val="002B5A48"/>
    <w:rsid w:val="002B79CC"/>
    <w:rsid w:val="002C08B1"/>
    <w:rsid w:val="002C2D45"/>
    <w:rsid w:val="002C4272"/>
    <w:rsid w:val="002D0BA5"/>
    <w:rsid w:val="002D0F4F"/>
    <w:rsid w:val="002D2435"/>
    <w:rsid w:val="002D3720"/>
    <w:rsid w:val="002D4772"/>
    <w:rsid w:val="002D6638"/>
    <w:rsid w:val="002E1D7D"/>
    <w:rsid w:val="002E374B"/>
    <w:rsid w:val="002E3825"/>
    <w:rsid w:val="002E393D"/>
    <w:rsid w:val="002E4AAF"/>
    <w:rsid w:val="002E5A06"/>
    <w:rsid w:val="002E7683"/>
    <w:rsid w:val="002F16E3"/>
    <w:rsid w:val="002F1F2D"/>
    <w:rsid w:val="002F2000"/>
    <w:rsid w:val="002F3468"/>
    <w:rsid w:val="003021C5"/>
    <w:rsid w:val="00302C78"/>
    <w:rsid w:val="00304C5F"/>
    <w:rsid w:val="00305E3A"/>
    <w:rsid w:val="0030683F"/>
    <w:rsid w:val="00307A82"/>
    <w:rsid w:val="00307C24"/>
    <w:rsid w:val="00307DA8"/>
    <w:rsid w:val="0031070D"/>
    <w:rsid w:val="003114BD"/>
    <w:rsid w:val="00311CE8"/>
    <w:rsid w:val="003120E0"/>
    <w:rsid w:val="00312C66"/>
    <w:rsid w:val="0031327E"/>
    <w:rsid w:val="0031370E"/>
    <w:rsid w:val="00314A8E"/>
    <w:rsid w:val="00321436"/>
    <w:rsid w:val="003235AD"/>
    <w:rsid w:val="003244D5"/>
    <w:rsid w:val="00324F22"/>
    <w:rsid w:val="00325164"/>
    <w:rsid w:val="0032535F"/>
    <w:rsid w:val="0032567F"/>
    <w:rsid w:val="00326F66"/>
    <w:rsid w:val="00327C58"/>
    <w:rsid w:val="00332A93"/>
    <w:rsid w:val="0033305B"/>
    <w:rsid w:val="003337D5"/>
    <w:rsid w:val="00336A5E"/>
    <w:rsid w:val="00337229"/>
    <w:rsid w:val="0034035E"/>
    <w:rsid w:val="00340AC6"/>
    <w:rsid w:val="00341F32"/>
    <w:rsid w:val="003446E4"/>
    <w:rsid w:val="0034633F"/>
    <w:rsid w:val="003505B5"/>
    <w:rsid w:val="00350C5C"/>
    <w:rsid w:val="00352EC9"/>
    <w:rsid w:val="00354AB9"/>
    <w:rsid w:val="00354D84"/>
    <w:rsid w:val="00357409"/>
    <w:rsid w:val="00363146"/>
    <w:rsid w:val="00364B21"/>
    <w:rsid w:val="003675DE"/>
    <w:rsid w:val="00370018"/>
    <w:rsid w:val="00372C9F"/>
    <w:rsid w:val="003742D0"/>
    <w:rsid w:val="00374620"/>
    <w:rsid w:val="0037560F"/>
    <w:rsid w:val="00376D40"/>
    <w:rsid w:val="003772BE"/>
    <w:rsid w:val="00377835"/>
    <w:rsid w:val="003811C3"/>
    <w:rsid w:val="00381F07"/>
    <w:rsid w:val="00385244"/>
    <w:rsid w:val="00386368"/>
    <w:rsid w:val="00387060"/>
    <w:rsid w:val="003924D3"/>
    <w:rsid w:val="0039369A"/>
    <w:rsid w:val="00393CB4"/>
    <w:rsid w:val="003944DA"/>
    <w:rsid w:val="003A16D9"/>
    <w:rsid w:val="003A209A"/>
    <w:rsid w:val="003A4E99"/>
    <w:rsid w:val="003A748D"/>
    <w:rsid w:val="003A7A00"/>
    <w:rsid w:val="003B18BD"/>
    <w:rsid w:val="003B2D4B"/>
    <w:rsid w:val="003B2E16"/>
    <w:rsid w:val="003B4379"/>
    <w:rsid w:val="003B55E3"/>
    <w:rsid w:val="003C04C2"/>
    <w:rsid w:val="003C18CB"/>
    <w:rsid w:val="003C2FC3"/>
    <w:rsid w:val="003D3D47"/>
    <w:rsid w:val="003D502C"/>
    <w:rsid w:val="003D53E6"/>
    <w:rsid w:val="003D7F78"/>
    <w:rsid w:val="003E20B3"/>
    <w:rsid w:val="003E28B3"/>
    <w:rsid w:val="003E3FC7"/>
    <w:rsid w:val="003E457E"/>
    <w:rsid w:val="003E4DE4"/>
    <w:rsid w:val="003E6CDD"/>
    <w:rsid w:val="003F0056"/>
    <w:rsid w:val="003F653C"/>
    <w:rsid w:val="003F6B5B"/>
    <w:rsid w:val="003F7973"/>
    <w:rsid w:val="004037A8"/>
    <w:rsid w:val="004044EA"/>
    <w:rsid w:val="004079AA"/>
    <w:rsid w:val="00413D05"/>
    <w:rsid w:val="004155CD"/>
    <w:rsid w:val="00417D17"/>
    <w:rsid w:val="00420D2E"/>
    <w:rsid w:val="00421BE5"/>
    <w:rsid w:val="00425014"/>
    <w:rsid w:val="00425E11"/>
    <w:rsid w:val="0042648C"/>
    <w:rsid w:val="0042669A"/>
    <w:rsid w:val="004269CA"/>
    <w:rsid w:val="00426D8C"/>
    <w:rsid w:val="004274C0"/>
    <w:rsid w:val="00430E8B"/>
    <w:rsid w:val="0043300C"/>
    <w:rsid w:val="00433C0C"/>
    <w:rsid w:val="004369F6"/>
    <w:rsid w:val="004379F5"/>
    <w:rsid w:val="0044093C"/>
    <w:rsid w:val="00441AF3"/>
    <w:rsid w:val="00443110"/>
    <w:rsid w:val="00444787"/>
    <w:rsid w:val="00454390"/>
    <w:rsid w:val="004575AF"/>
    <w:rsid w:val="004606BB"/>
    <w:rsid w:val="0046113D"/>
    <w:rsid w:val="00462F3C"/>
    <w:rsid w:val="00465810"/>
    <w:rsid w:val="00467658"/>
    <w:rsid w:val="00467BFD"/>
    <w:rsid w:val="00467D1C"/>
    <w:rsid w:val="0048315D"/>
    <w:rsid w:val="004879CB"/>
    <w:rsid w:val="004923E7"/>
    <w:rsid w:val="00494431"/>
    <w:rsid w:val="00496247"/>
    <w:rsid w:val="00497ED2"/>
    <w:rsid w:val="004A1D67"/>
    <w:rsid w:val="004A1FEF"/>
    <w:rsid w:val="004A2395"/>
    <w:rsid w:val="004A2512"/>
    <w:rsid w:val="004A650F"/>
    <w:rsid w:val="004A6957"/>
    <w:rsid w:val="004A6A85"/>
    <w:rsid w:val="004B0262"/>
    <w:rsid w:val="004B129F"/>
    <w:rsid w:val="004B2211"/>
    <w:rsid w:val="004B2BB6"/>
    <w:rsid w:val="004B5B2E"/>
    <w:rsid w:val="004C03E2"/>
    <w:rsid w:val="004C080F"/>
    <w:rsid w:val="004C13BD"/>
    <w:rsid w:val="004C29D9"/>
    <w:rsid w:val="004C30C6"/>
    <w:rsid w:val="004C5A61"/>
    <w:rsid w:val="004C62FE"/>
    <w:rsid w:val="004C6342"/>
    <w:rsid w:val="004C6554"/>
    <w:rsid w:val="004C7307"/>
    <w:rsid w:val="004D357B"/>
    <w:rsid w:val="004D75B7"/>
    <w:rsid w:val="004E4AD2"/>
    <w:rsid w:val="004F0582"/>
    <w:rsid w:val="004F0892"/>
    <w:rsid w:val="004F0BBD"/>
    <w:rsid w:val="004F16E6"/>
    <w:rsid w:val="004F33A7"/>
    <w:rsid w:val="004F3FA3"/>
    <w:rsid w:val="004F6C5F"/>
    <w:rsid w:val="00500450"/>
    <w:rsid w:val="005012A2"/>
    <w:rsid w:val="005042A0"/>
    <w:rsid w:val="00504A0B"/>
    <w:rsid w:val="005056CD"/>
    <w:rsid w:val="00506204"/>
    <w:rsid w:val="00507820"/>
    <w:rsid w:val="005105E4"/>
    <w:rsid w:val="005149FE"/>
    <w:rsid w:val="005164E0"/>
    <w:rsid w:val="00521294"/>
    <w:rsid w:val="005217A3"/>
    <w:rsid w:val="00522E7C"/>
    <w:rsid w:val="00523B20"/>
    <w:rsid w:val="00523BC5"/>
    <w:rsid w:val="00524AD6"/>
    <w:rsid w:val="005262FD"/>
    <w:rsid w:val="00526D00"/>
    <w:rsid w:val="00527C43"/>
    <w:rsid w:val="00527D11"/>
    <w:rsid w:val="00527F0E"/>
    <w:rsid w:val="00527F3B"/>
    <w:rsid w:val="0053031A"/>
    <w:rsid w:val="00530493"/>
    <w:rsid w:val="00531672"/>
    <w:rsid w:val="00532D6B"/>
    <w:rsid w:val="00534235"/>
    <w:rsid w:val="00537478"/>
    <w:rsid w:val="005374E4"/>
    <w:rsid w:val="00540042"/>
    <w:rsid w:val="00540875"/>
    <w:rsid w:val="00540B32"/>
    <w:rsid w:val="00541E4F"/>
    <w:rsid w:val="00542B11"/>
    <w:rsid w:val="0054362E"/>
    <w:rsid w:val="0054409F"/>
    <w:rsid w:val="005467F4"/>
    <w:rsid w:val="00547249"/>
    <w:rsid w:val="00547D47"/>
    <w:rsid w:val="00547E99"/>
    <w:rsid w:val="00551B01"/>
    <w:rsid w:val="00552DC1"/>
    <w:rsid w:val="005531F2"/>
    <w:rsid w:val="005532E6"/>
    <w:rsid w:val="0055470D"/>
    <w:rsid w:val="00554F4B"/>
    <w:rsid w:val="00555FF4"/>
    <w:rsid w:val="00556E32"/>
    <w:rsid w:val="00557D11"/>
    <w:rsid w:val="0056181B"/>
    <w:rsid w:val="00562D0F"/>
    <w:rsid w:val="00562DE8"/>
    <w:rsid w:val="00562E6A"/>
    <w:rsid w:val="0056329A"/>
    <w:rsid w:val="005657ED"/>
    <w:rsid w:val="00565921"/>
    <w:rsid w:val="00566B9C"/>
    <w:rsid w:val="00572F7B"/>
    <w:rsid w:val="00574C7D"/>
    <w:rsid w:val="00575477"/>
    <w:rsid w:val="005756E5"/>
    <w:rsid w:val="00577247"/>
    <w:rsid w:val="00577485"/>
    <w:rsid w:val="00583562"/>
    <w:rsid w:val="0058552B"/>
    <w:rsid w:val="0058749D"/>
    <w:rsid w:val="00592592"/>
    <w:rsid w:val="005938B5"/>
    <w:rsid w:val="0059539A"/>
    <w:rsid w:val="005A1239"/>
    <w:rsid w:val="005A26CB"/>
    <w:rsid w:val="005A315A"/>
    <w:rsid w:val="005A3C47"/>
    <w:rsid w:val="005A41EF"/>
    <w:rsid w:val="005A6965"/>
    <w:rsid w:val="005A7DAD"/>
    <w:rsid w:val="005B001F"/>
    <w:rsid w:val="005B22AE"/>
    <w:rsid w:val="005B7303"/>
    <w:rsid w:val="005C0824"/>
    <w:rsid w:val="005C29FE"/>
    <w:rsid w:val="005C35F8"/>
    <w:rsid w:val="005C3913"/>
    <w:rsid w:val="005C6930"/>
    <w:rsid w:val="005D04AD"/>
    <w:rsid w:val="005D22E7"/>
    <w:rsid w:val="005D247E"/>
    <w:rsid w:val="005D4636"/>
    <w:rsid w:val="005D49A2"/>
    <w:rsid w:val="005D6F89"/>
    <w:rsid w:val="005D7E10"/>
    <w:rsid w:val="005E0BDF"/>
    <w:rsid w:val="005E21C1"/>
    <w:rsid w:val="005E5DC9"/>
    <w:rsid w:val="005E6E89"/>
    <w:rsid w:val="005F05BB"/>
    <w:rsid w:val="005F336B"/>
    <w:rsid w:val="005F5667"/>
    <w:rsid w:val="005F7F21"/>
    <w:rsid w:val="006003FE"/>
    <w:rsid w:val="00600957"/>
    <w:rsid w:val="006009F8"/>
    <w:rsid w:val="00600B92"/>
    <w:rsid w:val="0060136A"/>
    <w:rsid w:val="00605938"/>
    <w:rsid w:val="00607999"/>
    <w:rsid w:val="00612850"/>
    <w:rsid w:val="00613EE4"/>
    <w:rsid w:val="006144D3"/>
    <w:rsid w:val="00615C44"/>
    <w:rsid w:val="006203C2"/>
    <w:rsid w:val="0062067E"/>
    <w:rsid w:val="0062152C"/>
    <w:rsid w:val="00623124"/>
    <w:rsid w:val="00624A2B"/>
    <w:rsid w:val="00625664"/>
    <w:rsid w:val="00625B92"/>
    <w:rsid w:val="006266F3"/>
    <w:rsid w:val="006302E5"/>
    <w:rsid w:val="0063033C"/>
    <w:rsid w:val="0063091A"/>
    <w:rsid w:val="00631579"/>
    <w:rsid w:val="00634306"/>
    <w:rsid w:val="006344F4"/>
    <w:rsid w:val="00635168"/>
    <w:rsid w:val="00635694"/>
    <w:rsid w:val="00635856"/>
    <w:rsid w:val="006372FB"/>
    <w:rsid w:val="0064035A"/>
    <w:rsid w:val="00640D9D"/>
    <w:rsid w:val="00641C43"/>
    <w:rsid w:val="006433FE"/>
    <w:rsid w:val="00643500"/>
    <w:rsid w:val="00645E34"/>
    <w:rsid w:val="0064632B"/>
    <w:rsid w:val="006508EC"/>
    <w:rsid w:val="00654C42"/>
    <w:rsid w:val="00657CF4"/>
    <w:rsid w:val="00661FEF"/>
    <w:rsid w:val="006627EC"/>
    <w:rsid w:val="00662883"/>
    <w:rsid w:val="00663FD9"/>
    <w:rsid w:val="00664149"/>
    <w:rsid w:val="006678C6"/>
    <w:rsid w:val="00667AD5"/>
    <w:rsid w:val="00670336"/>
    <w:rsid w:val="006704E5"/>
    <w:rsid w:val="006714D7"/>
    <w:rsid w:val="00672563"/>
    <w:rsid w:val="00672C84"/>
    <w:rsid w:val="006736FF"/>
    <w:rsid w:val="00675619"/>
    <w:rsid w:val="00675ECB"/>
    <w:rsid w:val="006762DD"/>
    <w:rsid w:val="0067731A"/>
    <w:rsid w:val="0067768C"/>
    <w:rsid w:val="00680BCB"/>
    <w:rsid w:val="006842E9"/>
    <w:rsid w:val="00685EFD"/>
    <w:rsid w:val="006870E6"/>
    <w:rsid w:val="0069153C"/>
    <w:rsid w:val="0069292D"/>
    <w:rsid w:val="006930DB"/>
    <w:rsid w:val="00693D2F"/>
    <w:rsid w:val="00693DB5"/>
    <w:rsid w:val="00695FE3"/>
    <w:rsid w:val="0069679E"/>
    <w:rsid w:val="006A2247"/>
    <w:rsid w:val="006A30EE"/>
    <w:rsid w:val="006A43E5"/>
    <w:rsid w:val="006B0418"/>
    <w:rsid w:val="006B1490"/>
    <w:rsid w:val="006B3640"/>
    <w:rsid w:val="006B3757"/>
    <w:rsid w:val="006B3E60"/>
    <w:rsid w:val="006B5454"/>
    <w:rsid w:val="006B5674"/>
    <w:rsid w:val="006B5917"/>
    <w:rsid w:val="006B68BA"/>
    <w:rsid w:val="006B6C7B"/>
    <w:rsid w:val="006C03E6"/>
    <w:rsid w:val="006C07A2"/>
    <w:rsid w:val="006C5DDE"/>
    <w:rsid w:val="006C6DCC"/>
    <w:rsid w:val="006C7F87"/>
    <w:rsid w:val="006D0A1B"/>
    <w:rsid w:val="006D0B41"/>
    <w:rsid w:val="006D241E"/>
    <w:rsid w:val="006D273A"/>
    <w:rsid w:val="006D631B"/>
    <w:rsid w:val="006D750B"/>
    <w:rsid w:val="006D77AA"/>
    <w:rsid w:val="006E0611"/>
    <w:rsid w:val="006E2226"/>
    <w:rsid w:val="006E34DD"/>
    <w:rsid w:val="006E3771"/>
    <w:rsid w:val="006E51FF"/>
    <w:rsid w:val="006E729C"/>
    <w:rsid w:val="006F0149"/>
    <w:rsid w:val="006F065B"/>
    <w:rsid w:val="006F0A4C"/>
    <w:rsid w:val="006F31EE"/>
    <w:rsid w:val="006F499F"/>
    <w:rsid w:val="006F4C34"/>
    <w:rsid w:val="006F662F"/>
    <w:rsid w:val="006F7DBC"/>
    <w:rsid w:val="00700BA2"/>
    <w:rsid w:val="00700FD1"/>
    <w:rsid w:val="007068B6"/>
    <w:rsid w:val="007116D3"/>
    <w:rsid w:val="007118D9"/>
    <w:rsid w:val="00713CA2"/>
    <w:rsid w:val="00713FB4"/>
    <w:rsid w:val="00714DF0"/>
    <w:rsid w:val="00714F83"/>
    <w:rsid w:val="0071553D"/>
    <w:rsid w:val="0071672E"/>
    <w:rsid w:val="00717D4A"/>
    <w:rsid w:val="00720866"/>
    <w:rsid w:val="00720D33"/>
    <w:rsid w:val="0072164A"/>
    <w:rsid w:val="00722A90"/>
    <w:rsid w:val="00722B34"/>
    <w:rsid w:val="00723596"/>
    <w:rsid w:val="00723BA5"/>
    <w:rsid w:val="00724EC4"/>
    <w:rsid w:val="00725A27"/>
    <w:rsid w:val="00730454"/>
    <w:rsid w:val="00730D73"/>
    <w:rsid w:val="0073140B"/>
    <w:rsid w:val="00731419"/>
    <w:rsid w:val="00732AA7"/>
    <w:rsid w:val="00732E01"/>
    <w:rsid w:val="0073309F"/>
    <w:rsid w:val="00740207"/>
    <w:rsid w:val="00740AD5"/>
    <w:rsid w:val="0074327B"/>
    <w:rsid w:val="00743EB3"/>
    <w:rsid w:val="00744393"/>
    <w:rsid w:val="007446A4"/>
    <w:rsid w:val="00744A88"/>
    <w:rsid w:val="00744FFC"/>
    <w:rsid w:val="00747543"/>
    <w:rsid w:val="00747661"/>
    <w:rsid w:val="0075079E"/>
    <w:rsid w:val="007507A6"/>
    <w:rsid w:val="00751A2E"/>
    <w:rsid w:val="007535B8"/>
    <w:rsid w:val="00753D12"/>
    <w:rsid w:val="0075536E"/>
    <w:rsid w:val="007609B0"/>
    <w:rsid w:val="00760EE5"/>
    <w:rsid w:val="00762EC4"/>
    <w:rsid w:val="007634B6"/>
    <w:rsid w:val="007636A8"/>
    <w:rsid w:val="00764413"/>
    <w:rsid w:val="00764681"/>
    <w:rsid w:val="0076511A"/>
    <w:rsid w:val="0076528F"/>
    <w:rsid w:val="00772F11"/>
    <w:rsid w:val="00774BF6"/>
    <w:rsid w:val="00775612"/>
    <w:rsid w:val="00775EB1"/>
    <w:rsid w:val="00783D81"/>
    <w:rsid w:val="007847CD"/>
    <w:rsid w:val="00784C19"/>
    <w:rsid w:val="007866F1"/>
    <w:rsid w:val="007868AA"/>
    <w:rsid w:val="00787A03"/>
    <w:rsid w:val="00790189"/>
    <w:rsid w:val="0079147E"/>
    <w:rsid w:val="00791687"/>
    <w:rsid w:val="007941E9"/>
    <w:rsid w:val="00796621"/>
    <w:rsid w:val="00796F0E"/>
    <w:rsid w:val="007A28F6"/>
    <w:rsid w:val="007A2D90"/>
    <w:rsid w:val="007A4291"/>
    <w:rsid w:val="007A44D0"/>
    <w:rsid w:val="007A4A40"/>
    <w:rsid w:val="007B127D"/>
    <w:rsid w:val="007B1474"/>
    <w:rsid w:val="007B3E29"/>
    <w:rsid w:val="007C1AF3"/>
    <w:rsid w:val="007C1F9A"/>
    <w:rsid w:val="007C3ED6"/>
    <w:rsid w:val="007C3FC5"/>
    <w:rsid w:val="007C5086"/>
    <w:rsid w:val="007C5142"/>
    <w:rsid w:val="007C7949"/>
    <w:rsid w:val="007D09DD"/>
    <w:rsid w:val="007D3674"/>
    <w:rsid w:val="007D528D"/>
    <w:rsid w:val="007D5E19"/>
    <w:rsid w:val="007D6BED"/>
    <w:rsid w:val="007D6EF4"/>
    <w:rsid w:val="007E0231"/>
    <w:rsid w:val="007E1759"/>
    <w:rsid w:val="007E2CE3"/>
    <w:rsid w:val="007E320B"/>
    <w:rsid w:val="007E3528"/>
    <w:rsid w:val="007E3EA7"/>
    <w:rsid w:val="007E45CF"/>
    <w:rsid w:val="007E4FA8"/>
    <w:rsid w:val="007E670F"/>
    <w:rsid w:val="007E7755"/>
    <w:rsid w:val="007F0B1E"/>
    <w:rsid w:val="007F31AE"/>
    <w:rsid w:val="007F4103"/>
    <w:rsid w:val="007F51E4"/>
    <w:rsid w:val="007F78C9"/>
    <w:rsid w:val="007F7D1B"/>
    <w:rsid w:val="00803846"/>
    <w:rsid w:val="00804A77"/>
    <w:rsid w:val="00805567"/>
    <w:rsid w:val="00807F1D"/>
    <w:rsid w:val="0081177A"/>
    <w:rsid w:val="00811A3B"/>
    <w:rsid w:val="00817C39"/>
    <w:rsid w:val="00817FD6"/>
    <w:rsid w:val="00822662"/>
    <w:rsid w:val="00822F1F"/>
    <w:rsid w:val="0082599A"/>
    <w:rsid w:val="00825E2C"/>
    <w:rsid w:val="00831195"/>
    <w:rsid w:val="00831236"/>
    <w:rsid w:val="0083168E"/>
    <w:rsid w:val="00840EAC"/>
    <w:rsid w:val="00842AC1"/>
    <w:rsid w:val="00843930"/>
    <w:rsid w:val="00843B69"/>
    <w:rsid w:val="00843D56"/>
    <w:rsid w:val="00844D00"/>
    <w:rsid w:val="00847101"/>
    <w:rsid w:val="008525E1"/>
    <w:rsid w:val="0085303C"/>
    <w:rsid w:val="00853CAF"/>
    <w:rsid w:val="00854377"/>
    <w:rsid w:val="00854386"/>
    <w:rsid w:val="008568F0"/>
    <w:rsid w:val="00860D73"/>
    <w:rsid w:val="00862B47"/>
    <w:rsid w:val="0086351F"/>
    <w:rsid w:val="00864D61"/>
    <w:rsid w:val="008653C3"/>
    <w:rsid w:val="00866FCB"/>
    <w:rsid w:val="008676D3"/>
    <w:rsid w:val="00867CD7"/>
    <w:rsid w:val="00870512"/>
    <w:rsid w:val="00871A6C"/>
    <w:rsid w:val="00871FDE"/>
    <w:rsid w:val="0087200C"/>
    <w:rsid w:val="008721A5"/>
    <w:rsid w:val="0087299E"/>
    <w:rsid w:val="00873196"/>
    <w:rsid w:val="00873A8F"/>
    <w:rsid w:val="0087415F"/>
    <w:rsid w:val="008742F9"/>
    <w:rsid w:val="00874B25"/>
    <w:rsid w:val="00874FBD"/>
    <w:rsid w:val="00875700"/>
    <w:rsid w:val="00875CCC"/>
    <w:rsid w:val="00877526"/>
    <w:rsid w:val="00881B13"/>
    <w:rsid w:val="00881FAC"/>
    <w:rsid w:val="008820F1"/>
    <w:rsid w:val="008861B9"/>
    <w:rsid w:val="008867F2"/>
    <w:rsid w:val="008917EE"/>
    <w:rsid w:val="00891B97"/>
    <w:rsid w:val="008920DE"/>
    <w:rsid w:val="008969F9"/>
    <w:rsid w:val="00897B16"/>
    <w:rsid w:val="008A0BEA"/>
    <w:rsid w:val="008A0ED6"/>
    <w:rsid w:val="008A54E8"/>
    <w:rsid w:val="008B0019"/>
    <w:rsid w:val="008B0021"/>
    <w:rsid w:val="008B0D19"/>
    <w:rsid w:val="008B0E6F"/>
    <w:rsid w:val="008B36BE"/>
    <w:rsid w:val="008B3C41"/>
    <w:rsid w:val="008B42F4"/>
    <w:rsid w:val="008B56C5"/>
    <w:rsid w:val="008B5C6A"/>
    <w:rsid w:val="008B5E1F"/>
    <w:rsid w:val="008B762F"/>
    <w:rsid w:val="008C059B"/>
    <w:rsid w:val="008C5918"/>
    <w:rsid w:val="008C59AF"/>
    <w:rsid w:val="008C6CB0"/>
    <w:rsid w:val="008C6FE6"/>
    <w:rsid w:val="008C7412"/>
    <w:rsid w:val="008D39F0"/>
    <w:rsid w:val="008D4F50"/>
    <w:rsid w:val="008D7F50"/>
    <w:rsid w:val="008E0198"/>
    <w:rsid w:val="008E0361"/>
    <w:rsid w:val="008E142E"/>
    <w:rsid w:val="008E329E"/>
    <w:rsid w:val="008E39B5"/>
    <w:rsid w:val="008E3C18"/>
    <w:rsid w:val="008E5654"/>
    <w:rsid w:val="008E60DA"/>
    <w:rsid w:val="008E6275"/>
    <w:rsid w:val="008E652C"/>
    <w:rsid w:val="008E76A7"/>
    <w:rsid w:val="008E7C7D"/>
    <w:rsid w:val="008F0692"/>
    <w:rsid w:val="008F0729"/>
    <w:rsid w:val="008F1239"/>
    <w:rsid w:val="008F1A60"/>
    <w:rsid w:val="008F3F3A"/>
    <w:rsid w:val="008F44FC"/>
    <w:rsid w:val="008F4A53"/>
    <w:rsid w:val="008F4EA6"/>
    <w:rsid w:val="008F5F39"/>
    <w:rsid w:val="008F6437"/>
    <w:rsid w:val="0090015A"/>
    <w:rsid w:val="00901551"/>
    <w:rsid w:val="00902B6E"/>
    <w:rsid w:val="00902F3A"/>
    <w:rsid w:val="00903537"/>
    <w:rsid w:val="009049FF"/>
    <w:rsid w:val="00905AB8"/>
    <w:rsid w:val="00911A97"/>
    <w:rsid w:val="00915BEA"/>
    <w:rsid w:val="00915C51"/>
    <w:rsid w:val="00915CFA"/>
    <w:rsid w:val="0091608A"/>
    <w:rsid w:val="009170CE"/>
    <w:rsid w:val="009218E5"/>
    <w:rsid w:val="0092294E"/>
    <w:rsid w:val="009238FC"/>
    <w:rsid w:val="00925F3C"/>
    <w:rsid w:val="00926485"/>
    <w:rsid w:val="00930136"/>
    <w:rsid w:val="00930CD2"/>
    <w:rsid w:val="0093148D"/>
    <w:rsid w:val="00933924"/>
    <w:rsid w:val="0093412B"/>
    <w:rsid w:val="0093499A"/>
    <w:rsid w:val="00935472"/>
    <w:rsid w:val="0093570B"/>
    <w:rsid w:val="009361F0"/>
    <w:rsid w:val="00936499"/>
    <w:rsid w:val="009408AB"/>
    <w:rsid w:val="00940B7F"/>
    <w:rsid w:val="00940F56"/>
    <w:rsid w:val="0094250F"/>
    <w:rsid w:val="009426DC"/>
    <w:rsid w:val="0094338E"/>
    <w:rsid w:val="0094626E"/>
    <w:rsid w:val="0095013F"/>
    <w:rsid w:val="00951175"/>
    <w:rsid w:val="00952353"/>
    <w:rsid w:val="00952878"/>
    <w:rsid w:val="00952F93"/>
    <w:rsid w:val="00955F27"/>
    <w:rsid w:val="00955FA1"/>
    <w:rsid w:val="00956658"/>
    <w:rsid w:val="009573D7"/>
    <w:rsid w:val="00961CD3"/>
    <w:rsid w:val="0096227B"/>
    <w:rsid w:val="00962343"/>
    <w:rsid w:val="00962BCB"/>
    <w:rsid w:val="009703DD"/>
    <w:rsid w:val="009708B4"/>
    <w:rsid w:val="00971E1E"/>
    <w:rsid w:val="00972933"/>
    <w:rsid w:val="00972D0D"/>
    <w:rsid w:val="00972E9B"/>
    <w:rsid w:val="009732E4"/>
    <w:rsid w:val="009751D0"/>
    <w:rsid w:val="00975F1A"/>
    <w:rsid w:val="00975FA7"/>
    <w:rsid w:val="00976F03"/>
    <w:rsid w:val="009805DD"/>
    <w:rsid w:val="0098129F"/>
    <w:rsid w:val="00982414"/>
    <w:rsid w:val="00982718"/>
    <w:rsid w:val="00983858"/>
    <w:rsid w:val="00983AED"/>
    <w:rsid w:val="00984B74"/>
    <w:rsid w:val="00991898"/>
    <w:rsid w:val="00996324"/>
    <w:rsid w:val="00996668"/>
    <w:rsid w:val="00997B1B"/>
    <w:rsid w:val="009A11DF"/>
    <w:rsid w:val="009A4520"/>
    <w:rsid w:val="009A46C6"/>
    <w:rsid w:val="009A71DA"/>
    <w:rsid w:val="009A7969"/>
    <w:rsid w:val="009A7BF0"/>
    <w:rsid w:val="009B0B1A"/>
    <w:rsid w:val="009B1A6E"/>
    <w:rsid w:val="009B359D"/>
    <w:rsid w:val="009B3D3D"/>
    <w:rsid w:val="009B40F8"/>
    <w:rsid w:val="009B62BB"/>
    <w:rsid w:val="009C0235"/>
    <w:rsid w:val="009C5F88"/>
    <w:rsid w:val="009C637D"/>
    <w:rsid w:val="009C63D5"/>
    <w:rsid w:val="009C6FE4"/>
    <w:rsid w:val="009D4341"/>
    <w:rsid w:val="009D5298"/>
    <w:rsid w:val="009D6DEB"/>
    <w:rsid w:val="009D6F00"/>
    <w:rsid w:val="009D7278"/>
    <w:rsid w:val="009D72CA"/>
    <w:rsid w:val="009E07AD"/>
    <w:rsid w:val="009E2D7D"/>
    <w:rsid w:val="009E40A5"/>
    <w:rsid w:val="009E4236"/>
    <w:rsid w:val="009E4588"/>
    <w:rsid w:val="009E4A2F"/>
    <w:rsid w:val="009E4FF8"/>
    <w:rsid w:val="009E69A3"/>
    <w:rsid w:val="009F09B5"/>
    <w:rsid w:val="009F0B2A"/>
    <w:rsid w:val="009F0F5D"/>
    <w:rsid w:val="009F1737"/>
    <w:rsid w:val="009F38EE"/>
    <w:rsid w:val="009F398D"/>
    <w:rsid w:val="009F3FEE"/>
    <w:rsid w:val="009F6F40"/>
    <w:rsid w:val="00A000FD"/>
    <w:rsid w:val="00A008A3"/>
    <w:rsid w:val="00A01FA0"/>
    <w:rsid w:val="00A023BA"/>
    <w:rsid w:val="00A02467"/>
    <w:rsid w:val="00A02972"/>
    <w:rsid w:val="00A032C1"/>
    <w:rsid w:val="00A037BF"/>
    <w:rsid w:val="00A0385C"/>
    <w:rsid w:val="00A04F89"/>
    <w:rsid w:val="00A06546"/>
    <w:rsid w:val="00A071A6"/>
    <w:rsid w:val="00A10647"/>
    <w:rsid w:val="00A110F4"/>
    <w:rsid w:val="00A120CA"/>
    <w:rsid w:val="00A149A6"/>
    <w:rsid w:val="00A149B7"/>
    <w:rsid w:val="00A152CF"/>
    <w:rsid w:val="00A15EF2"/>
    <w:rsid w:val="00A16C63"/>
    <w:rsid w:val="00A177B0"/>
    <w:rsid w:val="00A20B1C"/>
    <w:rsid w:val="00A22761"/>
    <w:rsid w:val="00A23570"/>
    <w:rsid w:val="00A24D7B"/>
    <w:rsid w:val="00A26BB9"/>
    <w:rsid w:val="00A324FF"/>
    <w:rsid w:val="00A32547"/>
    <w:rsid w:val="00A325DB"/>
    <w:rsid w:val="00A34156"/>
    <w:rsid w:val="00A349F6"/>
    <w:rsid w:val="00A35057"/>
    <w:rsid w:val="00A360C6"/>
    <w:rsid w:val="00A3610D"/>
    <w:rsid w:val="00A37CB2"/>
    <w:rsid w:val="00A43216"/>
    <w:rsid w:val="00A46905"/>
    <w:rsid w:val="00A47461"/>
    <w:rsid w:val="00A50FF1"/>
    <w:rsid w:val="00A52A81"/>
    <w:rsid w:val="00A540BF"/>
    <w:rsid w:val="00A60BC2"/>
    <w:rsid w:val="00A60D7A"/>
    <w:rsid w:val="00A61330"/>
    <w:rsid w:val="00A624DE"/>
    <w:rsid w:val="00A67AB4"/>
    <w:rsid w:val="00A70F39"/>
    <w:rsid w:val="00A7221B"/>
    <w:rsid w:val="00A727C4"/>
    <w:rsid w:val="00A72B03"/>
    <w:rsid w:val="00A7513C"/>
    <w:rsid w:val="00A77510"/>
    <w:rsid w:val="00A803EA"/>
    <w:rsid w:val="00A80BA3"/>
    <w:rsid w:val="00A819FC"/>
    <w:rsid w:val="00A82597"/>
    <w:rsid w:val="00A83712"/>
    <w:rsid w:val="00A839D4"/>
    <w:rsid w:val="00A8776C"/>
    <w:rsid w:val="00A915D1"/>
    <w:rsid w:val="00A94889"/>
    <w:rsid w:val="00A94A76"/>
    <w:rsid w:val="00A95F31"/>
    <w:rsid w:val="00AA4ACE"/>
    <w:rsid w:val="00AA503B"/>
    <w:rsid w:val="00AA57EB"/>
    <w:rsid w:val="00AA67F8"/>
    <w:rsid w:val="00AA6E89"/>
    <w:rsid w:val="00AA7AAA"/>
    <w:rsid w:val="00AB1370"/>
    <w:rsid w:val="00AB413B"/>
    <w:rsid w:val="00AB4447"/>
    <w:rsid w:val="00AB5986"/>
    <w:rsid w:val="00AB6385"/>
    <w:rsid w:val="00AB75AF"/>
    <w:rsid w:val="00AB7950"/>
    <w:rsid w:val="00AC0128"/>
    <w:rsid w:val="00AC19FF"/>
    <w:rsid w:val="00AC1CD6"/>
    <w:rsid w:val="00AC312F"/>
    <w:rsid w:val="00AC3A3D"/>
    <w:rsid w:val="00AC6209"/>
    <w:rsid w:val="00AC72C0"/>
    <w:rsid w:val="00AD07D4"/>
    <w:rsid w:val="00AD1539"/>
    <w:rsid w:val="00AD1E6B"/>
    <w:rsid w:val="00AD26F1"/>
    <w:rsid w:val="00AD528C"/>
    <w:rsid w:val="00AD531C"/>
    <w:rsid w:val="00AD5814"/>
    <w:rsid w:val="00AE01E8"/>
    <w:rsid w:val="00AE09A1"/>
    <w:rsid w:val="00AE1A14"/>
    <w:rsid w:val="00AE2203"/>
    <w:rsid w:val="00AE24EB"/>
    <w:rsid w:val="00AE54D4"/>
    <w:rsid w:val="00AE62A3"/>
    <w:rsid w:val="00AE65DF"/>
    <w:rsid w:val="00AE6FF4"/>
    <w:rsid w:val="00AE76B2"/>
    <w:rsid w:val="00AE7DCC"/>
    <w:rsid w:val="00AF09E5"/>
    <w:rsid w:val="00AF1F0F"/>
    <w:rsid w:val="00AF2B69"/>
    <w:rsid w:val="00AF4765"/>
    <w:rsid w:val="00AF47F6"/>
    <w:rsid w:val="00AF4E91"/>
    <w:rsid w:val="00AF5906"/>
    <w:rsid w:val="00AF5DE6"/>
    <w:rsid w:val="00AF7495"/>
    <w:rsid w:val="00B003BD"/>
    <w:rsid w:val="00B0087E"/>
    <w:rsid w:val="00B00CF8"/>
    <w:rsid w:val="00B010C6"/>
    <w:rsid w:val="00B026E0"/>
    <w:rsid w:val="00B028BA"/>
    <w:rsid w:val="00B03636"/>
    <w:rsid w:val="00B06A60"/>
    <w:rsid w:val="00B0716C"/>
    <w:rsid w:val="00B1116F"/>
    <w:rsid w:val="00B11893"/>
    <w:rsid w:val="00B11FAD"/>
    <w:rsid w:val="00B1435A"/>
    <w:rsid w:val="00B146B7"/>
    <w:rsid w:val="00B14F11"/>
    <w:rsid w:val="00B152B9"/>
    <w:rsid w:val="00B1760F"/>
    <w:rsid w:val="00B1792D"/>
    <w:rsid w:val="00B20FC6"/>
    <w:rsid w:val="00B24214"/>
    <w:rsid w:val="00B2652B"/>
    <w:rsid w:val="00B2749A"/>
    <w:rsid w:val="00B309A2"/>
    <w:rsid w:val="00B31E6D"/>
    <w:rsid w:val="00B35102"/>
    <w:rsid w:val="00B3572C"/>
    <w:rsid w:val="00B357B6"/>
    <w:rsid w:val="00B36A61"/>
    <w:rsid w:val="00B41A46"/>
    <w:rsid w:val="00B4493E"/>
    <w:rsid w:val="00B4533B"/>
    <w:rsid w:val="00B5232B"/>
    <w:rsid w:val="00B52788"/>
    <w:rsid w:val="00B52821"/>
    <w:rsid w:val="00B5343B"/>
    <w:rsid w:val="00B54C06"/>
    <w:rsid w:val="00B54E96"/>
    <w:rsid w:val="00B5568F"/>
    <w:rsid w:val="00B55C29"/>
    <w:rsid w:val="00B56A6F"/>
    <w:rsid w:val="00B64AB9"/>
    <w:rsid w:val="00B65981"/>
    <w:rsid w:val="00B65AEF"/>
    <w:rsid w:val="00B67A71"/>
    <w:rsid w:val="00B72D7C"/>
    <w:rsid w:val="00B73026"/>
    <w:rsid w:val="00B75204"/>
    <w:rsid w:val="00B761E4"/>
    <w:rsid w:val="00B764FD"/>
    <w:rsid w:val="00B765CD"/>
    <w:rsid w:val="00B76CEA"/>
    <w:rsid w:val="00B77D18"/>
    <w:rsid w:val="00B81EA6"/>
    <w:rsid w:val="00B82479"/>
    <w:rsid w:val="00B842DE"/>
    <w:rsid w:val="00B8637B"/>
    <w:rsid w:val="00BA0EE4"/>
    <w:rsid w:val="00BA174D"/>
    <w:rsid w:val="00BA1CA2"/>
    <w:rsid w:val="00BA2C14"/>
    <w:rsid w:val="00BA5975"/>
    <w:rsid w:val="00BB1525"/>
    <w:rsid w:val="00BB246F"/>
    <w:rsid w:val="00BB6224"/>
    <w:rsid w:val="00BB77C2"/>
    <w:rsid w:val="00BC06C2"/>
    <w:rsid w:val="00BC280E"/>
    <w:rsid w:val="00BC2938"/>
    <w:rsid w:val="00BC3C69"/>
    <w:rsid w:val="00BC405C"/>
    <w:rsid w:val="00BC4BF0"/>
    <w:rsid w:val="00BC4F65"/>
    <w:rsid w:val="00BC658C"/>
    <w:rsid w:val="00BC762F"/>
    <w:rsid w:val="00BC7CB2"/>
    <w:rsid w:val="00BD27B8"/>
    <w:rsid w:val="00BD343D"/>
    <w:rsid w:val="00BD4C28"/>
    <w:rsid w:val="00BD56BE"/>
    <w:rsid w:val="00BE4606"/>
    <w:rsid w:val="00BE600A"/>
    <w:rsid w:val="00BE76CA"/>
    <w:rsid w:val="00BE7CEE"/>
    <w:rsid w:val="00BF03A8"/>
    <w:rsid w:val="00BF27C9"/>
    <w:rsid w:val="00BF3356"/>
    <w:rsid w:val="00BF3A40"/>
    <w:rsid w:val="00BF4F9B"/>
    <w:rsid w:val="00BF5699"/>
    <w:rsid w:val="00BF6A51"/>
    <w:rsid w:val="00BF7C64"/>
    <w:rsid w:val="00C00989"/>
    <w:rsid w:val="00C02358"/>
    <w:rsid w:val="00C034E0"/>
    <w:rsid w:val="00C03F09"/>
    <w:rsid w:val="00C06EE7"/>
    <w:rsid w:val="00C100B2"/>
    <w:rsid w:val="00C1121F"/>
    <w:rsid w:val="00C1267A"/>
    <w:rsid w:val="00C12FD6"/>
    <w:rsid w:val="00C13DC1"/>
    <w:rsid w:val="00C13FBF"/>
    <w:rsid w:val="00C15211"/>
    <w:rsid w:val="00C15581"/>
    <w:rsid w:val="00C1633F"/>
    <w:rsid w:val="00C2022C"/>
    <w:rsid w:val="00C20B40"/>
    <w:rsid w:val="00C21742"/>
    <w:rsid w:val="00C222A2"/>
    <w:rsid w:val="00C23641"/>
    <w:rsid w:val="00C23F19"/>
    <w:rsid w:val="00C2662E"/>
    <w:rsid w:val="00C30747"/>
    <w:rsid w:val="00C30A4B"/>
    <w:rsid w:val="00C31311"/>
    <w:rsid w:val="00C326F2"/>
    <w:rsid w:val="00C3284F"/>
    <w:rsid w:val="00C33FB9"/>
    <w:rsid w:val="00C33FCF"/>
    <w:rsid w:val="00C34127"/>
    <w:rsid w:val="00C35CBE"/>
    <w:rsid w:val="00C36516"/>
    <w:rsid w:val="00C37F9F"/>
    <w:rsid w:val="00C4005F"/>
    <w:rsid w:val="00C41723"/>
    <w:rsid w:val="00C4541F"/>
    <w:rsid w:val="00C46291"/>
    <w:rsid w:val="00C46EBF"/>
    <w:rsid w:val="00C47BB1"/>
    <w:rsid w:val="00C50D9C"/>
    <w:rsid w:val="00C51748"/>
    <w:rsid w:val="00C54457"/>
    <w:rsid w:val="00C61E6A"/>
    <w:rsid w:val="00C62718"/>
    <w:rsid w:val="00C65148"/>
    <w:rsid w:val="00C65DE1"/>
    <w:rsid w:val="00C667A7"/>
    <w:rsid w:val="00C67441"/>
    <w:rsid w:val="00C677A1"/>
    <w:rsid w:val="00C67C67"/>
    <w:rsid w:val="00C71907"/>
    <w:rsid w:val="00C71F15"/>
    <w:rsid w:val="00C734F9"/>
    <w:rsid w:val="00C757F8"/>
    <w:rsid w:val="00C75A8C"/>
    <w:rsid w:val="00C77279"/>
    <w:rsid w:val="00C77763"/>
    <w:rsid w:val="00C7777B"/>
    <w:rsid w:val="00C77CDF"/>
    <w:rsid w:val="00C806B2"/>
    <w:rsid w:val="00C80EFF"/>
    <w:rsid w:val="00C83098"/>
    <w:rsid w:val="00C8395C"/>
    <w:rsid w:val="00C84207"/>
    <w:rsid w:val="00C9198B"/>
    <w:rsid w:val="00C93899"/>
    <w:rsid w:val="00C956EE"/>
    <w:rsid w:val="00C9724E"/>
    <w:rsid w:val="00C97571"/>
    <w:rsid w:val="00C97C36"/>
    <w:rsid w:val="00CA1ED5"/>
    <w:rsid w:val="00CA2381"/>
    <w:rsid w:val="00CB0D59"/>
    <w:rsid w:val="00CB23B7"/>
    <w:rsid w:val="00CB2B30"/>
    <w:rsid w:val="00CB373B"/>
    <w:rsid w:val="00CB53BD"/>
    <w:rsid w:val="00CC2C85"/>
    <w:rsid w:val="00CC4436"/>
    <w:rsid w:val="00CC5F20"/>
    <w:rsid w:val="00CC716F"/>
    <w:rsid w:val="00CD0423"/>
    <w:rsid w:val="00CD0447"/>
    <w:rsid w:val="00CD0B9A"/>
    <w:rsid w:val="00CD0CE1"/>
    <w:rsid w:val="00CD10CC"/>
    <w:rsid w:val="00CD2255"/>
    <w:rsid w:val="00CD36B2"/>
    <w:rsid w:val="00CD56A2"/>
    <w:rsid w:val="00CD5954"/>
    <w:rsid w:val="00CD6C0D"/>
    <w:rsid w:val="00CE0A76"/>
    <w:rsid w:val="00CE1C84"/>
    <w:rsid w:val="00CE2C86"/>
    <w:rsid w:val="00CE3CA5"/>
    <w:rsid w:val="00CE4880"/>
    <w:rsid w:val="00CE5FF8"/>
    <w:rsid w:val="00CE63A4"/>
    <w:rsid w:val="00CF1666"/>
    <w:rsid w:val="00CF40F2"/>
    <w:rsid w:val="00CF4EF7"/>
    <w:rsid w:val="00CF6220"/>
    <w:rsid w:val="00CF68B5"/>
    <w:rsid w:val="00CF7AB9"/>
    <w:rsid w:val="00D006AA"/>
    <w:rsid w:val="00D01E85"/>
    <w:rsid w:val="00D020E1"/>
    <w:rsid w:val="00D03039"/>
    <w:rsid w:val="00D034FC"/>
    <w:rsid w:val="00D03B3A"/>
    <w:rsid w:val="00D05241"/>
    <w:rsid w:val="00D0723A"/>
    <w:rsid w:val="00D07972"/>
    <w:rsid w:val="00D1080C"/>
    <w:rsid w:val="00D10A9D"/>
    <w:rsid w:val="00D10CDF"/>
    <w:rsid w:val="00D17306"/>
    <w:rsid w:val="00D22220"/>
    <w:rsid w:val="00D2382F"/>
    <w:rsid w:val="00D24ABF"/>
    <w:rsid w:val="00D24CCD"/>
    <w:rsid w:val="00D25091"/>
    <w:rsid w:val="00D259ED"/>
    <w:rsid w:val="00D268CF"/>
    <w:rsid w:val="00D278D2"/>
    <w:rsid w:val="00D302EC"/>
    <w:rsid w:val="00D308EB"/>
    <w:rsid w:val="00D360FF"/>
    <w:rsid w:val="00D36401"/>
    <w:rsid w:val="00D3777A"/>
    <w:rsid w:val="00D37F48"/>
    <w:rsid w:val="00D40995"/>
    <w:rsid w:val="00D40AE1"/>
    <w:rsid w:val="00D40FDD"/>
    <w:rsid w:val="00D424A6"/>
    <w:rsid w:val="00D43DE3"/>
    <w:rsid w:val="00D50D58"/>
    <w:rsid w:val="00D51209"/>
    <w:rsid w:val="00D5150E"/>
    <w:rsid w:val="00D5165C"/>
    <w:rsid w:val="00D54E89"/>
    <w:rsid w:val="00D56306"/>
    <w:rsid w:val="00D5633E"/>
    <w:rsid w:val="00D570C4"/>
    <w:rsid w:val="00D57AE2"/>
    <w:rsid w:val="00D57FE3"/>
    <w:rsid w:val="00D614D4"/>
    <w:rsid w:val="00D616EC"/>
    <w:rsid w:val="00D62C6F"/>
    <w:rsid w:val="00D63F0F"/>
    <w:rsid w:val="00D63FDC"/>
    <w:rsid w:val="00D664D3"/>
    <w:rsid w:val="00D6726E"/>
    <w:rsid w:val="00D67A7C"/>
    <w:rsid w:val="00D70998"/>
    <w:rsid w:val="00D733C3"/>
    <w:rsid w:val="00D734D8"/>
    <w:rsid w:val="00D73AC8"/>
    <w:rsid w:val="00D74202"/>
    <w:rsid w:val="00D749A1"/>
    <w:rsid w:val="00D76A44"/>
    <w:rsid w:val="00D7721A"/>
    <w:rsid w:val="00D77E3B"/>
    <w:rsid w:val="00D80F82"/>
    <w:rsid w:val="00D85ADD"/>
    <w:rsid w:val="00D87E72"/>
    <w:rsid w:val="00D92973"/>
    <w:rsid w:val="00D930F2"/>
    <w:rsid w:val="00D935BD"/>
    <w:rsid w:val="00D93FE6"/>
    <w:rsid w:val="00D965F8"/>
    <w:rsid w:val="00D975FB"/>
    <w:rsid w:val="00DA015B"/>
    <w:rsid w:val="00DA217F"/>
    <w:rsid w:val="00DA7398"/>
    <w:rsid w:val="00DB0677"/>
    <w:rsid w:val="00DB4F85"/>
    <w:rsid w:val="00DB5031"/>
    <w:rsid w:val="00DB5521"/>
    <w:rsid w:val="00DB6964"/>
    <w:rsid w:val="00DB75A6"/>
    <w:rsid w:val="00DB7738"/>
    <w:rsid w:val="00DB798E"/>
    <w:rsid w:val="00DC0185"/>
    <w:rsid w:val="00DC0F30"/>
    <w:rsid w:val="00DC4788"/>
    <w:rsid w:val="00DC5592"/>
    <w:rsid w:val="00DD05F7"/>
    <w:rsid w:val="00DD0DD1"/>
    <w:rsid w:val="00DD1108"/>
    <w:rsid w:val="00DD1114"/>
    <w:rsid w:val="00DD159E"/>
    <w:rsid w:val="00DD1901"/>
    <w:rsid w:val="00DD5258"/>
    <w:rsid w:val="00DE1B22"/>
    <w:rsid w:val="00DE2048"/>
    <w:rsid w:val="00DE57FD"/>
    <w:rsid w:val="00DE66CA"/>
    <w:rsid w:val="00DE74A3"/>
    <w:rsid w:val="00DF1D21"/>
    <w:rsid w:val="00DF2907"/>
    <w:rsid w:val="00DF3553"/>
    <w:rsid w:val="00DF6240"/>
    <w:rsid w:val="00E00D5B"/>
    <w:rsid w:val="00E01195"/>
    <w:rsid w:val="00E027C8"/>
    <w:rsid w:val="00E03DEE"/>
    <w:rsid w:val="00E03E6F"/>
    <w:rsid w:val="00E047A7"/>
    <w:rsid w:val="00E048C8"/>
    <w:rsid w:val="00E06F5E"/>
    <w:rsid w:val="00E07C73"/>
    <w:rsid w:val="00E11A17"/>
    <w:rsid w:val="00E123FE"/>
    <w:rsid w:val="00E141AE"/>
    <w:rsid w:val="00E148DA"/>
    <w:rsid w:val="00E16B06"/>
    <w:rsid w:val="00E1755E"/>
    <w:rsid w:val="00E2072D"/>
    <w:rsid w:val="00E24ABB"/>
    <w:rsid w:val="00E24E2A"/>
    <w:rsid w:val="00E25324"/>
    <w:rsid w:val="00E260E6"/>
    <w:rsid w:val="00E308E4"/>
    <w:rsid w:val="00E30AC7"/>
    <w:rsid w:val="00E31D68"/>
    <w:rsid w:val="00E32723"/>
    <w:rsid w:val="00E356FC"/>
    <w:rsid w:val="00E4045F"/>
    <w:rsid w:val="00E40E55"/>
    <w:rsid w:val="00E42B99"/>
    <w:rsid w:val="00E4348B"/>
    <w:rsid w:val="00E452E4"/>
    <w:rsid w:val="00E46323"/>
    <w:rsid w:val="00E46410"/>
    <w:rsid w:val="00E524C4"/>
    <w:rsid w:val="00E52657"/>
    <w:rsid w:val="00E5370A"/>
    <w:rsid w:val="00E577A6"/>
    <w:rsid w:val="00E578A3"/>
    <w:rsid w:val="00E60C18"/>
    <w:rsid w:val="00E61190"/>
    <w:rsid w:val="00E632F9"/>
    <w:rsid w:val="00E63C83"/>
    <w:rsid w:val="00E6721A"/>
    <w:rsid w:val="00E67764"/>
    <w:rsid w:val="00E70B19"/>
    <w:rsid w:val="00E76292"/>
    <w:rsid w:val="00E769A1"/>
    <w:rsid w:val="00E8322F"/>
    <w:rsid w:val="00E83B30"/>
    <w:rsid w:val="00E855C5"/>
    <w:rsid w:val="00E866C5"/>
    <w:rsid w:val="00E873A9"/>
    <w:rsid w:val="00E87499"/>
    <w:rsid w:val="00E878C8"/>
    <w:rsid w:val="00E9135E"/>
    <w:rsid w:val="00E93881"/>
    <w:rsid w:val="00E96F52"/>
    <w:rsid w:val="00EA1780"/>
    <w:rsid w:val="00EA1C7E"/>
    <w:rsid w:val="00EA23FF"/>
    <w:rsid w:val="00EA26C2"/>
    <w:rsid w:val="00EA3B88"/>
    <w:rsid w:val="00EA6995"/>
    <w:rsid w:val="00EA6FC6"/>
    <w:rsid w:val="00EB2AF9"/>
    <w:rsid w:val="00EB3D95"/>
    <w:rsid w:val="00EB617E"/>
    <w:rsid w:val="00EB6538"/>
    <w:rsid w:val="00EB7AD2"/>
    <w:rsid w:val="00EB7E6D"/>
    <w:rsid w:val="00EC14D2"/>
    <w:rsid w:val="00EC5D92"/>
    <w:rsid w:val="00EC6805"/>
    <w:rsid w:val="00EC6F45"/>
    <w:rsid w:val="00ED1611"/>
    <w:rsid w:val="00ED3E72"/>
    <w:rsid w:val="00ED565C"/>
    <w:rsid w:val="00ED5784"/>
    <w:rsid w:val="00ED6EF1"/>
    <w:rsid w:val="00EE0680"/>
    <w:rsid w:val="00EE571E"/>
    <w:rsid w:val="00EF5CD2"/>
    <w:rsid w:val="00EF69AD"/>
    <w:rsid w:val="00F01AE3"/>
    <w:rsid w:val="00F01FD6"/>
    <w:rsid w:val="00F04314"/>
    <w:rsid w:val="00F06D2B"/>
    <w:rsid w:val="00F10109"/>
    <w:rsid w:val="00F11E63"/>
    <w:rsid w:val="00F1283B"/>
    <w:rsid w:val="00F12E17"/>
    <w:rsid w:val="00F12FE0"/>
    <w:rsid w:val="00F149EE"/>
    <w:rsid w:val="00F15128"/>
    <w:rsid w:val="00F165AF"/>
    <w:rsid w:val="00F17D1E"/>
    <w:rsid w:val="00F21206"/>
    <w:rsid w:val="00F22E1E"/>
    <w:rsid w:val="00F23A50"/>
    <w:rsid w:val="00F23D26"/>
    <w:rsid w:val="00F23F25"/>
    <w:rsid w:val="00F24E83"/>
    <w:rsid w:val="00F25B60"/>
    <w:rsid w:val="00F27B5F"/>
    <w:rsid w:val="00F31D56"/>
    <w:rsid w:val="00F31D65"/>
    <w:rsid w:val="00F325F7"/>
    <w:rsid w:val="00F364B3"/>
    <w:rsid w:val="00F37094"/>
    <w:rsid w:val="00F37EC4"/>
    <w:rsid w:val="00F40081"/>
    <w:rsid w:val="00F40D1F"/>
    <w:rsid w:val="00F41CA7"/>
    <w:rsid w:val="00F44D12"/>
    <w:rsid w:val="00F459EF"/>
    <w:rsid w:val="00F45C0B"/>
    <w:rsid w:val="00F4717F"/>
    <w:rsid w:val="00F51A94"/>
    <w:rsid w:val="00F540D7"/>
    <w:rsid w:val="00F550AF"/>
    <w:rsid w:val="00F55210"/>
    <w:rsid w:val="00F572AD"/>
    <w:rsid w:val="00F57FB2"/>
    <w:rsid w:val="00F62C7E"/>
    <w:rsid w:val="00F649D0"/>
    <w:rsid w:val="00F65ADF"/>
    <w:rsid w:val="00F668EA"/>
    <w:rsid w:val="00F71DAC"/>
    <w:rsid w:val="00F72020"/>
    <w:rsid w:val="00F72086"/>
    <w:rsid w:val="00F742CE"/>
    <w:rsid w:val="00F74726"/>
    <w:rsid w:val="00F8242F"/>
    <w:rsid w:val="00F82613"/>
    <w:rsid w:val="00F83631"/>
    <w:rsid w:val="00F8489D"/>
    <w:rsid w:val="00F86034"/>
    <w:rsid w:val="00F862F2"/>
    <w:rsid w:val="00F9155D"/>
    <w:rsid w:val="00F92241"/>
    <w:rsid w:val="00F93C2D"/>
    <w:rsid w:val="00F93C41"/>
    <w:rsid w:val="00F93EC3"/>
    <w:rsid w:val="00F9452E"/>
    <w:rsid w:val="00F95191"/>
    <w:rsid w:val="00F952EA"/>
    <w:rsid w:val="00F97FCF"/>
    <w:rsid w:val="00FA1367"/>
    <w:rsid w:val="00FA1C50"/>
    <w:rsid w:val="00FA2EAA"/>
    <w:rsid w:val="00FA4BD7"/>
    <w:rsid w:val="00FA7020"/>
    <w:rsid w:val="00FA7EDE"/>
    <w:rsid w:val="00FB0A80"/>
    <w:rsid w:val="00FB1058"/>
    <w:rsid w:val="00FB21AD"/>
    <w:rsid w:val="00FB283E"/>
    <w:rsid w:val="00FB63ED"/>
    <w:rsid w:val="00FB6673"/>
    <w:rsid w:val="00FB7047"/>
    <w:rsid w:val="00FC218B"/>
    <w:rsid w:val="00FC2605"/>
    <w:rsid w:val="00FC32E4"/>
    <w:rsid w:val="00FC3EB8"/>
    <w:rsid w:val="00FC5A65"/>
    <w:rsid w:val="00FD01D8"/>
    <w:rsid w:val="00FD060F"/>
    <w:rsid w:val="00FD0A97"/>
    <w:rsid w:val="00FD1369"/>
    <w:rsid w:val="00FD5191"/>
    <w:rsid w:val="00FE10B8"/>
    <w:rsid w:val="00FE1915"/>
    <w:rsid w:val="00FE2908"/>
    <w:rsid w:val="00FE2E9A"/>
    <w:rsid w:val="00FE4F2C"/>
    <w:rsid w:val="00FE50D1"/>
    <w:rsid w:val="00FE5C28"/>
    <w:rsid w:val="00FE7DA9"/>
    <w:rsid w:val="00FF0396"/>
    <w:rsid w:val="00FF142C"/>
    <w:rsid w:val="00FF3174"/>
    <w:rsid w:val="00FF3FE8"/>
    <w:rsid w:val="00FF5C95"/>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12407F"/>
  <w15:docId w15:val="{0E230D18-0C73-4C8C-90BD-2A3F60DD87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2E01"/>
    <w:pPr>
      <w:spacing w:after="200" w:line="276" w:lineRule="auto"/>
    </w:pPr>
    <w:rPr>
      <w:rFonts w:ascii="Calibri" w:eastAsia="Calibri" w:hAnsi="Calibri" w:cs="Times New Roman"/>
    </w:rPr>
  </w:style>
  <w:style w:type="paragraph" w:styleId="Cabealho1">
    <w:name w:val="heading 1"/>
    <w:basedOn w:val="Normal"/>
    <w:next w:val="Normal"/>
    <w:link w:val="Cabealho1Carter"/>
    <w:uiPriority w:val="9"/>
    <w:qFormat/>
    <w:rsid w:val="000E07B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7F7D1B"/>
    <w:pPr>
      <w:ind w:left="720"/>
      <w:contextualSpacing/>
    </w:pPr>
  </w:style>
  <w:style w:type="paragraph" w:styleId="Cabealho">
    <w:name w:val="header"/>
    <w:basedOn w:val="Normal"/>
    <w:link w:val="CabealhoCarter"/>
    <w:uiPriority w:val="99"/>
    <w:unhideWhenUsed/>
    <w:rsid w:val="00034E9D"/>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034E9D"/>
    <w:rPr>
      <w:rFonts w:ascii="Calibri" w:eastAsia="Calibri" w:hAnsi="Calibri" w:cs="Times New Roman"/>
    </w:rPr>
  </w:style>
  <w:style w:type="paragraph" w:styleId="Rodap">
    <w:name w:val="footer"/>
    <w:basedOn w:val="Normal"/>
    <w:link w:val="RodapCarter"/>
    <w:uiPriority w:val="99"/>
    <w:unhideWhenUsed/>
    <w:rsid w:val="00034E9D"/>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034E9D"/>
    <w:rPr>
      <w:rFonts w:ascii="Calibri" w:eastAsia="Calibri" w:hAnsi="Calibri" w:cs="Times New Roman"/>
    </w:rPr>
  </w:style>
  <w:style w:type="paragraph" w:customStyle="1" w:styleId="Textodenotaderodap1">
    <w:name w:val="Texto de nota de rodapé1"/>
    <w:basedOn w:val="Normal"/>
    <w:next w:val="Textodenotaderodap"/>
    <w:link w:val="TextodenotaderodapCarter"/>
    <w:uiPriority w:val="99"/>
    <w:semiHidden/>
    <w:unhideWhenUsed/>
    <w:rsid w:val="0029130A"/>
    <w:pPr>
      <w:spacing w:after="0" w:line="240" w:lineRule="auto"/>
    </w:pPr>
    <w:rPr>
      <w:rFonts w:asciiTheme="minorHAnsi" w:eastAsiaTheme="minorHAnsi" w:hAnsiTheme="minorHAnsi" w:cstheme="minorBidi"/>
      <w:sz w:val="20"/>
      <w:szCs w:val="20"/>
    </w:rPr>
  </w:style>
  <w:style w:type="character" w:customStyle="1" w:styleId="TextodenotaderodapCarter">
    <w:name w:val="Texto de nota de rodapé Caráter"/>
    <w:basedOn w:val="Tipodeletrapredefinidodopargrafo"/>
    <w:link w:val="Textodenotaderodap1"/>
    <w:uiPriority w:val="99"/>
    <w:semiHidden/>
    <w:rsid w:val="0029130A"/>
    <w:rPr>
      <w:sz w:val="20"/>
      <w:szCs w:val="20"/>
    </w:rPr>
  </w:style>
  <w:style w:type="character" w:styleId="Refdenotaderodap">
    <w:name w:val="footnote reference"/>
    <w:basedOn w:val="Tipodeletrapredefinidodopargrafo"/>
    <w:uiPriority w:val="99"/>
    <w:semiHidden/>
    <w:unhideWhenUsed/>
    <w:rsid w:val="0029130A"/>
    <w:rPr>
      <w:vertAlign w:val="superscript"/>
    </w:rPr>
  </w:style>
  <w:style w:type="paragraph" w:styleId="Textodenotaderodap">
    <w:name w:val="footnote text"/>
    <w:basedOn w:val="Normal"/>
    <w:link w:val="TextodenotaderodapCarter1"/>
    <w:uiPriority w:val="99"/>
    <w:semiHidden/>
    <w:unhideWhenUsed/>
    <w:rsid w:val="0029130A"/>
    <w:pPr>
      <w:spacing w:after="0" w:line="240" w:lineRule="auto"/>
    </w:pPr>
    <w:rPr>
      <w:sz w:val="20"/>
      <w:szCs w:val="20"/>
    </w:rPr>
  </w:style>
  <w:style w:type="character" w:customStyle="1" w:styleId="TextodenotaderodapCarter1">
    <w:name w:val="Texto de nota de rodapé Caráter1"/>
    <w:basedOn w:val="Tipodeletrapredefinidodopargrafo"/>
    <w:link w:val="Textodenotaderodap"/>
    <w:uiPriority w:val="99"/>
    <w:semiHidden/>
    <w:rsid w:val="0029130A"/>
    <w:rPr>
      <w:rFonts w:ascii="Calibri" w:eastAsia="Calibri" w:hAnsi="Calibri" w:cs="Times New Roman"/>
      <w:sz w:val="20"/>
      <w:szCs w:val="20"/>
    </w:rPr>
  </w:style>
  <w:style w:type="paragraph" w:customStyle="1" w:styleId="Default">
    <w:name w:val="Default"/>
    <w:rsid w:val="006009F8"/>
    <w:pPr>
      <w:autoSpaceDE w:val="0"/>
      <w:autoSpaceDN w:val="0"/>
      <w:adjustRightInd w:val="0"/>
      <w:spacing w:after="0" w:line="240" w:lineRule="auto"/>
    </w:pPr>
    <w:rPr>
      <w:rFonts w:ascii="Times New Roman" w:eastAsiaTheme="minorEastAsia" w:hAnsi="Times New Roman" w:cs="Times New Roman"/>
      <w:color w:val="000000"/>
      <w:sz w:val="24"/>
      <w:szCs w:val="24"/>
      <w:lang w:val="en-US"/>
    </w:rPr>
  </w:style>
  <w:style w:type="character" w:styleId="TextodoMarcadordePosio">
    <w:name w:val="Placeholder Text"/>
    <w:basedOn w:val="Tipodeletrapredefinidodopargrafo"/>
    <w:uiPriority w:val="99"/>
    <w:semiHidden/>
    <w:rsid w:val="000B337F"/>
    <w:rPr>
      <w:color w:val="808080"/>
    </w:rPr>
  </w:style>
  <w:style w:type="character" w:styleId="Refdecomentrio">
    <w:name w:val="annotation reference"/>
    <w:basedOn w:val="Tipodeletrapredefinidodopargrafo"/>
    <w:uiPriority w:val="99"/>
    <w:semiHidden/>
    <w:unhideWhenUsed/>
    <w:rsid w:val="00D17306"/>
    <w:rPr>
      <w:sz w:val="16"/>
      <w:szCs w:val="16"/>
    </w:rPr>
  </w:style>
  <w:style w:type="paragraph" w:styleId="Textodecomentrio">
    <w:name w:val="annotation text"/>
    <w:basedOn w:val="Normal"/>
    <w:link w:val="TextodecomentrioCarter"/>
    <w:uiPriority w:val="99"/>
    <w:unhideWhenUsed/>
    <w:rsid w:val="00D17306"/>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rsid w:val="00D17306"/>
    <w:rPr>
      <w:rFonts w:ascii="Calibri" w:eastAsia="Calibri" w:hAnsi="Calibri" w:cs="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D17306"/>
    <w:rPr>
      <w:b/>
      <w:bCs/>
    </w:rPr>
  </w:style>
  <w:style w:type="character" w:customStyle="1" w:styleId="AssuntodecomentrioCarter">
    <w:name w:val="Assunto de comentário Caráter"/>
    <w:basedOn w:val="TextodecomentrioCarter"/>
    <w:link w:val="Assuntodecomentrio"/>
    <w:uiPriority w:val="99"/>
    <w:semiHidden/>
    <w:rsid w:val="00D17306"/>
    <w:rPr>
      <w:rFonts w:ascii="Calibri" w:eastAsia="Calibri" w:hAnsi="Calibri" w:cs="Times New Roman"/>
      <w:b/>
      <w:bCs/>
      <w:sz w:val="20"/>
      <w:szCs w:val="20"/>
    </w:rPr>
  </w:style>
  <w:style w:type="paragraph" w:styleId="Textodebalo">
    <w:name w:val="Balloon Text"/>
    <w:basedOn w:val="Normal"/>
    <w:link w:val="TextodebaloCarter"/>
    <w:uiPriority w:val="99"/>
    <w:semiHidden/>
    <w:unhideWhenUsed/>
    <w:rsid w:val="00D17306"/>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D17306"/>
    <w:rPr>
      <w:rFonts w:ascii="Segoe UI" w:eastAsia="Calibri" w:hAnsi="Segoe UI" w:cs="Segoe UI"/>
      <w:sz w:val="18"/>
      <w:szCs w:val="18"/>
    </w:rPr>
  </w:style>
  <w:style w:type="paragraph" w:styleId="SemEspaamento">
    <w:name w:val="No Spacing"/>
    <w:uiPriority w:val="1"/>
    <w:qFormat/>
    <w:rsid w:val="0069292D"/>
    <w:pPr>
      <w:spacing w:after="0" w:line="240" w:lineRule="auto"/>
    </w:pPr>
    <w:rPr>
      <w:rFonts w:ascii="Calibri" w:eastAsia="Calibri" w:hAnsi="Calibri" w:cs="Times New Roman"/>
    </w:rPr>
  </w:style>
  <w:style w:type="paragraph" w:styleId="Legenda">
    <w:name w:val="caption"/>
    <w:basedOn w:val="Normal"/>
    <w:next w:val="Normal"/>
    <w:uiPriority w:val="35"/>
    <w:unhideWhenUsed/>
    <w:qFormat/>
    <w:rsid w:val="006762DD"/>
    <w:pPr>
      <w:spacing w:line="240" w:lineRule="auto"/>
    </w:pPr>
    <w:rPr>
      <w:i/>
      <w:iCs/>
      <w:color w:val="44546A" w:themeColor="text2"/>
      <w:sz w:val="18"/>
      <w:szCs w:val="18"/>
    </w:rPr>
  </w:style>
  <w:style w:type="table" w:styleId="Tabelacomgrelha">
    <w:name w:val="Table Grid"/>
    <w:basedOn w:val="Tabelanormal"/>
    <w:uiPriority w:val="39"/>
    <w:rsid w:val="009408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ter"/>
    <w:uiPriority w:val="10"/>
    <w:qFormat/>
    <w:rsid w:val="000E07B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0E07B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ter"/>
    <w:uiPriority w:val="11"/>
    <w:qFormat/>
    <w:rsid w:val="000E07B6"/>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tuloCarter">
    <w:name w:val="Subtítulo Caráter"/>
    <w:basedOn w:val="Tipodeletrapredefinidodopargrafo"/>
    <w:link w:val="Subttulo"/>
    <w:uiPriority w:val="11"/>
    <w:rsid w:val="000E07B6"/>
    <w:rPr>
      <w:rFonts w:eastAsiaTheme="minorEastAsia"/>
      <w:color w:val="5A5A5A" w:themeColor="text1" w:themeTint="A5"/>
      <w:spacing w:val="15"/>
    </w:rPr>
  </w:style>
  <w:style w:type="character" w:customStyle="1" w:styleId="Cabealho1Carter">
    <w:name w:val="Cabeçalho 1 Caráter"/>
    <w:basedOn w:val="Tipodeletrapredefinidodopargrafo"/>
    <w:link w:val="Cabealho1"/>
    <w:uiPriority w:val="9"/>
    <w:rsid w:val="000E07B6"/>
    <w:rPr>
      <w:rFonts w:asciiTheme="majorHAnsi" w:eastAsiaTheme="majorEastAsia" w:hAnsiTheme="majorHAnsi" w:cstheme="majorBidi"/>
      <w:color w:val="2E74B5" w:themeColor="accent1" w:themeShade="BF"/>
      <w:sz w:val="32"/>
      <w:szCs w:val="32"/>
    </w:rPr>
  </w:style>
  <w:style w:type="paragraph" w:styleId="Cabealhodondice">
    <w:name w:val="TOC Heading"/>
    <w:basedOn w:val="Cabealho1"/>
    <w:next w:val="Normal"/>
    <w:uiPriority w:val="39"/>
    <w:unhideWhenUsed/>
    <w:qFormat/>
    <w:rsid w:val="000E07B6"/>
    <w:pPr>
      <w:spacing w:line="259" w:lineRule="auto"/>
      <w:outlineLvl w:val="9"/>
    </w:pPr>
    <w:rPr>
      <w:lang w:eastAsia="pt-PT"/>
    </w:rPr>
  </w:style>
  <w:style w:type="paragraph" w:styleId="ndice1">
    <w:name w:val="toc 1"/>
    <w:basedOn w:val="Normal"/>
    <w:next w:val="Normal"/>
    <w:autoRedefine/>
    <w:uiPriority w:val="39"/>
    <w:unhideWhenUsed/>
    <w:rsid w:val="00B842DE"/>
    <w:pPr>
      <w:tabs>
        <w:tab w:val="right" w:leader="dot" w:pos="8494"/>
      </w:tabs>
      <w:spacing w:after="100"/>
    </w:pPr>
    <w:rPr>
      <w:rFonts w:ascii="Times New Roman" w:hAnsi="Times New Roman"/>
      <w:noProof/>
      <w:sz w:val="24"/>
      <w:szCs w:val="24"/>
    </w:rPr>
  </w:style>
  <w:style w:type="character" w:styleId="Hiperligao">
    <w:name w:val="Hyperlink"/>
    <w:basedOn w:val="Tipodeletrapredefinidodopargrafo"/>
    <w:uiPriority w:val="99"/>
    <w:unhideWhenUsed/>
    <w:rsid w:val="000E07B6"/>
    <w:rPr>
      <w:color w:val="0563C1" w:themeColor="hyperlink"/>
      <w:u w:val="single"/>
    </w:rPr>
  </w:style>
  <w:style w:type="paragraph" w:styleId="Reviso">
    <w:name w:val="Revision"/>
    <w:hidden/>
    <w:uiPriority w:val="99"/>
    <w:semiHidden/>
    <w:rsid w:val="00B842DE"/>
    <w:pPr>
      <w:spacing w:after="0" w:line="240" w:lineRule="auto"/>
    </w:pPr>
    <w:rPr>
      <w:rFonts w:ascii="Calibri" w:eastAsia="Calibri" w:hAnsi="Calibri" w:cs="Times New Roman"/>
    </w:rPr>
  </w:style>
  <w:style w:type="character" w:styleId="Hiperligaovisitada">
    <w:name w:val="FollowedHyperlink"/>
    <w:basedOn w:val="Tipodeletrapredefinidodopargrafo"/>
    <w:uiPriority w:val="99"/>
    <w:semiHidden/>
    <w:unhideWhenUsed/>
    <w:rsid w:val="00B842DE"/>
    <w:rPr>
      <w:color w:val="954F72" w:themeColor="followedHyperlink"/>
      <w:u w:val="single"/>
    </w:rPr>
  </w:style>
  <w:style w:type="paragraph" w:styleId="Corpodetexto">
    <w:name w:val="Body Text"/>
    <w:basedOn w:val="Normal"/>
    <w:link w:val="CorpodetextoCarter"/>
    <w:semiHidden/>
    <w:rsid w:val="00831236"/>
    <w:pPr>
      <w:spacing w:after="0" w:line="240" w:lineRule="auto"/>
      <w:jc w:val="both"/>
    </w:pPr>
    <w:rPr>
      <w:rFonts w:ascii="Times New Roman" w:eastAsia="Times New Roman" w:hAnsi="Times New Roman"/>
      <w:kern w:val="28"/>
      <w:sz w:val="24"/>
      <w:szCs w:val="20"/>
    </w:rPr>
  </w:style>
  <w:style w:type="character" w:customStyle="1" w:styleId="CorpodetextoCarter">
    <w:name w:val="Corpo de texto Caráter"/>
    <w:basedOn w:val="Tipodeletrapredefinidodopargrafo"/>
    <w:link w:val="Corpodetexto"/>
    <w:semiHidden/>
    <w:rsid w:val="00831236"/>
    <w:rPr>
      <w:rFonts w:ascii="Times New Roman" w:eastAsia="Times New Roman" w:hAnsi="Times New Roman" w:cs="Times New Roman"/>
      <w:kern w:val="28"/>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4293162">
      <w:bodyDiv w:val="1"/>
      <w:marLeft w:val="0"/>
      <w:marRight w:val="0"/>
      <w:marTop w:val="0"/>
      <w:marBottom w:val="0"/>
      <w:divBdr>
        <w:top w:val="none" w:sz="0" w:space="0" w:color="auto"/>
        <w:left w:val="none" w:sz="0" w:space="0" w:color="auto"/>
        <w:bottom w:val="none" w:sz="0" w:space="0" w:color="auto"/>
        <w:right w:val="none" w:sz="0" w:space="0" w:color="auto"/>
      </w:divBdr>
    </w:div>
    <w:div w:id="1154369267">
      <w:bodyDiv w:val="1"/>
      <w:marLeft w:val="0"/>
      <w:marRight w:val="0"/>
      <w:marTop w:val="0"/>
      <w:marBottom w:val="0"/>
      <w:divBdr>
        <w:top w:val="none" w:sz="0" w:space="0" w:color="auto"/>
        <w:left w:val="none" w:sz="0" w:space="0" w:color="auto"/>
        <w:bottom w:val="none" w:sz="0" w:space="0" w:color="auto"/>
        <w:right w:val="none" w:sz="0" w:space="0" w:color="auto"/>
      </w:divBdr>
    </w:div>
    <w:div w:id="1401320515">
      <w:bodyDiv w:val="1"/>
      <w:marLeft w:val="0"/>
      <w:marRight w:val="0"/>
      <w:marTop w:val="0"/>
      <w:marBottom w:val="0"/>
      <w:divBdr>
        <w:top w:val="none" w:sz="0" w:space="0" w:color="auto"/>
        <w:left w:val="none" w:sz="0" w:space="0" w:color="auto"/>
        <w:bottom w:val="none" w:sz="0" w:space="0" w:color="auto"/>
        <w:right w:val="none" w:sz="0" w:space="0" w:color="auto"/>
      </w:divBdr>
    </w:div>
    <w:div w:id="1686202576">
      <w:bodyDiv w:val="1"/>
      <w:marLeft w:val="0"/>
      <w:marRight w:val="0"/>
      <w:marTop w:val="0"/>
      <w:marBottom w:val="0"/>
      <w:divBdr>
        <w:top w:val="none" w:sz="0" w:space="0" w:color="auto"/>
        <w:left w:val="none" w:sz="0" w:space="0" w:color="auto"/>
        <w:bottom w:val="none" w:sz="0" w:space="0" w:color="auto"/>
        <w:right w:val="none" w:sz="0" w:space="0" w:color="auto"/>
      </w:divBdr>
      <w:divsChild>
        <w:div w:id="15085489">
          <w:marLeft w:val="0"/>
          <w:marRight w:val="0"/>
          <w:marTop w:val="120"/>
          <w:marBottom w:val="0"/>
          <w:divBdr>
            <w:top w:val="none" w:sz="0" w:space="0" w:color="auto"/>
            <w:left w:val="none" w:sz="0" w:space="0" w:color="auto"/>
            <w:bottom w:val="none" w:sz="0" w:space="0" w:color="auto"/>
            <w:right w:val="none" w:sz="0" w:space="0" w:color="auto"/>
          </w:divBdr>
        </w:div>
        <w:div w:id="285476976">
          <w:marLeft w:val="0"/>
          <w:marRight w:val="0"/>
          <w:marTop w:val="120"/>
          <w:marBottom w:val="0"/>
          <w:divBdr>
            <w:top w:val="none" w:sz="0" w:space="0" w:color="auto"/>
            <w:left w:val="none" w:sz="0" w:space="0" w:color="auto"/>
            <w:bottom w:val="none" w:sz="0" w:space="0" w:color="auto"/>
            <w:right w:val="none" w:sz="0" w:space="0" w:color="auto"/>
          </w:divBdr>
        </w:div>
        <w:div w:id="1199586131">
          <w:marLeft w:val="0"/>
          <w:marRight w:val="0"/>
          <w:marTop w:val="120"/>
          <w:marBottom w:val="0"/>
          <w:divBdr>
            <w:top w:val="none" w:sz="0" w:space="0" w:color="auto"/>
            <w:left w:val="none" w:sz="0" w:space="0" w:color="auto"/>
            <w:bottom w:val="none" w:sz="0" w:space="0" w:color="auto"/>
            <w:right w:val="none" w:sz="0" w:space="0" w:color="auto"/>
          </w:divBdr>
        </w:div>
        <w:div w:id="1292593934">
          <w:marLeft w:val="0"/>
          <w:marRight w:val="0"/>
          <w:marTop w:val="120"/>
          <w:marBottom w:val="0"/>
          <w:divBdr>
            <w:top w:val="none" w:sz="0" w:space="0" w:color="auto"/>
            <w:left w:val="none" w:sz="0" w:space="0" w:color="auto"/>
            <w:bottom w:val="none" w:sz="0" w:space="0" w:color="auto"/>
            <w:right w:val="none" w:sz="0" w:space="0" w:color="auto"/>
          </w:divBdr>
        </w:div>
        <w:div w:id="1373379610">
          <w:marLeft w:val="0"/>
          <w:marRight w:val="0"/>
          <w:marTop w:val="120"/>
          <w:marBottom w:val="0"/>
          <w:divBdr>
            <w:top w:val="none" w:sz="0" w:space="0" w:color="auto"/>
            <w:left w:val="none" w:sz="0" w:space="0" w:color="auto"/>
            <w:bottom w:val="none" w:sz="0" w:space="0" w:color="auto"/>
            <w:right w:val="none" w:sz="0" w:space="0" w:color="auto"/>
          </w:divBdr>
        </w:div>
        <w:div w:id="1432775573">
          <w:marLeft w:val="0"/>
          <w:marRight w:val="0"/>
          <w:marTop w:val="120"/>
          <w:marBottom w:val="0"/>
          <w:divBdr>
            <w:top w:val="none" w:sz="0" w:space="0" w:color="auto"/>
            <w:left w:val="none" w:sz="0" w:space="0" w:color="auto"/>
            <w:bottom w:val="none" w:sz="0" w:space="0" w:color="auto"/>
            <w:right w:val="none" w:sz="0" w:space="0" w:color="auto"/>
          </w:divBdr>
        </w:div>
        <w:div w:id="1542592537">
          <w:marLeft w:val="0"/>
          <w:marRight w:val="0"/>
          <w:marTop w:val="120"/>
          <w:marBottom w:val="0"/>
          <w:divBdr>
            <w:top w:val="none" w:sz="0" w:space="0" w:color="auto"/>
            <w:left w:val="none" w:sz="0" w:space="0" w:color="auto"/>
            <w:bottom w:val="none" w:sz="0" w:space="0" w:color="auto"/>
            <w:right w:val="none" w:sz="0" w:space="0" w:color="auto"/>
          </w:divBdr>
        </w:div>
        <w:div w:id="1883202680">
          <w:marLeft w:val="0"/>
          <w:marRight w:val="0"/>
          <w:marTop w:val="120"/>
          <w:marBottom w:val="0"/>
          <w:divBdr>
            <w:top w:val="none" w:sz="0" w:space="0" w:color="auto"/>
            <w:left w:val="none" w:sz="0" w:space="0" w:color="auto"/>
            <w:bottom w:val="none" w:sz="0" w:space="0" w:color="auto"/>
            <w:right w:val="none" w:sz="0" w:space="0" w:color="auto"/>
          </w:divBdr>
        </w:div>
        <w:div w:id="2091391072">
          <w:marLeft w:val="0"/>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image" Target="media/image6.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comments" Target="comments.xml"/><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24D73C-C581-4CC3-A96E-8C8DE5B7A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TotalTime>
  <Pages>81</Pages>
  <Words>25031</Words>
  <Characters>135169</Characters>
  <Application>Microsoft Office Word</Application>
  <DocSecurity>0</DocSecurity>
  <Lines>1126</Lines>
  <Paragraphs>319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159881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Sousa</dc:creator>
  <cp:lastModifiedBy>Sousa</cp:lastModifiedBy>
  <cp:revision>67</cp:revision>
  <dcterms:created xsi:type="dcterms:W3CDTF">2019-11-09T11:23:00Z</dcterms:created>
  <dcterms:modified xsi:type="dcterms:W3CDTF">2019-11-15T15:52:00Z</dcterms:modified>
</cp:coreProperties>
</file>